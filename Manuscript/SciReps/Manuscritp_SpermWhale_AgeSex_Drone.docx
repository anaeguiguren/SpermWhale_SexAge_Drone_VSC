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8A67634" w14:textId="49C955C5" w:rsidR="00B67D3F" w:rsidRDefault="00B67D3F" w:rsidP="00EA7AE3">
      <w:pPr>
        <w:pStyle w:val="Heading2"/>
        <w:rPr>
          <w:rFonts w:cs="Times New Roman"/>
        </w:rPr>
      </w:pPr>
      <w:bookmarkStart w:id="1" w:name="_Toc201083896"/>
      <w:commentRangeStart w:id="2"/>
      <w:r>
        <w:rPr>
          <w:rFonts w:cs="Times New Roman"/>
        </w:rPr>
        <w:lastRenderedPageBreak/>
        <w:t xml:space="preserve">ABSTRACT </w:t>
      </w:r>
      <w:commentRangeEnd w:id="2"/>
      <w:r>
        <w:rPr>
          <w:rStyle w:val="CommentReference"/>
          <w:rFonts w:eastAsiaTheme="minorHAnsi" w:cs="Times New Roman"/>
          <w:b w:val="0"/>
          <w:bCs w:val="0"/>
        </w:rPr>
        <w:commentReference w:id="2"/>
      </w:r>
    </w:p>
    <w:p w14:paraId="725E9BF5" w14:textId="2F78F28C" w:rsidR="00C03DD5" w:rsidRPr="00C03DD5" w:rsidRDefault="00C03DD5">
      <w:pPr>
        <w:pPrChange w:id="3" w:author="Ana Eguiguren" w:date="2025-10-17T12:55:00Z" w16du:dateUtc="2025-10-17T15:55:00Z">
          <w:pPr>
            <w:pStyle w:val="Heading2"/>
          </w:pPr>
        </w:pPrChange>
      </w:pPr>
      <w:r>
        <w:t>Demographic data (i.e. sex and age) are fundamental for analyzing behaviour patterns and evaluating the reproductive potential of a population. However, determining these traits in the wild can be challenging, particularly for marine animals with concealed genitals that spend most of their time underwater. Here, we developed a minimally invasive method to infer the developmental stage and sex stage of sperm whales (</w:t>
      </w:r>
      <w:r>
        <w:rPr>
          <w:i/>
          <w:iCs/>
        </w:rPr>
        <w:t>Physeter macrocephalus</w:t>
      </w:r>
      <w:r>
        <w:t xml:space="preserve">) off the Galápagos Islands (N = 51) using uncrewed aerial vehicle (UAV) photogrammetry. We leveraged historic whaling data on sperm whale growth and sexual dimorphism to assign developmental stages to individuals based on their body lengths. We estimated the probability that individuals were female using Bayesian theory based on their morphometry allowed confident classification of the developmental stage and sex for most individuals. Moreover, an examination of the inferred developmental stage and sex individuals that participated in peduncle diving revealed patterns congruent with previous findings that show that this behaviour is predominantly directed at females and performed by subadult individuals. Our method offers an efficient, low-cost means of obtaining demographic information from live sperm whales, contributing to a deeper understanding of the behavioural development and informing population status and viability assessments. </w:t>
      </w:r>
    </w:p>
    <w:p w14:paraId="3879E6F8" w14:textId="77777777" w:rsidR="00C03DD5" w:rsidRDefault="00C03DD5" w:rsidP="00B67D3F">
      <w:pPr>
        <w:rPr>
          <w:b/>
          <w:bCs/>
          <w:i/>
          <w:iCs/>
        </w:rPr>
      </w:pPr>
    </w:p>
    <w:p w14:paraId="73ADEA4F" w14:textId="1B9B863F" w:rsidR="00B67D3F" w:rsidRDefault="00B67D3F" w:rsidP="00B67D3F">
      <w:r>
        <w:rPr>
          <w:b/>
          <w:bCs/>
          <w:i/>
          <w:iCs/>
        </w:rPr>
        <w:t>Keywords</w:t>
      </w:r>
      <w:r>
        <w:t xml:space="preserve"> (up to 6)</w:t>
      </w:r>
    </w:p>
    <w:p w14:paraId="04347BB9" w14:textId="7C3B18D3" w:rsidR="00C03DD5" w:rsidRDefault="00C03DD5" w:rsidP="00B67D3F">
      <w:r>
        <w:t>Photogrammetry, drone, sexual dimorphism, sperm whale</w:t>
      </w:r>
    </w:p>
    <w:p w14:paraId="17EFB6B7" w14:textId="77777777" w:rsidR="00C03DD5" w:rsidRPr="00B67D3F" w:rsidRDefault="00C03DD5" w:rsidP="00B67D3F"/>
    <w:p w14:paraId="02DA2A65" w14:textId="0F7EA5AC" w:rsidR="00862972" w:rsidRPr="00207D2A" w:rsidRDefault="00862972" w:rsidP="00EA7AE3">
      <w:pPr>
        <w:pStyle w:val="Heading2"/>
        <w:rPr>
          <w:rFonts w:cs="Times New Roman"/>
        </w:rPr>
      </w:pPr>
      <w:r w:rsidRPr="005618C0">
        <w:rPr>
          <w:rFonts w:cs="Times New Roman"/>
        </w:rPr>
        <w:t xml:space="preserve">1 </w:t>
      </w:r>
      <w:r w:rsidRPr="005618C0">
        <w:rPr>
          <w:rFonts w:cs="Times New Roman"/>
          <w:sz w:val="26"/>
          <w:szCs w:val="26"/>
        </w:rPr>
        <w:t xml:space="preserve">| </w:t>
      </w:r>
      <w:r w:rsidRPr="005618C0">
        <w:rPr>
          <w:rFonts w:cs="Times New Roman"/>
        </w:rPr>
        <w:t>INTRODUCTION</w:t>
      </w:r>
      <w:bookmarkEnd w:id="1"/>
    </w:p>
    <w:p w14:paraId="75673EA8" w14:textId="4B99D79A"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w:t>
      </w:r>
      <w:r w:rsidR="00764DF1">
        <w:t>in</w:t>
      </w:r>
      <w:r w:rsidR="00764DF1" w:rsidRPr="00207D2A">
        <w:t xml:space="preserve">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w:t>
      </w:r>
      <w:r w:rsidR="00374F7A" w:rsidRPr="00207D2A">
        <w:lastRenderedPageBreak/>
        <w:t>strategies and metabolic needs</w:t>
      </w:r>
      <w:r w:rsidR="005306CA" w:rsidRPr="00207D2A">
        <w:fldChar w:fldCharType="begin"/>
      </w:r>
      <w:r w:rsidR="00DC1D0D">
        <w:instrText xml:space="preserve"> ADDIN ZOTERO_ITEM CSL_CITATION {"citationID":"a1t5hug5dr2","properties":{"formattedCitation":"\\super 1\\uc0\\u8211{}3\\nosupersub{}","plainCitation":"1–3","noteIndex":0},"citationItems":[{"id":57,"uris":["http://zotero.org/users/5395629/items/WRP5IGCB"],"itemData":{"id":57,"type":"article-journal","container-title":"Wildlife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DC1D0D" w:rsidRPr="00DC1D0D">
        <w:rPr>
          <w:kern w:val="0"/>
          <w:szCs w:val="24"/>
          <w:vertAlign w:val="superscript"/>
          <w:lang w:val="en-US"/>
        </w:rPr>
        <w:t>1–3</w:t>
      </w:r>
      <w:r w:rsidR="005306CA" w:rsidRPr="00207D2A">
        <w:fldChar w:fldCharType="end"/>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CA494E" w:rsidRPr="00207D2A">
        <w:rPr>
          <w:highlight w:val="yellow"/>
        </w:rPr>
        <w:fldChar w:fldCharType="begin"/>
      </w:r>
      <w:r w:rsidR="00DC1D0D">
        <w:rPr>
          <w:highlight w:val="yellow"/>
        </w:rPr>
        <w:instrText xml:space="preserve"> ADDIN ZOTERO_ITEM CSL_CITATION {"citationID":"a23sblo7bm1","properties":{"formattedCitation":"\\super 4\\nosupersub{}","plainCitation":"4","noteIndex":0},"citationItems":[{"id":56,"uris":["http://zotero.org/users/5395629/items/BYT8KKVZ"],"itemData":{"id":56,"type":"article-journal","abstract":"Although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DC1D0D" w:rsidRPr="00DC1D0D">
        <w:rPr>
          <w:kern w:val="0"/>
          <w:szCs w:val="24"/>
          <w:vertAlign w:val="superscript"/>
          <w:lang w:val="en-US"/>
        </w:rPr>
        <w:t>4</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and </w:t>
      </w:r>
      <w:r w:rsidR="00F266FF">
        <w:t xml:space="preserve">determining sex in </w:t>
      </w:r>
      <w:r w:rsidR="009A468F" w:rsidRPr="00207D2A">
        <w:t xml:space="preserve">mature </w:t>
      </w:r>
      <w:r w:rsidR="00F266FF">
        <w:t xml:space="preserve">individuals </w:t>
      </w:r>
      <w:r w:rsidR="009A468F" w:rsidRPr="00207D2A">
        <w:t>in sexually dimorphic species</w:t>
      </w:r>
      <w:r w:rsidR="00D453AC">
        <w:t xml:space="preserve">. </w:t>
      </w:r>
      <w:r w:rsidR="0039636A">
        <w:t>However</w:t>
      </w:r>
      <w:r w:rsidR="00D453AC">
        <w:t xml:space="preserve">, </w:t>
      </w:r>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r w:rsidR="00F266FF" w:rsidRPr="00207D2A">
        <w:t xml:space="preserve"> </w:t>
      </w:r>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w:t>
      </w:r>
      <w:r w:rsidR="00C8340B" w:rsidRPr="00207D2A">
        <w:fldChar w:fldCharType="begin"/>
      </w:r>
      <w:r w:rsidR="00DC1D0D">
        <w:instrText xml:space="preserve"> ADDIN ZOTERO_ITEM CSL_CITATION {"citationID":"a8325d3smc","properties":{"formattedCitation":"\\super 5\\nosupersub{}","plainCitation":"5","noteIndex":0},"citationItems":[{"id":53,"uris":["http://zotero.org/users/5395629/items/69QWKVR2"],"itemData":{"id":53,"type":"article-journal","abstract":"Various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DC1D0D" w:rsidRPr="00DC1D0D">
        <w:rPr>
          <w:kern w:val="0"/>
          <w:szCs w:val="24"/>
          <w:vertAlign w:val="superscript"/>
          <w:lang w:val="en-US"/>
        </w:rPr>
        <w:t>5</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r w:rsidR="00096326" w:rsidRPr="00207D2A">
        <w:t>relatively</w:t>
      </w:r>
      <w:r w:rsidR="0039636A">
        <w:t xml:space="preserve"> costly</w:t>
      </w:r>
      <w:r w:rsidR="009E712A">
        <w:t>/invasive</w:t>
      </w:r>
      <w:r w:rsidR="00096326" w:rsidRPr="00207D2A">
        <w:t xml:space="preserve"> </w:t>
      </w:r>
      <w:r w:rsidR="00A81206" w:rsidRPr="00207D2A">
        <w:t>molecular</w:t>
      </w:r>
      <w:r w:rsidR="00470B35" w:rsidRPr="00207D2A">
        <w:t xml:space="preserve"> </w:t>
      </w:r>
      <w:r w:rsidR="00A81206" w:rsidRPr="00207D2A">
        <w:t xml:space="preserve">analyses </w:t>
      </w:r>
      <w:r w:rsidR="00470B35" w:rsidRPr="00207D2A">
        <w:t xml:space="preserve">of samples collected </w:t>
      </w:r>
      <w:r w:rsidR="0061386D" w:rsidRPr="00207D2A">
        <w:t>using variably invasive techniques</w:t>
      </w:r>
      <w:r w:rsidR="0061386D" w:rsidRPr="00207D2A">
        <w:fldChar w:fldCharType="begin"/>
      </w:r>
      <w:r w:rsidR="00DC1D0D">
        <w:instrText xml:space="preserve"> ADDIN ZOTERO_ITEM CSL_CITATION {"citationID":"ap1e9ge7hb","properties":{"formattedCitation":"\\super 6\\nosupersub{}","plainCitation":"6","noteIndex":0},"citationItems":[{"id":55,"uris":["http://zotero.org/users/5395629/items/ZW9WTCWE"],"itemData":{"id":55,"type":"article-journal","abstract":"A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DC1D0D" w:rsidRPr="00DC1D0D">
        <w:rPr>
          <w:kern w:val="0"/>
          <w:szCs w:val="24"/>
          <w:vertAlign w:val="superscript"/>
          <w:lang w:val="en-US"/>
        </w:rPr>
        <w:t>6</w:t>
      </w:r>
      <w:r w:rsidR="0061386D" w:rsidRPr="00207D2A">
        <w:fldChar w:fldCharType="end"/>
      </w:r>
      <w:r w:rsidR="00470B35" w:rsidRPr="00207D2A">
        <w:t xml:space="preserve">. </w:t>
      </w:r>
    </w:p>
    <w:p w14:paraId="55347759" w14:textId="2B4D1091"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lump together immature males with mature females</w:t>
      </w:r>
      <w:r w:rsidR="0020338D">
        <w:t xml:space="preserve"> (e.g. </w:t>
      </w:r>
      <w:r w:rsidR="006571AA" w:rsidRPr="00207D2A">
        <w:fldChar w:fldCharType="begin"/>
      </w:r>
      <w:r w:rsidR="0020338D">
        <w:instrText xml:space="preserve"> ADDIN ZOTERO_ITEM CSL_CITATION {"citationID":"a27pn8lnvq4","properties":{"formattedCitation":"\\super 7,8\\nosupersub{}","plainCitation":"7,8","noteIndex":0},"citationItems":[{"id":870,"uris":["http://zotero.org/users/5395629/items/QGP6SSX7"],"itemData":{"id":870,"type":"article-journal","container-title":"Animal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20338D" w:rsidRPr="0020338D">
        <w:rPr>
          <w:kern w:val="0"/>
          <w:szCs w:val="24"/>
          <w:vertAlign w:val="superscript"/>
          <w:lang w:val="en-US"/>
        </w:rPr>
        <w:t>7,8</w:t>
      </w:r>
      <w:r w:rsidR="006571AA" w:rsidRPr="00207D2A">
        <w:fldChar w:fldCharType="end"/>
      </w:r>
      <w:r w:rsidR="0020338D">
        <w:t>)</w:t>
      </w:r>
      <w:r w:rsidR="00602E0E" w:rsidRPr="00207D2A">
        <w:t xml:space="preserve">. </w:t>
      </w:r>
    </w:p>
    <w:p w14:paraId="13A48FAA" w14:textId="7B1A7380" w:rsidR="00A109BD" w:rsidRPr="00427786" w:rsidRDefault="00F24B63" w:rsidP="00D378B4">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and wellbeing</w:t>
      </w:r>
      <w:r w:rsidR="00D378B4" w:rsidRPr="00207D2A">
        <w:fldChar w:fldCharType="begin"/>
      </w:r>
      <w:r w:rsidR="00DC1D0D">
        <w:instrText xml:space="preserve"> ADDIN ZOTERO_ITEM CSL_CITATION {"citationID":"a24rf2l0hp8","properties":{"formattedCitation":"\\super 9\\uc0\\u8211{}11\\nosupersub{}","plainCitation":"9–11","noteIndex":0},"citationItems":[{"id":181,"uris":["http://zotero.org/users/5395629/items/INAAHVJQ"],"itemData":{"id":181,"type":"article-journal","abstract":"Small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C1D0D" w:rsidRPr="00DC1D0D">
        <w:rPr>
          <w:kern w:val="0"/>
          <w:szCs w:val="24"/>
          <w:vertAlign w:val="superscript"/>
          <w:lang w:val="en-US"/>
        </w:rPr>
        <w:t>9–11</w:t>
      </w:r>
      <w:r w:rsidR="00D378B4" w:rsidRPr="00207D2A">
        <w:fldChar w:fldCharType="end"/>
      </w:r>
      <w:r w:rsidR="00D378B4" w:rsidRPr="00207D2A">
        <w:t xml:space="preserve">. More recently, UAV-derived morphometric measurements have been used to delineate </w:t>
      </w:r>
      <w:r w:rsidR="008E3BC8" w:rsidRPr="00207D2A">
        <w:t>age classes</w:t>
      </w:r>
      <w:r w:rsidR="00D378B4" w:rsidRPr="00207D2A">
        <w:fldChar w:fldCharType="begin"/>
      </w:r>
      <w:r w:rsidR="00DC1D0D">
        <w:instrText xml:space="preserve"> ADDIN ZOTERO_ITEM CSL_CITATION {"citationID":"ajvoe2r2fk","properties":{"formattedCitation":"\\super 12\\nosupersub{}","plainCitation":"12","noteIndex":0},"citationItems":[{"id":1841,"uris":["http://zotero.org/users/5395629/items/FS5SDB2C"],"itemData":{"id":1841,"type":"article-journal","abstract":"Assessing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C1D0D" w:rsidRPr="00DC1D0D">
        <w:rPr>
          <w:kern w:val="0"/>
          <w:szCs w:val="24"/>
          <w:vertAlign w:val="superscript"/>
          <w:lang w:val="en-US"/>
        </w:rPr>
        <w:t>12</w:t>
      </w:r>
      <w:r w:rsidR="00D378B4" w:rsidRPr="00207D2A">
        <w:fldChar w:fldCharType="end"/>
      </w:r>
      <w:r w:rsidR="00D378B4" w:rsidRPr="00207D2A">
        <w:t xml:space="preserve"> and </w:t>
      </w:r>
      <w:r w:rsidR="00C8340B" w:rsidRPr="00207D2A">
        <w:t xml:space="preserve">the </w:t>
      </w:r>
      <w:r w:rsidR="00D378B4" w:rsidRPr="00207D2A">
        <w:t>reproductive status of wild cetaceans</w:t>
      </w:r>
      <w:r w:rsidR="00D378B4" w:rsidRPr="00207D2A">
        <w:fldChar w:fldCharType="begin"/>
      </w:r>
      <w:r w:rsidR="00DC1D0D">
        <w:instrText xml:space="preserve"> ADDIN ZOTERO_ITEM CSL_CITATION {"citationID":"aav03u121e","properties":{"formattedCitation":"\\super 13\\uc0\\u8211{}15\\nosupersub{}","plainCitation":"13–15","noteIndex":0},"citationItems":[{"id":33,"uris":["http://zotero.org/users/5395629/items/52UHIPB3"],"itemData":{"id":33,"type":"article-journal","abstract":"Data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DC1D0D" w:rsidRPr="00DC1D0D">
        <w:rPr>
          <w:kern w:val="0"/>
          <w:szCs w:val="24"/>
          <w:vertAlign w:val="superscript"/>
          <w:lang w:val="en-US"/>
        </w:rPr>
        <w:t>13–15</w:t>
      </w:r>
      <w:r w:rsidR="00D378B4" w:rsidRPr="00207D2A">
        <w:fldChar w:fldCharType="end"/>
      </w:r>
      <w:r w:rsidR="00D378B4" w:rsidRPr="00427786">
        <w:t xml:space="preserve">. </w:t>
      </w:r>
    </w:p>
    <w:p w14:paraId="254C5E27" w14:textId="544490E3"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off the Galápagos Islands have been the focus of a multi-decade research project spanning 1985 - 2023</w:t>
      </w:r>
      <w:r w:rsidRPr="00207D2A">
        <w:fldChar w:fldCharType="begin"/>
      </w:r>
      <w:r w:rsidR="00DC1D0D">
        <w:instrText xml:space="preserve"> ADDIN ZOTERO_ITEM CSL_CITATION {"citationID":"a1f5denv53r","properties":{"formattedCitation":"\\super 16,17\\nosupersub{}","plainCitation":"16,17","noteIndex":0},"citationItems":[{"id":1923,"uris":["http://zotero.org/users/5395629/items/SESHYUGF"],"itemData":{"id":1923,"type":"book","event-place":"Chicago,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w:t>
      </w:r>
      <w:r w:rsidRPr="00207D2A">
        <w:fldChar w:fldCharType="end"/>
      </w:r>
      <w:r w:rsidRPr="00207D2A">
        <w:t>. Because sperm whales in the region are highly mobile</w:t>
      </w:r>
      <w:r w:rsidR="00C16AC2">
        <w:fldChar w:fldCharType="begin"/>
      </w:r>
      <w:r w:rsidR="00DC1D0D">
        <w:instrText xml:space="preserve"> ADDIN ZOTERO_ITEM CSL_CITATION {"citationID":"a2239mq4f39","properties":{"formattedCitation":"\\super 18\\nosupersub{}","plainCitation":"18","noteIndex":0},"citationItems":[{"id":506,"uris":["http://zotero.org/users/5395629/items/I6FUM4F8"],"itemData":{"id":506,"type":"article-journal","abstract":"The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DC1D0D" w:rsidRPr="00DC1D0D">
        <w:rPr>
          <w:kern w:val="0"/>
          <w:szCs w:val="24"/>
          <w:vertAlign w:val="superscript"/>
          <w:lang w:val="en-US"/>
        </w:rPr>
        <w:t>18</w:t>
      </w:r>
      <w:r w:rsidR="00C16AC2">
        <w:fldChar w:fldCharType="end"/>
      </w:r>
      <w:r w:rsidR="00F266FF">
        <w:t xml:space="preserve"> </w:t>
      </w:r>
      <w:r w:rsidRPr="00207D2A">
        <w:t xml:space="preserve">individuals </w:t>
      </w:r>
      <w:r w:rsidR="001306CB">
        <w:t xml:space="preserve">are only feasible to track over a few days and </w:t>
      </w:r>
      <w:r w:rsidRPr="00207D2A">
        <w:t xml:space="preserve">are rarely re-sighted over several decades, making observation-based assessments of their age impractical. Thus, individuals have been classified into four broad developmental/sex classes: calves are considerably small (ca. &lt; 5.5m) individuals found </w:t>
      </w:r>
      <w:r w:rsidRPr="00207D2A">
        <w:lastRenderedPageBreak/>
        <w:t xml:space="preserve">near other larger whales; mature males are considerably large (ca. &gt; 12 m) individuals; </w:t>
      </w:r>
      <w:r w:rsidR="00D46654">
        <w:t>immature bachelor</w:t>
      </w:r>
      <w:r w:rsidRPr="00207D2A">
        <w:t xml:space="preserve"> males are other individuals found in small (&lt; 4 individuals) groups; and mature females/immature individuals are all other whales found in larger groups</w:t>
      </w:r>
      <w:r w:rsidRPr="00207D2A">
        <w:fldChar w:fldCharType="begin"/>
      </w:r>
      <w:r w:rsidR="00DC1D0D">
        <w:instrText xml:space="preserve"> ADDIN ZOTERO_ITEM CSL_CITATION {"citationID":"a430qj6ppi","properties":{"formattedCitation":"\\super 16,17,19\\nosupersub{}","plainCitation":"16,17,19","noteIndex":0},"citationItems":[{"id":1727,"uris":["http://zotero.org/users/5395629/items/S9TEBS3E"],"itemData":{"id":1727,"type":"article-journal","abstract":"The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16,17,19</w:t>
      </w:r>
      <w:r w:rsidRPr="00207D2A">
        <w:fldChar w:fldCharType="end"/>
      </w:r>
      <w:r w:rsidRPr="00207D2A">
        <w:t>. Although mature males can be reliably identified in the field, as they can be 40% longer and weigh three times as much as mature females</w:t>
      </w:r>
      <w:r w:rsidRPr="00207D2A">
        <w:fldChar w:fldCharType="begin"/>
      </w:r>
      <w:r w:rsidR="00DC1D0D">
        <w:instrText xml:space="preserve"> ADDIN ZOTERO_ITEM CSL_CITATION {"citationID":"a1s03ii5ji2","properties":{"formattedCitation":"\\super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DC1D0D" w:rsidRPr="00DC1D0D">
        <w:rPr>
          <w:kern w:val="0"/>
          <w:szCs w:val="24"/>
          <w:vertAlign w:val="superscript"/>
          <w:lang w:val="en-US"/>
        </w:rPr>
        <w:t>20</w:t>
      </w:r>
      <w:r w:rsidRPr="00207D2A">
        <w:fldChar w:fldCharType="end"/>
      </w:r>
      <w:r w:rsidRPr="00207D2A">
        <w:t xml:space="preserve">, the distinction between bachelor males, immature individuals and mature females is </w:t>
      </w:r>
      <w:r w:rsidR="001306CB">
        <w:t>not</w:t>
      </w:r>
      <w:r w:rsidRPr="00207D2A">
        <w:t xml:space="preserve"> clear. As the behaviours of mature females and immature males/females are shaped by different social and ecological processes</w:t>
      </w:r>
      <w:r w:rsidRPr="00207D2A">
        <w:fldChar w:fldCharType="begin"/>
      </w:r>
      <w:r w:rsidR="00DC1D0D">
        <w:instrText xml:space="preserve"> ADDIN ZOTERO_ITEM CSL_CITATION {"citationID":"a1qh5cdke9r","properties":{"formattedCitation":"\\super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this grouping masks important </w:t>
      </w:r>
      <w:r w:rsidR="00764DF1">
        <w:t>facets of</w:t>
      </w:r>
      <w:r w:rsidRPr="00207D2A">
        <w:t xml:space="preserve"> their behaviour and population structure. </w:t>
      </w:r>
    </w:p>
    <w:p w14:paraId="48BA9B60" w14:textId="76688C2E" w:rsidR="00941758" w:rsidRPr="00207D2A" w:rsidRDefault="001306CB" w:rsidP="00941758">
      <w:r>
        <w:t xml:space="preserve">Informed by age and sex specific morphological data,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 xml:space="preserve">We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4"/>
      <w:commentRangeStart w:id="5"/>
      <w:commentRangeStart w:id="6"/>
      <w:r w:rsidR="00DB2679" w:rsidRPr="00207D2A">
        <w:t>larger nos</w:t>
      </w:r>
      <w:r w:rsidR="000D38CB" w:rsidRPr="00207D2A">
        <w:t>e</w:t>
      </w:r>
      <w:commentRangeEnd w:id="4"/>
      <w:r w:rsidR="00B46BCD">
        <w:rPr>
          <w:rStyle w:val="CommentReference"/>
        </w:rPr>
        <w:commentReference w:id="4"/>
      </w:r>
      <w:commentRangeEnd w:id="5"/>
      <w:r w:rsidR="004D6EE1">
        <w:rPr>
          <w:rStyle w:val="CommentReference"/>
        </w:rPr>
        <w:commentReference w:id="5"/>
      </w:r>
      <w:commentRangeEnd w:id="6"/>
      <w:r w:rsidR="00B842AE">
        <w:rPr>
          <w:rStyle w:val="CommentReference"/>
        </w:rPr>
        <w:commentReference w:id="6"/>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427786">
        <w:fldChar w:fldCharType="begin"/>
      </w:r>
      <w:r w:rsidR="00A40687">
        <w:instrText xml:space="preserve"> ADDIN ZOTERO_ITEM CSL_CITATION {"citationID":"a1hls8o0aog","properties":{"formattedCitation":"\\super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427786">
        <w:fldChar w:fldCharType="separate"/>
      </w:r>
      <w:r w:rsidR="00A40687" w:rsidRPr="00A40687">
        <w:rPr>
          <w:kern w:val="0"/>
          <w:szCs w:val="24"/>
          <w:vertAlign w:val="superscript"/>
          <w:lang w:val="en-US"/>
        </w:rPr>
        <w:t>22</w:t>
      </w:r>
      <w:r w:rsidR="00427786">
        <w:fldChar w:fldCharType="end"/>
      </w:r>
      <w:r w:rsidR="00427786">
        <w:t xml:space="preserve"> </w:t>
      </w:r>
      <w:commentRangeStart w:id="7"/>
      <w:r w:rsidR="00427786">
        <w:t>(Box 1)</w:t>
      </w:r>
      <w:r w:rsidR="00C807BA" w:rsidRPr="00207D2A">
        <w:t xml:space="preserve">. </w:t>
      </w:r>
      <w:commentRangeEnd w:id="7"/>
      <w:r w:rsidR="00B842AE">
        <w:rPr>
          <w:rStyle w:val="CommentReference"/>
        </w:rPr>
        <w:commentReference w:id="7"/>
      </w:r>
      <w:r w:rsidR="00E55E8B" w:rsidRPr="00207D2A">
        <w:t>A</w:t>
      </w:r>
      <w:r w:rsidR="009E0634" w:rsidRPr="00207D2A">
        <w:t xml:space="preserve">lthough the hypertrophy of male sperm whales’ noses is most notable when they </w:t>
      </w:r>
      <w:r w:rsidR="00296268" w:rsidRPr="00207D2A">
        <w:t>reach physical</w:t>
      </w:r>
      <w:r w:rsidR="009E0634" w:rsidRPr="00207D2A">
        <w:t xml:space="preserve"> maturity (&gt; 20 years), it can be detectable in older juveniles (ca. 2 years – 6 m) and intensifies with age</w:t>
      </w:r>
      <w:r w:rsidR="009E0634" w:rsidRPr="00207D2A">
        <w:fldChar w:fldCharType="begin"/>
      </w:r>
      <w:r w:rsidR="00DC1D0D">
        <w:instrText xml:space="preserve"> ADDIN ZOTERO_ITEM CSL_CITATION {"citationID":"aekuihpu2d","properties":{"formattedCitation":"\\super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DC1D0D" w:rsidRPr="00DC1D0D">
        <w:rPr>
          <w:kern w:val="0"/>
          <w:szCs w:val="24"/>
          <w:vertAlign w:val="superscript"/>
          <w:lang w:val="en-US"/>
        </w:rPr>
        <w:t>23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—a stereotyped interaction which has thus far been reported only between calves/juveniles and females—</w:t>
      </w:r>
      <w:proofErr w:type="gramStart"/>
      <w:r w:rsidR="00941758" w:rsidRPr="00207D2A">
        <w:t>in light of</w:t>
      </w:r>
      <w:proofErr w:type="gramEnd"/>
      <w:r w:rsidR="00941758" w:rsidRPr="00207D2A">
        <w:t xml:space="preserve">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8" w:name="_Toc201083897"/>
      <w:r w:rsidRPr="00207D2A">
        <w:rPr>
          <w:rFonts w:cs="Times New Roman"/>
        </w:rPr>
        <w:lastRenderedPageBreak/>
        <w:t>2 | METHODS</w:t>
      </w:r>
      <w:bookmarkEnd w:id="8"/>
    </w:p>
    <w:p w14:paraId="39B141C3" w14:textId="77777777" w:rsidR="00862972" w:rsidRPr="00207D2A" w:rsidRDefault="00862972" w:rsidP="00EA7AE3">
      <w:pPr>
        <w:pStyle w:val="Heading3"/>
        <w:rPr>
          <w:rFonts w:cs="Times New Roman"/>
        </w:rPr>
      </w:pPr>
      <w:bookmarkStart w:id="9" w:name="_Toc201083898"/>
      <w:r w:rsidRPr="00207D2A">
        <w:rPr>
          <w:rFonts w:cs="Times New Roman"/>
        </w:rPr>
        <w:t>2.1 | Data Collection</w:t>
      </w:r>
      <w:bookmarkEnd w:id="9"/>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r w:rsidR="00D20807" w:rsidRPr="00207D2A">
        <w:t xml:space="preserve">Galápagos National Park </w:t>
      </w:r>
      <w:r w:rsidRPr="00207D2A">
        <w:t xml:space="preserve">research permit No. PC-86-22). 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r w:rsidRPr="00207D2A">
        <w:t>. When we encountered groups of females and juveniles, we followed them for as long as possible at a cautious distance</w:t>
      </w:r>
      <w:r w:rsidR="004D6EE1">
        <w:t xml:space="preserve"> (c.a. 50 m)</w:t>
      </w:r>
      <w:r w:rsidRPr="00207D2A">
        <w:t xml:space="preserve"> to collect behavioural, acoustic, and photo-identification data. </w:t>
      </w:r>
    </w:p>
    <w:p w14:paraId="6007BE96" w14:textId="6CE8ABCE" w:rsidR="00862972" w:rsidRDefault="00862972" w:rsidP="00862972">
      <w:r w:rsidRPr="00207D2A">
        <w:t>If conditions were adequate (wind</w:t>
      </w:r>
      <w:r w:rsidR="0039636A">
        <w:t xml:space="preserve"> </w:t>
      </w:r>
      <w:r w:rsidRPr="00207D2A">
        <w:t>speed &lt; 10 kt and no rain), we conducted 1 – 2 hour flight sessions</w:t>
      </w:r>
      <w:r w:rsidR="00037DCB">
        <w:t xml:space="preserve">, composed </w:t>
      </w:r>
      <w:r w:rsidR="0039636A">
        <w:t xml:space="preserve">of </w:t>
      </w:r>
      <w:r w:rsidR="00037DCB">
        <w:t>a series of consecutive flights,</w:t>
      </w:r>
      <w:r w:rsidRPr="00207D2A">
        <w:t xml:space="preserve"> using a DJI Mini 2 drone (249 g) equipped with propeller guards and landing gear. We conducted sessions when glare</w:t>
      </w:r>
      <w:r w:rsidR="00037DCB">
        <w:t xml:space="preserve"> from direct sunlight</w:t>
      </w:r>
      <w:r w:rsidRPr="00207D2A">
        <w:t xml:space="preserve"> </w:t>
      </w:r>
      <w:r w:rsidR="00D0654D">
        <w:t>on</w:t>
      </w:r>
      <w:r w:rsidRPr="00207D2A">
        <w:t xml:space="preserve"> the water interfered the least with visibility</w:t>
      </w:r>
      <w:r w:rsidR="009E712A">
        <w:t>, often early in the morning or later after noon</w:t>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 xml:space="preserve">3840 x 2160 </w:t>
      </w:r>
      <w:proofErr w:type="spellStart"/>
      <w:r w:rsidR="00B213BD" w:rsidRPr="00207D2A">
        <w:t>px</w:t>
      </w:r>
      <w:proofErr w:type="spellEnd"/>
      <w:r w:rsidR="00B213BD" w:rsidRPr="00207D2A">
        <w:t xml:space="preserve">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w:t>
      </w:r>
      <w:r w:rsidR="00B630CA">
        <w:fldChar w:fldCharType="begin"/>
      </w:r>
      <w:r w:rsidR="00A40687">
        <w:instrText xml:space="preserve"> ADDIN ZOTERO_ITEM CSL_CITATION {"citationID":"a29lhd9f4ej","properties":{"formattedCitation":"\\super 24\\nosupersub{}","plainCitation":"24","noteIndex":0},"citationItems":[{"id":77,"uris":["http://zotero.org/users/5395629/items/HSZYS5D4"],"itemData":{"id":77,"type":"article-journal","abstract":"Abstract\n              Seven major types of sampling for observational studies of social behavior have been found in the literature. These methods differ considerably in their suitability for providing unbiased data of various kinds. Below is a summary of the major recommended uses of each technique: In this paper, I have tried to point out the major strengths and weaknesses of each sampling method. Some methods are intrinsically biased with respect to many variables, others to fewer. In choosing a sampling method the main question is whether the procedure results in a biased sample of the variables under study. A method can produce a biased sample directly, as a result of intrinsic bias with respect to a study variable, or secondarily due to some degree of dependence (correlation) between the study variable and a directly-biased variable. In order to choose a sampling technique, the observer needs to consider carefully the characteristics of behavior and social interactions that are relevant to the study population and the research questions at hand. In most studies one will not have adequate empirical knowledge of the dependencies between relevant variables. Under the circumstances, the observer should avoid intrinsic biases to whatever extent possible, in particular those that direcly affect the variables under study. Finally, it will often be possible to use more than one sampling method in a study. Such samples can be taken successively or, under favorable conditions, even concurrently. For example, we have found it possible to take Instantaneous Samples of the identities and distances of nearest neighbors of a focal individual at five or ten minute intervals during Focal-Animal (behavior) Samples on that individual. Often during Focal-Animal Sampling one can also record All Occurrences of Some Behaviors, for the whole social group, for categories of conspicuous behavior, such as predation, intergroup contact, drinking, and so on. The extent to which concurrent multiple sampling is feasible will depend very much on the behavior categories and rate of occurrence, the observational conditions, etc. Where feasible, such multiple sampling can greatly aid in the efficient use of research time.","container-title":"Behaviour","DOI":"10.1163/156853974X00534","ISSN":"0005-7959, 1568-539X","issue":"3-4","journalAbbreviation":"Behaviour","language":"en","page":"227-266","source":"DOI.org (Crossref)","title":"Observational study of behavior: sampling methods","title-short":"Observational study of behavior","volume":"49","author":[{"family":"Altmann","given":"Jeanne"}],"issued":{"date-parts":[["1974"]]}}}],"schema":"https://github.com/citation-style-language/schema/raw/master/csl-citation.json"} </w:instrText>
      </w:r>
      <w:r w:rsidR="00B630CA">
        <w:fldChar w:fldCharType="separate"/>
      </w:r>
      <w:r w:rsidR="00A40687" w:rsidRPr="00A40687">
        <w:rPr>
          <w:kern w:val="0"/>
          <w:szCs w:val="24"/>
          <w:vertAlign w:val="superscript"/>
          <w:lang w:val="en-US"/>
        </w:rPr>
        <w:t>24</w:t>
      </w:r>
      <w:r w:rsidR="00B630CA">
        <w:fldChar w:fldCharType="end"/>
      </w:r>
      <w:r w:rsidRPr="00207D2A">
        <w:t>–</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C00B6C" w:rsidRPr="00207D2A">
        <w:t xml:space="preserve">2.2.1 | </w:t>
      </w:r>
      <w:r w:rsidRPr="00207D2A">
        <w:fldChar w:fldCharType="end"/>
      </w:r>
      <w:r w:rsidRPr="00207D2A">
        <w:t xml:space="preserve">). </w:t>
      </w:r>
    </w:p>
    <w:p w14:paraId="2427619A" w14:textId="77777777" w:rsidR="00862972" w:rsidRPr="00207D2A" w:rsidRDefault="00862972" w:rsidP="00EA7AE3">
      <w:pPr>
        <w:pStyle w:val="Heading3"/>
        <w:rPr>
          <w:rFonts w:cs="Times New Roman"/>
        </w:rPr>
      </w:pPr>
      <w:bookmarkStart w:id="10" w:name="_Toc201083899"/>
      <w:r w:rsidRPr="00207D2A">
        <w:rPr>
          <w:rFonts w:cs="Times New Roman"/>
        </w:rPr>
        <w:t>2.2 | Morphometric measurements</w:t>
      </w:r>
      <w:bookmarkEnd w:id="10"/>
    </w:p>
    <w:p w14:paraId="15D81402" w14:textId="77777777" w:rsidR="00862972" w:rsidRPr="00207D2A" w:rsidRDefault="00862972" w:rsidP="00EA7AE3">
      <w:pPr>
        <w:pStyle w:val="Heading4"/>
        <w:rPr>
          <w:rFonts w:cs="Times New Roman"/>
        </w:rPr>
      </w:pPr>
      <w:bookmarkStart w:id="11" w:name="_Ref192584273"/>
      <w:r w:rsidRPr="00207D2A">
        <w:rPr>
          <w:rFonts w:cs="Times New Roman"/>
        </w:rPr>
        <w:t xml:space="preserve">2.2.1 | </w:t>
      </w:r>
      <w:bookmarkEnd w:id="11"/>
      <w:r w:rsidRPr="00207D2A">
        <w:rPr>
          <w:rFonts w:cs="Times New Roman"/>
        </w:rPr>
        <w:t>Estimating and correcting measurement error</w:t>
      </w:r>
    </w:p>
    <w:p w14:paraId="0DA1BC33" w14:textId="7228350C" w:rsidR="00C45E33" w:rsidRPr="00207D2A" w:rsidRDefault="00862972" w:rsidP="00862972">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w:t>
      </w:r>
      <w:r w:rsidRPr="00207D2A">
        <w:fldChar w:fldCharType="begin"/>
      </w:r>
      <w:r w:rsidR="00A40687">
        <w:instrText xml:space="preserve"> ADDIN ZOTERO_ITEM CSL_CITATION {"citationID":"JyqLn8Zm","properties":{"formattedCitation":"\\super 9\\uc0\\u8211{}11,25\\nosupersub{}","plainCitation":"9–11,25","noteIndex":0},"citationItems":[{"id":181,"uris":["http://zotero.org/users/5395629/items/INAAHVJQ"],"itemData":{"id":181,"type":"article-journal","abstract":"Small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A40687" w:rsidRPr="00A40687">
        <w:rPr>
          <w:kern w:val="0"/>
          <w:szCs w:val="24"/>
          <w:vertAlign w:val="superscript"/>
          <w:lang w:val="en-US"/>
        </w:rPr>
        <w:t>9–11,25</w:t>
      </w:r>
      <w:r w:rsidRPr="00207D2A">
        <w:fldChar w:fldCharType="end"/>
      </w:r>
      <w:r w:rsidRPr="00B219FD">
        <w:t xml:space="preserve">. </w:t>
      </w:r>
      <w:r w:rsidR="00EC30B6" w:rsidRPr="00B67D3F">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 xml:space="preserve">cetacean </w:t>
      </w:r>
      <w:r w:rsidR="003D11D0" w:rsidRPr="00207D2A">
        <w:lastRenderedPageBreak/>
        <w:t>photogrammetric</w:t>
      </w:r>
      <w:r w:rsidR="00EC30B6" w:rsidRPr="00207D2A">
        <w:t xml:space="preserve"> research</w:t>
      </w:r>
      <w:r w:rsidRPr="00207D2A">
        <w:fldChar w:fldCharType="begin"/>
      </w:r>
      <w:r w:rsidR="00DC1D0D">
        <w:instrText xml:space="preserve"> ADDIN ZOTERO_ITEM CSL_CITATION {"citationID":"vJXFMUMd","properties":{"formattedCitation":"\\super 9,10\\nosupersub{}","plainCitation":"9,10","noteIndex":0},"citationItems":[{"id":181,"uris":["http://zotero.org/users/5395629/items/INAAHVJQ"],"itemData":{"id":181,"type":"article-journal","abstract":"Small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00DC1D0D" w:rsidRPr="00DC1D0D">
        <w:rPr>
          <w:kern w:val="0"/>
          <w:szCs w:val="24"/>
          <w:vertAlign w:val="superscript"/>
          <w:lang w:val="en-US"/>
        </w:rPr>
        <w:t>9,10</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w:t>
      </w:r>
      <w:r w:rsidR="003B55B4">
        <w:t xml:space="preserve">from the research </w:t>
      </w:r>
      <w:r w:rsidR="00C45E33" w:rsidRPr="00207D2A">
        <w:t xml:space="preserve">vessel </w:t>
      </w:r>
      <w:r w:rsidR="00876D20">
        <w:t>were largely unsuccessful</w:t>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p>
    <w:p w14:paraId="1D845A02" w14:textId="2C51E498"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 xml:space="preserve">of the equation </w:t>
      </w:r>
      <w:r w:rsidR="00B630CA">
        <w:t>in</w:t>
      </w:r>
      <w:r w:rsidR="00862972" w:rsidRPr="00207D2A">
        <w:t xml:space="preserve"> Bierlich et al. </w:t>
      </w:r>
      <w:r w:rsidR="00583D6D" w:rsidRPr="00207D2A">
        <w:t>(</w:t>
      </w:r>
      <w:r w:rsidR="00862972" w:rsidRPr="00207D2A">
        <w:t>2021</w:t>
      </w:r>
      <w:r w:rsidR="00583D6D" w:rsidRPr="00207D2A">
        <w:t>)</w:t>
      </w:r>
      <w:r w:rsidR="00B630CA">
        <w:fldChar w:fldCharType="begin"/>
      </w:r>
      <w:r w:rsidR="00A40687">
        <w:instrText xml:space="preserve"> ADDIN ZOTERO_ITEM CSL_CITATION {"citationID":"aoosumhikg","properties":{"formattedCitation":"\\super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630CA">
        <w:fldChar w:fldCharType="separate"/>
      </w:r>
      <w:r w:rsidR="00A40687" w:rsidRPr="00A40687">
        <w:rPr>
          <w:kern w:val="0"/>
          <w:szCs w:val="24"/>
          <w:vertAlign w:val="superscript"/>
          <w:lang w:val="en-US"/>
        </w:rPr>
        <w:t>10</w:t>
      </w:r>
      <w:r w:rsidR="00B630CA">
        <w:fldChar w:fldCharType="end"/>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716D1991" w:rsidR="004942FF" w:rsidRPr="00207D2A" w:rsidRDefault="00862972" w:rsidP="004942FF">
      <w:r w:rsidRPr="00207D2A">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w:t>
      </w:r>
      <w:r w:rsidR="004942FF" w:rsidRPr="00207D2A">
        <w:fldChar w:fldCharType="begin"/>
      </w:r>
      <w:r w:rsidR="00A40687">
        <w:instrText xml:space="preserve"> ADDIN ZOTERO_ITEM CSL_CITATION {"citationID":"t6cTNLw6","properties":{"formattedCitation":"\\super 26\\nosupersub{}","plainCitation":"26","noteIndex":0},"citationItems":[{"id":184,"uris":["http://zotero.org/users/5395629/items/38LKEFTN"],"itemData":{"id":184,"type":"article-journal","abstract":"Body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A40687" w:rsidRPr="00A40687">
        <w:rPr>
          <w:kern w:val="0"/>
          <w:szCs w:val="24"/>
          <w:vertAlign w:val="superscript"/>
          <w:lang w:val="en-US"/>
        </w:rPr>
        <w:t>26</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r w:rsidR="00B630CA">
        <w:fldChar w:fldCharType="begin"/>
      </w:r>
      <w:r w:rsidR="00A40687">
        <w:instrText xml:space="preserve"> ADDIN ZOTERO_ITEM CSL_CITATION {"citationID":"a2eovn6tto1","properties":{"formattedCitation":"\\super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B630CA">
        <w:fldChar w:fldCharType="separate"/>
      </w:r>
      <w:r w:rsidR="00A40687" w:rsidRPr="00A40687">
        <w:rPr>
          <w:kern w:val="0"/>
          <w:szCs w:val="24"/>
          <w:vertAlign w:val="superscript"/>
          <w:lang w:val="en-US"/>
        </w:rPr>
        <w:t>9</w:t>
      </w:r>
      <w:r w:rsidR="00B630CA">
        <w:fldChar w:fldCharType="end"/>
      </w:r>
      <w:r w:rsidR="004942FF" w:rsidRPr="00207D2A">
        <w:t>:</w:t>
      </w:r>
    </w:p>
    <w:p w14:paraId="67004528" w14:textId="2EC17D7A"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r w:rsidR="00C8340B" w:rsidRPr="00207D2A">
        <w:rPr>
          <w:rFonts w:eastAsiaTheme="minorEastAsia"/>
        </w:rPr>
        <w:t xml:space="preserve">is </w:t>
      </w:r>
      <w:r w:rsidRPr="00207D2A">
        <w:rPr>
          <w:rFonts w:eastAsiaTheme="minorEastAsia"/>
        </w:rPr>
        <w:t xml:space="preserve">the drone altitude above sea level, and α is a scaling </w:t>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w:t>
      </w:r>
      <w:r w:rsidRPr="00207D2A">
        <w:rPr>
          <w:rFonts w:eastAsiaTheme="minorEastAsia"/>
        </w:rPr>
        <w:lastRenderedPageBreak/>
        <w:t xml:space="preserve">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5DF22379" w14:textId="6446D0B9" w:rsidR="004942FF" w:rsidRPr="00207D2A" w:rsidRDefault="00000000" w:rsidP="00862972">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3F44F19A" w:rsidR="001555F5" w:rsidRPr="00207D2A" w:rsidRDefault="001555F5" w:rsidP="00862972">
      <w:pPr>
        <w:rPr>
          <w:rFonts w:eastAsiaTheme="minorEastAsia"/>
        </w:rPr>
      </w:pPr>
      <w:r w:rsidRPr="00207D2A">
        <w:rPr>
          <w:rFonts w:eastAsiaTheme="minorEastAsia"/>
        </w:rPr>
        <w:t xml:space="preserve">To account for the possibility that barometric altitude biases would vary on different days as a result </w:t>
      </w:r>
      <w:r w:rsidR="00FA4C14">
        <w:rPr>
          <w:rFonts w:eastAsiaTheme="minorEastAsia"/>
        </w:rPr>
        <w:t>of</w:t>
      </w:r>
      <w:r w:rsidR="00FA4C14" w:rsidRPr="00207D2A">
        <w:rPr>
          <w:rFonts w:eastAsiaTheme="minorEastAsia"/>
        </w:rPr>
        <w:t xml:space="preserve"> </w:t>
      </w:r>
      <w:r w:rsidRPr="00207D2A">
        <w:rPr>
          <w:rFonts w:eastAsiaTheme="minorEastAsia"/>
        </w:rPr>
        <w:t>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a negligible effect on measurement error. </w:t>
      </w:r>
      <w:r w:rsidR="00FA4C14">
        <w:rPr>
          <w:rFonts w:eastAsiaTheme="minorEastAsia"/>
        </w:rPr>
        <w:t xml:space="preserve">This likely results from our study area having very little variation in barometric pressure within and between days. </w:t>
      </w:r>
      <w:r w:rsidR="00DB08E5" w:rsidRPr="00207D2A">
        <w:rPr>
          <w:rFonts w:eastAsiaTheme="minorEastAsia"/>
        </w:rPr>
        <w:t xml:space="preserve">The results of random effects models </w:t>
      </w:r>
      <w:r w:rsidR="00AB242E">
        <w:rPr>
          <w:rFonts w:eastAsiaTheme="minorEastAsia"/>
        </w:rPr>
        <w:t xml:space="preserve">including date </w:t>
      </w:r>
      <w:r w:rsidR="00DB08E5" w:rsidRPr="00207D2A">
        <w:rPr>
          <w:rFonts w:eastAsiaTheme="minorEastAsia"/>
        </w:rPr>
        <w:t xml:space="preserve">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71C97D21" w:rsidR="00862972" w:rsidRPr="00207D2A" w:rsidRDefault="00862972" w:rsidP="00862972">
      <w:pPr>
        <w:rPr>
          <w:b/>
          <w:bCs/>
        </w:rPr>
      </w:pPr>
      <w:r w:rsidRPr="00207D2A">
        <w:t>Drone footage was quality-rated on a scale of 0 – 8, with 0 being high quality and 8 being low quality,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w:t>
      </w:r>
      <w:r w:rsidRPr="00207D2A">
        <w:fldChar w:fldCharType="begin"/>
      </w:r>
      <w:r w:rsidR="00A40687">
        <w:instrText xml:space="preserve"> ADDIN ZOTERO_ITEM CSL_CITATION {"citationID":"b28sJduE","properties":{"formattedCitation":"\\super 27\\nosupersub{}","plainCitation":"27","noteIndex":0},"citationItems":[{"id":177,"uris":["http://zotero.org/users/5395629/items/FD2VYEN7"],"itemData":{"id":177,"type":"article-journal","container-title":"Methods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00A40687" w:rsidRPr="00A40687">
        <w:rPr>
          <w:kern w:val="0"/>
          <w:szCs w:val="24"/>
          <w:vertAlign w:val="superscript"/>
          <w:lang w:val="en-US"/>
        </w:rPr>
        <w:t>27</w:t>
      </w:r>
      <w:r w:rsidRPr="00207D2A">
        <w:fldChar w:fldCharType="end"/>
      </w:r>
      <w:r w:rsidRPr="00207D2A">
        <w:t>. We selected frames where whales were lying mostly flat at the water surface, located near the center of the frame</w:t>
      </w:r>
      <w:r w:rsidR="003E74A1">
        <w:t>,</w:t>
      </w:r>
      <w:r w:rsidR="00037DCB">
        <w:t xml:space="preserve"> </w:t>
      </w:r>
      <w:r w:rsidR="003E74A1">
        <w:t>where the possible effects of lens distortion are negligible</w:t>
      </w:r>
      <w:r w:rsidR="003E74A1">
        <w:fldChar w:fldCharType="begin"/>
      </w:r>
      <w:r w:rsidR="00DC1D0D">
        <w:instrText xml:space="preserve"> ADDIN ZOTERO_ITEM CSL_CITATION {"citationID":"a29f32va5ij","properties":{"formattedCitation":"\\super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3E74A1">
        <w:fldChar w:fldCharType="separate"/>
      </w:r>
      <w:r w:rsidR="00DC1D0D" w:rsidRPr="00DC1D0D">
        <w:rPr>
          <w:kern w:val="0"/>
          <w:szCs w:val="24"/>
          <w:vertAlign w:val="superscript"/>
          <w:lang w:val="en-US"/>
        </w:rPr>
        <w:t>9</w:t>
      </w:r>
      <w:r w:rsidR="003E74A1">
        <w:fldChar w:fldCharType="end"/>
      </w:r>
      <w:r w:rsidRPr="00207D2A">
        <w:t>, and whe</w:t>
      </w:r>
      <w:r w:rsidR="00D0654D">
        <w:t>n</w:t>
      </w:r>
      <w:r w:rsidRPr="00207D2A">
        <w:t xml:space="preserve"> the drone camera was positioned at nadir </w:t>
      </w:r>
      <w:r w:rsidRPr="00207D2A">
        <w:lastRenderedPageBreak/>
        <w:t>relative to the water surface</w:t>
      </w:r>
      <w:r w:rsidR="0056733A">
        <w:t>, as confirmed by the flight log data</w:t>
      </w:r>
      <w:r w:rsidRPr="00207D2A">
        <w:t xml:space="preserve">. </w:t>
      </w:r>
      <w:r w:rsidR="00876D20">
        <w:t>W</w:t>
      </w:r>
      <w:r w:rsidR="002E01B8" w:rsidRPr="00207D2A">
        <w:t xml:space="preserve">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 (</w:t>
      </w:r>
      <w:proofErr w:type="spellStart"/>
      <w:r w:rsidR="003729E9" w:rsidRPr="00207D2A">
        <w:rPr>
          <w:i/>
          <w:iCs/>
        </w:rPr>
        <w:t>Sn</w:t>
      </w:r>
      <w:r w:rsidR="00862972" w:rsidRPr="00207D2A">
        <w:rPr>
          <w:i/>
          <w:iCs/>
        </w:rPr>
        <w:t>F</w:t>
      </w:r>
      <w:proofErr w:type="spellEnd"/>
      <w:r w:rsidR="00862972" w:rsidRPr="00207D2A">
        <w:t xml:space="preserve">) 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r w:rsidR="00583D2A" w:rsidRPr="00207D2A">
        <w:t xml:space="preserve">piecewise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r w:rsidR="00323AC6">
        <w:t xml:space="preserve">anterior </w:t>
      </w:r>
      <w:r w:rsidR="00D03DAA" w:rsidRPr="00207D2A">
        <w:t>base of the flippers with the spine</w:t>
      </w:r>
      <w:r w:rsidR="004B1854">
        <w:t xml:space="preserve"> (when at least one flipper was visible)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5E4C34D6"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r w:rsidR="00137A4D" w:rsidRPr="00207D2A">
        <w:t>light and water conditions</w:t>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To compare the variability across images, we obtained average coefficients of variance (</w:t>
      </w:r>
      <w:r w:rsidR="00EA434E">
        <w:t xml:space="preserve">% </w:t>
      </w:r>
      <w:r w:rsidR="003D11D0" w:rsidRPr="00207D2A">
        <w:t xml:space="preserve">CV), calculated by dividing the standard deviation (SD) by the mean </w:t>
      </w:r>
      <w:r w:rsidR="00EA434E">
        <w:t xml:space="preserve">x 100 </w:t>
      </w:r>
      <w:r w:rsidR="003D11D0" w:rsidRPr="00207D2A">
        <w:t xml:space="preserve">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lastRenderedPageBreak/>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1D584ED1" w:rsidR="00862972" w:rsidRPr="00207D2A" w:rsidRDefault="00862972" w:rsidP="00862972">
      <w:pPr>
        <w:pStyle w:val="Caption"/>
        <w:rPr>
          <w:i w:val="0"/>
          <w:iCs w:val="0"/>
          <w:color w:val="auto"/>
        </w:rPr>
      </w:pPr>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1</w:t>
      </w:r>
      <w:r w:rsidR="007459AF" w:rsidRPr="00B67D3F">
        <w:rPr>
          <w:b/>
          <w:bCs/>
          <w:color w:val="auto"/>
        </w:rPr>
        <w:fldChar w:fldCharType="end"/>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F1C18C1"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indentations, rake marks, white patches, and sloughed skin patterns</w:t>
      </w:r>
      <w:r w:rsidRPr="00207D2A">
        <w:fldChar w:fldCharType="begin"/>
      </w:r>
      <w:r w:rsidR="00A40687">
        <w:instrText xml:space="preserve"> ADDIN ZOTERO_ITEM CSL_CITATION {"citationID":"bjcuh3TC","properties":{"formattedCitation":"\\super 28\\nosupersub{}","plainCitation":"28","noteIndex":0},"citationItems":[{"id":1840,"uris":["http://zotero.org/users/5395629/items/5WL487PH"],"itemData":{"id":1840,"type":"article-journal","abstract":"Photo-identification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00A40687" w:rsidRPr="00A40687">
        <w:rPr>
          <w:kern w:val="0"/>
          <w:szCs w:val="24"/>
          <w:vertAlign w:val="superscript"/>
          <w:lang w:val="en-US"/>
        </w:rPr>
        <w:t>28</w:t>
      </w:r>
      <w:r w:rsidRPr="00207D2A">
        <w:fldChar w:fldCharType="end"/>
      </w:r>
      <w:r w:rsidRPr="00207D2A">
        <w:t xml:space="preserve">. We rated </w:t>
      </w:r>
      <w:r w:rsidR="004B1854">
        <w:t xml:space="preserve">images used for measurement on </w:t>
      </w:r>
      <w:r w:rsidRPr="00207D2A">
        <w:t>a scale of 1 – 5 (1 = poor, 5 = good) based on focus, contrast, and saturation</w:t>
      </w:r>
      <w:r w:rsidR="0020338D">
        <w:t xml:space="preserve"> (modified from </w:t>
      </w:r>
      <w:r w:rsidRPr="00207D2A">
        <w:fldChar w:fldCharType="begin"/>
      </w:r>
      <w:r w:rsidR="00164AF4">
        <w:instrText xml:space="preserve"> ADDIN ZOTERO_ITEM CSL_CITATION {"citationID":"abv71rsupu","properties":{"formattedCitation":"\\super 29\\nosupersub{}","plainCitation":"29","noteIndex":0},"citationItems":[{"id":598,"uris":["http://zotero.org/users/5395629/items/KX5BENIW"],"itemData":{"id":598,"type":"article-journal","container-title":"International Whaling Commision","page":"201 - 204","title":"Individual identification of sperm whales","volume":"37","author":[{"family":"Arnbom","given":"T"}],"issued":{"date-parts":[["1987"]]}}}],"schema":"https://github.com/citation-style-language/schema/raw/master/csl-citation.json"} </w:instrText>
      </w:r>
      <w:r w:rsidRPr="00207D2A">
        <w:fldChar w:fldCharType="separate"/>
      </w:r>
      <w:r w:rsidR="00164AF4" w:rsidRPr="00164AF4">
        <w:rPr>
          <w:kern w:val="0"/>
          <w:szCs w:val="24"/>
          <w:vertAlign w:val="superscript"/>
          <w:lang w:val="en-US"/>
        </w:rPr>
        <w:t>29</w:t>
      </w:r>
      <w:r w:rsidRPr="00207D2A">
        <w:fldChar w:fldCharType="end"/>
      </w:r>
      <w:r w:rsidR="0020338D">
        <w:t>)</w:t>
      </w:r>
      <w:r w:rsidRPr="00207D2A">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12" w:name="_Toc201083900"/>
      <w:r w:rsidRPr="00207D2A">
        <w:rPr>
          <w:rFonts w:cs="Times New Roman"/>
        </w:rPr>
        <w:lastRenderedPageBreak/>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12"/>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5F172AB8"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w:t>
      </w:r>
      <w:r w:rsidR="00A40687">
        <w:fldChar w:fldCharType="begin"/>
      </w:r>
      <w:r w:rsidR="00A40687">
        <w:instrText xml:space="preserve"> ADDIN ZOTERO_ITEM CSL_CITATION {"citationID":"a2hv44kvvc1","properties":{"formattedCitation":"\\super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fldChar w:fldCharType="separate"/>
      </w:r>
      <w:r w:rsidR="00A40687" w:rsidRPr="00A40687">
        <w:rPr>
          <w:kern w:val="0"/>
          <w:szCs w:val="24"/>
          <w:vertAlign w:val="superscript"/>
          <w:lang w:val="en-US"/>
        </w:rPr>
        <w:t>23</w:t>
      </w:r>
      <w:r w:rsidR="00A40687">
        <w:fldChar w:fldCharType="end"/>
      </w:r>
      <w:r w:rsidRPr="00207D2A">
        <w:t xml:space="preserve">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r>
                <w:rPr>
                  <w:rFonts w:ascii="Cambria Math" w:hAnsi="Cambria Math"/>
                </w:rPr>
                <m:t>#6</m:t>
              </m:r>
            </m:e>
          </m:eqArr>
        </m:oMath>
      </m:oMathPara>
    </w:p>
    <w:p w14:paraId="22D5BE14" w14:textId="67B1B2A4" w:rsidR="00862972" w:rsidRPr="009E71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w:r w:rsidRPr="009E712A">
        <w:rPr>
          <w:rFonts w:eastAsiaTheme="minorEastAsia"/>
        </w:rPr>
        <w:t>(</w:t>
      </w:r>
      <m:oMath>
        <m:r>
          <w:rPr>
            <w:rFonts w:ascii="Cambria Math" w:eastAsiaTheme="minorEastAsia" w:hAnsi="Cambria Math"/>
          </w:rPr>
          <m:t>chm</m:t>
        </m:r>
      </m:oMath>
      <w:r w:rsidRPr="009E712A">
        <w:rPr>
          <w:rFonts w:eastAsiaTheme="minorEastAsia"/>
        </w:rPr>
        <w:t>) such that:</w:t>
      </w:r>
    </w:p>
    <w:p w14:paraId="438AD699" w14:textId="28553F34" w:rsidR="00B03D88" w:rsidRPr="009E712A" w:rsidRDefault="00000000" w:rsidP="00B03D88">
      <w:pPr>
        <w:rPr>
          <w:rFonts w:eastAsiaTheme="minorEastAsia"/>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M</m:t>
                  </m:r>
                </m:sub>
              </m:sSub>
              <m:r>
                <w:rPr>
                  <w:rFonts w:ascii="Cambria Math" w:hAnsi="Cambria Math"/>
                </w:rPr>
                <m:t xml:space="preserve">= </m:t>
              </m:r>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L ≤chm</m:t>
                      </m:r>
                    </m:e>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r>
                <w:rPr>
                  <w:rFonts w:ascii="Cambria Math" w:eastAsiaTheme="minorEastAsia" w:hAnsi="Cambria Math"/>
                </w:rPr>
                <m:t xml:space="preserve"> </m:t>
              </m:r>
              <m:r>
                <w:rPr>
                  <w:rFonts w:ascii="Cambria Math" w:hAnsi="Cambria Math"/>
                </w:rPr>
                <m:t>#7</m:t>
              </m:r>
            </m:e>
          </m:eqArr>
        </m:oMath>
      </m:oMathPara>
    </w:p>
    <w:p w14:paraId="578E510C" w14:textId="77777777" w:rsidR="00B03D88" w:rsidRPr="009E712A" w:rsidRDefault="00B03D88" w:rsidP="00862972">
      <w:pPr>
        <w:rPr>
          <w:rFonts w:eastAsiaTheme="minorEastAsia"/>
        </w:rPr>
      </w:pPr>
    </w:p>
    <w:p w14:paraId="2DC89E0A" w14:textId="5594EAA3" w:rsidR="00862972" w:rsidRPr="00207D2A" w:rsidRDefault="00862972" w:rsidP="00862972">
      <w:pPr>
        <w:rPr>
          <w:rFonts w:eastAsiaTheme="minorEastAsia"/>
        </w:rPr>
      </w:pPr>
      <w:r w:rsidRPr="009E71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9E712A">
        <w:rPr>
          <w:rFonts w:eastAsiaTheme="minorEastAsia"/>
        </w:rPr>
        <w:t xml:space="preserve">is the maximum </w:t>
      </w:r>
      <w:r w:rsidR="0031537C" w:rsidRPr="009E712A">
        <w:rPr>
          <w:rFonts w:eastAsiaTheme="minorEastAsia"/>
          <w:i/>
          <w:iCs/>
        </w:rPr>
        <w:t>N</w:t>
      </w:r>
      <w:r w:rsidR="003F7AC1" w:rsidRPr="009E712A">
        <w:rPr>
          <w:rFonts w:eastAsiaTheme="minorEastAsia"/>
          <w:i/>
          <w:iCs/>
        </w:rPr>
        <w:t>R</w:t>
      </w:r>
      <w:r w:rsidRPr="009E712A">
        <w:rPr>
          <w:rFonts w:eastAsiaTheme="minorEastAsia"/>
        </w:rPr>
        <w:t xml:space="preserve"> </w:t>
      </w:r>
      <w:r w:rsidR="00B03D88" w:rsidRPr="009E712A">
        <w:rPr>
          <w:rFonts w:eastAsiaTheme="minorEastAsia"/>
        </w:rPr>
        <w:t>for</w:t>
      </w:r>
      <w:r w:rsidRPr="009E712A">
        <w:rPr>
          <w:rFonts w:eastAsiaTheme="minorEastAsia"/>
        </w:rPr>
        <w:t xml:space="preserve"> male </w:t>
      </w:r>
      <w:r w:rsidR="00B03D88" w:rsidRPr="009E712A">
        <w:rPr>
          <w:rFonts w:eastAsiaTheme="minorEastAsia"/>
        </w:rPr>
        <w:t xml:space="preserve">sperm whales </w:t>
      </w:r>
      <w:r w:rsidRPr="009E712A">
        <w:rPr>
          <w:rFonts w:eastAsiaTheme="minorEastAsia"/>
        </w:rPr>
        <w:t xml:space="preserve">and </w:t>
      </w:r>
      <m:oMath>
        <m:r>
          <w:rPr>
            <w:rFonts w:ascii="Cambria Math" w:eastAsiaTheme="minorEastAsia" w:hAnsi="Cambria Math"/>
          </w:rPr>
          <m:t xml:space="preserve">mr </m:t>
        </m:r>
      </m:oMath>
      <w:r w:rsidRPr="009E712A">
        <w:rPr>
          <w:rFonts w:eastAsiaTheme="minorEastAsia"/>
        </w:rPr>
        <w:t xml:space="preserve">is the initial rate of change in </w:t>
      </w:r>
      <w:r w:rsidR="00583D2A" w:rsidRPr="009E712A">
        <w:rPr>
          <w:rFonts w:eastAsiaTheme="minorEastAsia"/>
          <w:i/>
          <w:iCs/>
        </w:rPr>
        <w:t>NR</w:t>
      </w:r>
      <w:r w:rsidRPr="009E712A">
        <w:rPr>
          <w:rFonts w:eastAsiaTheme="minorEastAsia"/>
        </w:rPr>
        <w:t xml:space="preserve"> with</w:t>
      </w:r>
      <w:r w:rsidRPr="00207D2A">
        <w:rPr>
          <w:rFonts w:eastAsiaTheme="minorEastAsia"/>
        </w:rPr>
        <w:t xml:space="preserve">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which we set at 6 m based on</w:t>
      </w:r>
      <w:r w:rsidR="000766B8">
        <w:rPr>
          <w:rFonts w:eastAsiaTheme="minorEastAsia"/>
        </w:rPr>
        <w:t xml:space="preserve"> </w:t>
      </w:r>
      <w:r w:rsidR="00A40687">
        <w:rPr>
          <w:rFonts w:eastAsiaTheme="minorEastAsia"/>
        </w:rPr>
        <w:fldChar w:fldCharType="begin"/>
      </w:r>
      <w:r w:rsidR="00A40687">
        <w:rPr>
          <w:rFonts w:eastAsiaTheme="minorEastAsia"/>
        </w:rPr>
        <w:instrText xml:space="preserve"> ADDIN ZOTERO_ITEM CSL_CITATION {"citationID":"as5ljh6p87","properties":{"formattedCitation":"\\super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rPr>
          <w:rFonts w:eastAsiaTheme="minorEastAsia"/>
        </w:rPr>
        <w:fldChar w:fldCharType="separate"/>
      </w:r>
      <w:r w:rsidR="00A40687" w:rsidRPr="00A40687">
        <w:rPr>
          <w:kern w:val="0"/>
          <w:szCs w:val="24"/>
          <w:vertAlign w:val="superscript"/>
          <w:lang w:val="en-US"/>
        </w:rPr>
        <w:t>23</w:t>
      </w:r>
      <w:r w:rsidR="00A40687">
        <w:rPr>
          <w:rFonts w:eastAsiaTheme="minorEastAsia"/>
        </w:rPr>
        <w:fldChar w:fldCharType="end"/>
      </w:r>
      <w:r w:rsidRPr="00207D2A">
        <w:rPr>
          <w:rFonts w:eastAsiaTheme="minorEastAsia"/>
        </w:rPr>
        <w:t>.</w:t>
      </w:r>
    </w:p>
    <w:p w14:paraId="27451932" w14:textId="6C28CD15" w:rsidR="00605798" w:rsidRPr="009E47FF" w:rsidRDefault="00862972" w:rsidP="00862972">
      <w:r w:rsidRPr="00207D2A">
        <w:t xml:space="preserve">We </w:t>
      </w:r>
      <w:r w:rsidR="005C6869">
        <w:t>found</w:t>
      </w:r>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w:t>
      </w:r>
      <w:r w:rsidRPr="009E712A">
        <w:t xml:space="preserve">the </w:t>
      </w:r>
      <w:proofErr w:type="spellStart"/>
      <w:r w:rsidR="009E712A">
        <w:t>Broyden</w:t>
      </w:r>
      <w:proofErr w:type="spellEnd"/>
      <w:r w:rsidR="009E712A">
        <w:t>-Fletcher-Goldfarb-Shanno (</w:t>
      </w:r>
      <w:r w:rsidR="009E47FF" w:rsidRPr="009E712A">
        <w:t>BFGS</w:t>
      </w:r>
      <w:r w:rsidR="009E712A">
        <w:t>)</w:t>
      </w:r>
      <w:r w:rsidR="009E47FF" w:rsidRPr="009E712A">
        <w:t xml:space="preserve"> optimizing </w:t>
      </w:r>
      <w:r w:rsidRPr="009E712A">
        <w:t>algorithm in base R</w:t>
      </w:r>
      <w:r w:rsidRPr="009E712A">
        <w:fldChar w:fldCharType="begin"/>
      </w:r>
      <w:r w:rsidR="00A40687" w:rsidRPr="009E712A">
        <w:instrText xml:space="preserve"> ADDIN ZOTERO_ITEM CSL_CITATION {"citationID":"MXbp0TcH","properties":{"formattedCitation":"\\super 30\\nosupersub{}","plainCitation":"30","noteIndex":0},"citationItems":[{"id":457,"uris":["http://zotero.org/users/5395629/items/9PYD3KWI"],"itemData":{"id":457,"type":"software","event-place":"Vienna,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9E712A">
        <w:fldChar w:fldCharType="separate"/>
      </w:r>
      <w:r w:rsidR="00A40687" w:rsidRPr="009E712A">
        <w:rPr>
          <w:kern w:val="0"/>
          <w:szCs w:val="24"/>
          <w:vertAlign w:val="superscript"/>
          <w:lang w:val="en-US"/>
        </w:rPr>
        <w:t>30</w:t>
      </w:r>
      <w:r w:rsidRPr="009E712A">
        <w:fldChar w:fldCharType="end"/>
      </w:r>
      <w:r w:rsidRPr="009E712A">
        <w:t xml:space="preserve">. </w:t>
      </w:r>
      <w:r w:rsidR="00EA5F6E" w:rsidRPr="009E712A">
        <w:t xml:space="preserve">We initialized the </w:t>
      </w:r>
      <w:r w:rsidR="009E712A">
        <w:t>optimization</w:t>
      </w:r>
      <w:r w:rsidR="00EA5F6E" w:rsidRPr="009E712A">
        <w:t xml:space="preserve"> algorithm using parameter estimates based on </w:t>
      </w:r>
      <w:r w:rsidR="0020338D" w:rsidRPr="009E712A">
        <w:fldChar w:fldCharType="begin"/>
      </w:r>
      <w:r w:rsidR="00164AF4" w:rsidRPr="009E712A">
        <w:instrText xml:space="preserve"> ADDIN ZOTERO_ITEM CSL_CITATION {"citationID":"akoeg44t9r","properties":{"formattedCitation":"\\super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20338D" w:rsidRPr="009E712A">
        <w:fldChar w:fldCharType="separate"/>
      </w:r>
      <w:r w:rsidR="00164AF4" w:rsidRPr="009E712A">
        <w:rPr>
          <w:kern w:val="0"/>
          <w:szCs w:val="24"/>
          <w:vertAlign w:val="superscript"/>
          <w:lang w:val="en-US"/>
        </w:rPr>
        <w:t>23</w:t>
      </w:r>
      <w:r w:rsidR="0020338D" w:rsidRPr="009E712A">
        <w:fldChar w:fldCharType="end"/>
      </w:r>
      <w:r w:rsidR="0020338D" w:rsidRPr="009E712A">
        <w:t xml:space="preserve">’s </w:t>
      </w:r>
      <w:r w:rsidR="00583D2A" w:rsidRPr="009E712A">
        <w:t>figure</w:t>
      </w:r>
      <w:r w:rsidR="00EA5F6E" w:rsidRPr="009E712A">
        <w:t xml:space="preserve"> </w:t>
      </w:r>
      <w:r w:rsidR="0031537C" w:rsidRPr="009E712A">
        <w:t>showing</w:t>
      </w:r>
      <w:r w:rsidR="00583D2A" w:rsidRPr="009E712A">
        <w:t xml:space="preserve"> the relationship between total body length and </w:t>
      </w:r>
      <w:r w:rsidR="00583D2A" w:rsidRPr="009E712A">
        <w:rPr>
          <w:i/>
          <w:iCs/>
        </w:rPr>
        <w:t xml:space="preserve">NR </w:t>
      </w:r>
      <w:r w:rsidR="00583D2A" w:rsidRPr="009E712A">
        <w:t>estimates</w:t>
      </w:r>
      <w:r w:rsidR="009E712A">
        <w:t>,</w:t>
      </w:r>
      <w:r w:rsidR="00583D2A" w:rsidRPr="009E712A">
        <w:t xml:space="preserve"> in which nose length was measured from the tip of the snout to the eyeball. </w:t>
      </w:r>
      <w:r w:rsidR="009E47FF" w:rsidRPr="009E712A">
        <w:t xml:space="preserve">We constrained the optimizing </w:t>
      </w:r>
      <w:r w:rsidR="00F40022" w:rsidRPr="009E712A">
        <w:t>to</w:t>
      </w:r>
      <w:r w:rsidR="009E47FF" w:rsidRPr="009E712A">
        <w:t xml:space="preserve"> </w:t>
      </w:r>
      <w:proofErr w:type="spellStart"/>
      <w:r w:rsidR="009E47FF" w:rsidRPr="009E712A">
        <w:rPr>
          <w:i/>
          <w:iCs/>
        </w:rPr>
        <w:t>mr</w:t>
      </w:r>
      <w:proofErr w:type="spellEnd"/>
      <w:r w:rsidR="009E47FF" w:rsidRPr="009E712A">
        <w:rPr>
          <w:i/>
          <w:iCs/>
        </w:rPr>
        <w:t xml:space="preserve"> </w:t>
      </w:r>
      <w:r w:rsidR="00F40022" w:rsidRPr="009E712A">
        <w:t>values</w:t>
      </w:r>
      <w:r w:rsidR="009E47FF" w:rsidRPr="009E712A">
        <w:t xml:space="preserve"> &gt; 0</w:t>
      </w:r>
      <w:r w:rsidR="00F40022" w:rsidRPr="009E712A">
        <w:t xml:space="preserve"> </w:t>
      </w:r>
      <w:r w:rsidR="009E712A" w:rsidRPr="009E712A">
        <w:t xml:space="preserve">(i.e., always positive) </w:t>
      </w:r>
      <w:r w:rsidR="00F40022" w:rsidRPr="009E712A">
        <w:t xml:space="preserve">to ensure that modelled </w:t>
      </w:r>
      <w:r w:rsidR="00F40022" w:rsidRPr="009E712A">
        <w:rPr>
          <w:i/>
          <w:iCs/>
        </w:rPr>
        <w:t xml:space="preserve">NR </w:t>
      </w:r>
      <w:r w:rsidR="00F40022" w:rsidRPr="009E712A">
        <w:t xml:space="preserve">values based on male growth models would be higher than those of the female growth model. </w:t>
      </w:r>
    </w:p>
    <w:p w14:paraId="0463C445" w14:textId="62791908" w:rsidR="00862972" w:rsidRPr="00207D2A" w:rsidRDefault="002E01B8" w:rsidP="00862972">
      <w:r w:rsidRPr="00207D2A">
        <w:lastRenderedPageBreak/>
        <w:t>T</w:t>
      </w:r>
      <w:r w:rsidR="00862972" w:rsidRPr="00207D2A">
        <w:t xml:space="preserve">he posterior probability that each </w:t>
      </w:r>
      <w:r w:rsidRPr="00207D2A">
        <w:t xml:space="preserve">individual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B67D3F" w:rsidRDefault="009E7E1D" w:rsidP="00862972">
      <w:pPr>
        <w:rPr>
          <w:rFonts w:eastAsiaTheme="minorEastAsia"/>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r w:rsidR="003878CE">
        <w:rPr>
          <w:rFonts w:eastAsiaTheme="minorEastAsia"/>
          <w:i/>
          <w:iCs/>
        </w:rPr>
        <w:t xml:space="preserve"> </w:t>
      </w:r>
    </w:p>
    <w:p w14:paraId="5431C83A" w14:textId="74FDC8CD" w:rsidR="00A9605A" w:rsidRDefault="00862972" w:rsidP="00862972">
      <w:pPr>
        <w:rPr>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w:t>
      </w:r>
      <w:r w:rsidRPr="00207D2A">
        <w:rPr>
          <w:rFonts w:eastAsiaTheme="minorEastAsia"/>
        </w:rPr>
        <w:fldChar w:fldCharType="begin"/>
      </w:r>
      <w:r w:rsidR="00A40687">
        <w:rPr>
          <w:rFonts w:eastAsiaTheme="minorEastAsia"/>
        </w:rPr>
        <w:instrText xml:space="preserve"> ADDIN ZOTERO_ITEM CSL_CITATION {"citationID":"agj5saqdjf","properties":{"formattedCitation":"\\super 25,31\\nosupersub{}","plainCitation":"25,31","noteIndex":0},"citationItems":[{"id":62,"uris":["http://zotero.org/users/5395629/items/84BJPNR6"],"itemData":{"id":62,"type":"chapter","abstract":"Abstract\n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A40687" w:rsidRPr="00A40687">
        <w:rPr>
          <w:kern w:val="0"/>
          <w:szCs w:val="24"/>
          <w:vertAlign w:val="superscript"/>
          <w:lang w:val="en-US"/>
        </w:rPr>
        <w:t>25,31</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5CB0CBFA" w:rsidR="00EC75E7" w:rsidRPr="0037798E" w:rsidRDefault="0037798E" w:rsidP="00862972">
      <w:pPr>
        <w:rPr>
          <w:rFonts w:eastAsiaTheme="minorEastAsia"/>
        </w:rPr>
      </w:pPr>
      <w:r w:rsidRPr="009E712A">
        <w:rPr>
          <w:rFonts w:eastAsiaTheme="minorEastAsia"/>
        </w:rPr>
        <w:t xml:space="preserve">We carried out </w:t>
      </w:r>
      <w:r w:rsidR="00C33163" w:rsidRPr="009E712A">
        <w:rPr>
          <w:rFonts w:eastAsiaTheme="minorEastAsia"/>
        </w:rPr>
        <w:t>robustness checks</w:t>
      </w:r>
      <w:r w:rsidRPr="009E712A">
        <w:rPr>
          <w:rFonts w:eastAsiaTheme="minorEastAsia"/>
        </w:rPr>
        <w:t xml:space="preserve"> evaluate the </w:t>
      </w:r>
      <w:r w:rsidR="00C33163" w:rsidRPr="009E712A">
        <w:rPr>
          <w:rFonts w:eastAsiaTheme="minorEastAsia"/>
        </w:rPr>
        <w:t>effect of our modelling assumptions on</w:t>
      </w:r>
      <w:r w:rsidRPr="009E712A">
        <w:rPr>
          <w:rFonts w:eastAsiaTheme="minorEastAsia"/>
        </w:rPr>
        <w:t xml:space="preserve"> </w:t>
      </w:r>
      <w:r w:rsidR="003E7570" w:rsidRPr="009E712A">
        <w:rPr>
          <w:rFonts w:eastAsiaTheme="minorEastAsia"/>
        </w:rPr>
        <w:t>individual’s</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to </w:t>
      </w:r>
      <w:r w:rsidR="00A9605A" w:rsidRPr="009E712A">
        <w:rPr>
          <w:rFonts w:eastAsiaTheme="minorEastAsia"/>
        </w:rPr>
        <w:t>our modelling decisions</w:t>
      </w:r>
      <w:r w:rsidRPr="009E712A">
        <w:rPr>
          <w:rFonts w:eastAsiaTheme="minorEastAsia"/>
        </w:rPr>
        <w:t xml:space="preserve">. </w:t>
      </w:r>
      <w:r w:rsidR="00CE586D" w:rsidRPr="009E712A">
        <w:rPr>
          <w:rFonts w:eastAsiaTheme="minorEastAsia"/>
        </w:rPr>
        <w:t>Specifically</w:t>
      </w:r>
      <w:r w:rsidR="00A9605A" w:rsidRPr="009E712A">
        <w:rPr>
          <w:rFonts w:eastAsiaTheme="minorEastAsia"/>
        </w:rPr>
        <w:t>, w</w:t>
      </w:r>
      <w:r w:rsidRPr="009E712A">
        <w:rPr>
          <w:rFonts w:eastAsiaTheme="minorEastAsia"/>
        </w:rPr>
        <w:t xml:space="preserve">e systematically varied </w:t>
      </w:r>
      <w:r w:rsidRPr="009E712A">
        <w:rPr>
          <w:rFonts w:eastAsiaTheme="minorEastAsia"/>
          <w:i/>
          <w:iCs/>
        </w:rPr>
        <w:t>chm</w:t>
      </w:r>
      <w:r w:rsidRPr="009E712A">
        <w:rPr>
          <w:rFonts w:eastAsiaTheme="minorEastAsia"/>
        </w:rPr>
        <w:t xml:space="preserve"> values within a reasonable range (5 – </w:t>
      </w:r>
      <w:r w:rsidR="00C33163" w:rsidRPr="009E712A">
        <w:rPr>
          <w:rFonts w:eastAsiaTheme="minorEastAsia"/>
        </w:rPr>
        <w:t>7</w:t>
      </w:r>
      <w:r w:rsidR="0085518B" w:rsidRPr="009E712A">
        <w:rPr>
          <w:rFonts w:eastAsiaTheme="minorEastAsia"/>
        </w:rPr>
        <w:t xml:space="preserve"> </w:t>
      </w:r>
      <w:r w:rsidRPr="009E712A">
        <w:rPr>
          <w:rFonts w:eastAsiaTheme="minorEastAsia"/>
        </w:rPr>
        <w:t xml:space="preserve">m) to </w:t>
      </w:r>
      <w:r w:rsidR="00A9605A" w:rsidRPr="009E712A">
        <w:rPr>
          <w:rFonts w:eastAsiaTheme="minorEastAsia"/>
        </w:rPr>
        <w:t>compare</w:t>
      </w:r>
      <w:r w:rsidRPr="009E712A">
        <w:rPr>
          <w:rFonts w:eastAsiaTheme="minorEastAsia"/>
        </w:rPr>
        <w:t xml:space="preserve"> </w:t>
      </w:r>
      <w:r w:rsidR="00A9605A" w:rsidRPr="009E712A">
        <w:rPr>
          <w:rFonts w:eastAsiaTheme="minorEastAsia"/>
        </w:rPr>
        <w:t>resulting posterior</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We also </w:t>
      </w:r>
      <w:r w:rsidR="000A294B" w:rsidRPr="009E712A">
        <w:rPr>
          <w:rFonts w:eastAsiaTheme="minorEastAsia"/>
        </w:rPr>
        <w:t>computed</w:t>
      </w:r>
      <w:r w:rsidRPr="009E712A">
        <w:rPr>
          <w:rFonts w:eastAsiaTheme="minorEastAsia"/>
        </w:rPr>
        <w:t xml:space="preserve"> </w:t>
      </w:r>
      <w:r w:rsidR="000A294B" w:rsidRPr="009E712A">
        <w:rPr>
          <w:rFonts w:eastAsiaTheme="minorEastAsia"/>
        </w:rPr>
        <w:t>posterior</w:t>
      </w:r>
      <w:r w:rsidRPr="009E712A">
        <w:rPr>
          <w:rFonts w:eastAsiaTheme="minorEastAsia"/>
        </w:rPr>
        <w:t xml:space="preserve"> </w:t>
      </w:r>
      <w:r w:rsidRPr="009E712A">
        <w:rPr>
          <w:rFonts w:eastAsiaTheme="minorEastAsia"/>
          <w:i/>
          <w:iCs/>
        </w:rPr>
        <w:t xml:space="preserve">P(f) </w:t>
      </w:r>
      <w:r w:rsidRPr="009E712A">
        <w:rPr>
          <w:rFonts w:eastAsiaTheme="minorEastAsia"/>
        </w:rPr>
        <w:lastRenderedPageBreak/>
        <w:t xml:space="preserve">estimates </w:t>
      </w:r>
      <w:r w:rsidR="00C33163" w:rsidRPr="009E712A">
        <w:rPr>
          <w:rFonts w:eastAsiaTheme="minorEastAsia"/>
        </w:rPr>
        <w:t>using</w:t>
      </w:r>
      <w:r w:rsidR="000A294B" w:rsidRPr="009E712A">
        <w:rPr>
          <w:rFonts w:eastAsiaTheme="minorEastAsia"/>
        </w:rPr>
        <w:t xml:space="preserve"> </w:t>
      </w:r>
      <w:r w:rsidR="00C33163" w:rsidRPr="009E712A">
        <w:rPr>
          <w:rFonts w:eastAsiaTheme="minorEastAsia"/>
        </w:rPr>
        <w:t xml:space="preserve">a </w:t>
      </w:r>
      <w:r w:rsidR="000A294B" w:rsidRPr="009E712A">
        <w:t>prior</w:t>
      </w:r>
      <w:r w:rsidR="00C33163" w:rsidRPr="009E712A">
        <w:t xml:space="preserve"> </w:t>
      </w:r>
      <w:r w:rsidR="00C33163" w:rsidRPr="009E712A">
        <w:rPr>
          <w:i/>
          <w:iCs/>
        </w:rPr>
        <w:t>P(f)</w:t>
      </w:r>
      <w:r w:rsidR="000A294B" w:rsidRPr="009E712A">
        <w:t xml:space="preserve"> </w:t>
      </w:r>
      <w:r w:rsidR="00C33163" w:rsidRPr="009E712A">
        <w:t>set to</w:t>
      </w:r>
      <w:r w:rsidR="000A294B" w:rsidRPr="009E712A">
        <w:t xml:space="preserve"> 0.79</w:t>
      </w:r>
      <w:r w:rsidR="00A9605A" w:rsidRPr="009E712A">
        <w:t xml:space="preserve">, which corresponds to </w:t>
      </w:r>
      <w:r w:rsidR="000A294B" w:rsidRPr="009E712A">
        <w:t>the proportion of females in breeding groups of</w:t>
      </w:r>
      <w:r w:rsidR="00A9605A" w:rsidRPr="009E712A">
        <w:t xml:space="preserve">f the Galápagos Islands </w:t>
      </w:r>
      <w:r w:rsidR="003E7570" w:rsidRPr="009E712A">
        <w:t xml:space="preserve">genetically </w:t>
      </w:r>
      <w:r w:rsidR="000766B8" w:rsidRPr="009E712A">
        <w:t xml:space="preserve">estimated </w:t>
      </w:r>
      <w:r w:rsidR="003E7570" w:rsidRPr="009E712A">
        <w:t>in</w:t>
      </w:r>
      <w:r w:rsidR="00A9605A" w:rsidRPr="009E712A">
        <w:t xml:space="preserve"> 1991</w:t>
      </w:r>
      <w:r w:rsidR="003E7570" w:rsidRPr="009E712A">
        <w:fldChar w:fldCharType="begin"/>
      </w:r>
      <w:r w:rsidR="00A40687" w:rsidRPr="009E712A">
        <w:instrText xml:space="preserve"> ADDIN ZOTERO_ITEM CSL_CITATION {"citationID":"aeadui38lb","properties":{"formattedCitation":"\\super 32\\nosupersub{}","plainCitation":"32","noteIndex":0},"citationItems":[{"id":1216,"uris":["http://zotero.org/users/5395629/items/WLAF23IS"],"itemData":{"id":1216,"type":"article-journal","abstract":"Mature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rsidRPr="009E712A">
        <w:fldChar w:fldCharType="separate"/>
      </w:r>
      <w:r w:rsidR="00A40687" w:rsidRPr="009E712A">
        <w:rPr>
          <w:kern w:val="0"/>
          <w:szCs w:val="24"/>
          <w:vertAlign w:val="superscript"/>
          <w:lang w:val="en-US"/>
        </w:rPr>
        <w:t>32</w:t>
      </w:r>
      <w:r w:rsidR="003E7570" w:rsidRPr="009E712A">
        <w:fldChar w:fldCharType="end"/>
      </w:r>
      <w:r w:rsidR="003E7570" w:rsidRPr="009E712A">
        <w:t>.</w:t>
      </w:r>
    </w:p>
    <w:p w14:paraId="58209EA4" w14:textId="25660A57" w:rsidR="00F1035B" w:rsidRPr="00207D2A" w:rsidRDefault="00C602AF" w:rsidP="00C602AF">
      <w:pPr>
        <w:pStyle w:val="Heading4"/>
        <w:rPr>
          <w:rFonts w:cs="Times New Roman"/>
        </w:rPr>
      </w:pPr>
      <w:r w:rsidRPr="00207D2A">
        <w:rPr>
          <w:rFonts w:cs="Times New Roman"/>
        </w:rPr>
        <w:t>2.4.1 Developmental stages</w:t>
      </w:r>
    </w:p>
    <w:p w14:paraId="560BDE21" w14:textId="2D167D3E"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r w:rsidR="00C00B6C" w:rsidRPr="00207D2A">
        <w:rPr>
          <w:b/>
          <w:bCs/>
          <w:sz w:val="20"/>
          <w:szCs w:val="20"/>
        </w:rPr>
        <w:t xml:space="preserve">Table </w:t>
      </w:r>
      <w:r w:rsidR="00C00B6C">
        <w:rPr>
          <w:b/>
          <w:bCs/>
          <w:sz w:val="20"/>
          <w:szCs w:val="20"/>
        </w:rPr>
        <w:t>1</w:t>
      </w:r>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layer based age estimates</w:t>
      </w:r>
      <w:r w:rsidRPr="00207D2A">
        <w:fldChar w:fldCharType="begin"/>
      </w:r>
      <w:r w:rsidR="00A40687">
        <w:instrText xml:space="preserve"> ADDIN ZOTERO_ITEM CSL_CITATION {"citationID":"a8ke10shri","properties":{"formattedCitation":"\\super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A40687" w:rsidRPr="00A40687">
        <w:rPr>
          <w:kern w:val="0"/>
          <w:szCs w:val="24"/>
          <w:vertAlign w:val="superscript"/>
          <w:lang w:val="en-US"/>
        </w:rPr>
        <w:t>20,33,34</w:t>
      </w:r>
      <w:r w:rsidRPr="00207D2A">
        <w:fldChar w:fldCharType="end"/>
      </w:r>
      <w:r w:rsidRPr="00207D2A">
        <w:t xml:space="preserve">. </w:t>
      </w:r>
    </w:p>
    <w:p w14:paraId="20556F82" w14:textId="5875D191" w:rsidR="001625DA" w:rsidRPr="00207D2A" w:rsidRDefault="001625DA" w:rsidP="001625DA">
      <w:pPr>
        <w:pStyle w:val="Caption"/>
        <w:keepNext/>
        <w:rPr>
          <w:color w:val="auto"/>
          <w:sz w:val="20"/>
          <w:szCs w:val="20"/>
        </w:rPr>
      </w:pPr>
      <w:bookmarkStart w:id="13"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C00B6C">
        <w:rPr>
          <w:b/>
          <w:bCs/>
          <w:noProof/>
          <w:color w:val="auto"/>
          <w:sz w:val="20"/>
          <w:szCs w:val="20"/>
        </w:rPr>
        <w:t>1</w:t>
      </w:r>
      <w:r w:rsidRPr="00207D2A">
        <w:rPr>
          <w:b/>
          <w:bCs/>
          <w:color w:val="auto"/>
          <w:sz w:val="20"/>
          <w:szCs w:val="20"/>
        </w:rPr>
        <w:fldChar w:fldCharType="end"/>
      </w:r>
      <w:bookmarkEnd w:id="13"/>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w:t>
      </w:r>
      <w:r w:rsidRPr="00207D2A">
        <w:rPr>
          <w:color w:val="auto"/>
          <w:sz w:val="20"/>
          <w:szCs w:val="20"/>
        </w:rPr>
        <w:fldChar w:fldCharType="begin"/>
      </w:r>
      <w:r w:rsidR="00A40687">
        <w:rPr>
          <w:color w:val="auto"/>
          <w:sz w:val="20"/>
          <w:szCs w:val="20"/>
        </w:rPr>
        <w:instrText xml:space="preserve"> ADDIN ZOTERO_ITEM CSL_CITATION {"citationID":"zE5Wb9IQ","properties":{"formattedCitation":"\\super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A40687" w:rsidRPr="00A40687">
        <w:rPr>
          <w:color w:val="auto"/>
          <w:kern w:val="0"/>
          <w:sz w:val="20"/>
          <w:szCs w:val="24"/>
          <w:vertAlign w:val="superscript"/>
          <w:lang w:val="en-US"/>
        </w:rPr>
        <w:t>20,33,34</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1D5523E3"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Unhealed umbilical regions, likely recently born</w:t>
            </w:r>
            <w:r w:rsidRPr="00207D2A">
              <w:rPr>
                <w:sz w:val="20"/>
                <w:szCs w:val="20"/>
              </w:rPr>
              <w:fldChar w:fldCharType="begin"/>
            </w:r>
            <w:r w:rsidR="00A40687">
              <w:rPr>
                <w:sz w:val="20"/>
                <w:szCs w:val="20"/>
              </w:rPr>
              <w:instrText xml:space="preserve"> ADDIN ZOTERO_ITEM CSL_CITATION {"citationID":"E144eXi9","properties":{"formattedCitation":"\\super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2D3068D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Young individuals almost exclusively dependent on milk</w:t>
            </w:r>
            <w:r w:rsidRPr="00207D2A">
              <w:rPr>
                <w:sz w:val="20"/>
                <w:szCs w:val="20"/>
              </w:rPr>
              <w:fldChar w:fldCharType="begin"/>
            </w:r>
            <w:r w:rsidR="00A40687">
              <w:rPr>
                <w:sz w:val="20"/>
                <w:szCs w:val="20"/>
              </w:rPr>
              <w:instrText xml:space="preserve"> ADDIN ZOTERO_ITEM CSL_CITATION {"citationID":"yZCXtXac","properties":{"formattedCitation":"\\super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35323B66"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Primarily depend on milk for sustenance, although solid foods have been found in their gut contents</w:t>
            </w:r>
            <w:r w:rsidRPr="00207D2A">
              <w:rPr>
                <w:sz w:val="20"/>
                <w:szCs w:val="20"/>
              </w:rPr>
              <w:fldChar w:fldCharType="begin"/>
            </w:r>
            <w:r w:rsidR="00A40687">
              <w:rPr>
                <w:sz w:val="20"/>
                <w:szCs w:val="20"/>
              </w:rPr>
              <w:instrText xml:space="preserve"> ADDIN ZOTERO_ITEM CSL_CITATION {"citationID":"ovxuUui7","properties":{"formattedCitation":"\\super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712A8B7A"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{"citationID":"M37nXiFn","properties":{"formattedCitation":"\\super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1BA9BCD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{"citationID":"ZaVP16xd","properties":{"formattedCitation":"\\super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59BF3AC2"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w:t>
            </w:r>
            <w:r w:rsidRPr="00207D2A">
              <w:rPr>
                <w:sz w:val="20"/>
                <w:szCs w:val="20"/>
              </w:rPr>
              <w:fldChar w:fldCharType="begin"/>
            </w:r>
            <w:r w:rsidR="00A40687">
              <w:rPr>
                <w:sz w:val="20"/>
                <w:szCs w:val="20"/>
              </w:rPr>
              <w:instrText xml:space="preserve"> ADDIN ZOTERO_ITEM CSL_CITATION {"citationID":"K7OULJSf","properties":{"formattedCitation":"\\super 33\\uc0\\u8211{}35\\nosupersub{}","plainCitation":"33–35","noteIndex":0},"citationItems":[{"id":88,"uris":["http://zotero.org/users/5395629/items/JF65GA6K"],"itemData":{"id":88,"type":"chapter","container-title":"Behavior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33–35</w:t>
            </w:r>
            <w:r w:rsidRPr="00207D2A">
              <w:rPr>
                <w:sz w:val="20"/>
                <w:szCs w:val="20"/>
              </w:rPr>
              <w:fldChar w:fldCharType="end"/>
            </w:r>
            <w:r w:rsidRPr="00207D2A">
              <w:rPr>
                <w:sz w:val="20"/>
                <w:szCs w:val="20"/>
              </w:rPr>
              <w:t xml:space="preserve">. </w:t>
            </w:r>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6E81ABF8"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achieve gonad development between 8.2 – 9.2 m and are able to conceive shortly after</w:t>
            </w:r>
            <w:r w:rsidRPr="00207D2A">
              <w:rPr>
                <w:sz w:val="20"/>
                <w:szCs w:val="20"/>
              </w:rPr>
              <w:fldChar w:fldCharType="begin"/>
            </w:r>
            <w:r w:rsidR="00DC1D0D">
              <w:rPr>
                <w:sz w:val="20"/>
                <w:szCs w:val="20"/>
              </w:rPr>
              <w:instrText xml:space="preserve"> ADDIN ZOTERO_ITEM CSL_CITATION {"citationID":"4ozefYzX","properties":{"formattedCitation":"\\super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DC1D0D" w:rsidRPr="00DC1D0D">
              <w:rPr>
                <w:kern w:val="0"/>
                <w:sz w:val="20"/>
                <w:szCs w:val="24"/>
                <w:vertAlign w:val="superscript"/>
                <w:lang w:val="en-US"/>
              </w:rPr>
              <w:t>20</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701FE08B"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15.7 m (35 years)</w:t>
            </w:r>
            <w:r w:rsidRPr="00207D2A">
              <w:rPr>
                <w:sz w:val="20"/>
                <w:szCs w:val="20"/>
              </w:rPr>
              <w:fldChar w:fldCharType="begin"/>
            </w:r>
            <w:r w:rsidR="00A40687">
              <w:rPr>
                <w:sz w:val="20"/>
                <w:szCs w:val="20"/>
              </w:rPr>
              <w:instrText xml:space="preserve"> ADDIN ZOTERO_ITEM CSL_CITATION {"citationID":"bMl4ZwVn","properties":{"formattedCitation":"\\super 20,34\\nosupersub{}","plainCitation":"20,34","noteIndex":0},"citationItems":[{"id":1931,"uris":["http://zotero.org/users/5395629/items/QZ2YHGLH"],"itemData":{"id":1931,"type":"article-journal","container-title":"Reports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20,34</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4B99EB12"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42222D">
        <w:t xml:space="preserve"> in videos where at least 2 whales were observed</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w:t>
      </w:r>
      <w:r w:rsidR="007E5EB6">
        <w:t>beneath</w:t>
      </w:r>
      <w:r w:rsidR="007E5EB6" w:rsidRPr="00207D2A">
        <w:t xml:space="preserve"> </w:t>
      </w:r>
      <w:r w:rsidR="0089671E" w:rsidRPr="00207D2A">
        <w:t xml:space="preserve">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fldChar w:fldCharType="begin"/>
      </w:r>
      <w:r w:rsidR="00A40687">
        <w:instrText xml:space="preserve"> ADDIN ZOTERO_ITEM CSL_CITATION {"citationID":"a2ogltae2u0","properties":{"formattedCitation":"\\super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A40687" w:rsidRPr="00A40687">
        <w:rPr>
          <w:kern w:val="0"/>
          <w:szCs w:val="24"/>
          <w:vertAlign w:val="superscript"/>
          <w:lang w:val="en-US"/>
        </w:rPr>
        <w:t>36</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047938A8" w:rsidR="00221C23" w:rsidRDefault="00FA0DD1" w:rsidP="00B904F0">
      <w:r w:rsidRPr="00207D2A">
        <w:t>Peduncle</w:t>
      </w:r>
      <w:r w:rsidR="00E5259C" w:rsidRPr="00207D2A">
        <w:t xml:space="preserve"> dives </w:t>
      </w:r>
      <w:r w:rsidR="001679F8">
        <w:t>have been</w:t>
      </w:r>
      <w:r w:rsidR="001679F8" w:rsidRPr="00207D2A">
        <w:t xml:space="preserve"> </w:t>
      </w:r>
      <w:r w:rsidRPr="00207D2A">
        <w:t xml:space="preserve">assumed to indicate suckling </w:t>
      </w:r>
      <w:r w:rsidR="001679F8">
        <w:t>or</w:t>
      </w:r>
      <w:r w:rsidR="000766B8">
        <w:t xml:space="preserve"> to</w:t>
      </w:r>
      <w:r w:rsidR="001679F8">
        <w:t xml:space="preserve"> stimulate the release of milk</w:t>
      </w:r>
      <w:r w:rsidR="0020338D">
        <w:fldChar w:fldCharType="begin"/>
      </w:r>
      <w:r w:rsidR="00164AF4">
        <w:instrText xml:space="preserve"> ADDIN ZOTERO_ITEM CSL_CITATION {"citationID":"a210dpfve0o","properties":{"formattedCitation":"\\super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20338D">
        <w:fldChar w:fldCharType="separate"/>
      </w:r>
      <w:r w:rsidR="00164AF4" w:rsidRPr="00164AF4">
        <w:rPr>
          <w:kern w:val="0"/>
          <w:szCs w:val="24"/>
          <w:vertAlign w:val="superscript"/>
          <w:lang w:val="en-US"/>
        </w:rPr>
        <w:t>36</w:t>
      </w:r>
      <w:r w:rsidR="0020338D">
        <w:fldChar w:fldCharType="end"/>
      </w:r>
      <w:r w:rsidR="0020338D">
        <w:t>.</w:t>
      </w:r>
      <w:r w:rsidR="001679F8">
        <w:t xml:space="preserve"> U</w:t>
      </w:r>
      <w:r w:rsidRPr="00207D2A">
        <w:t xml:space="preserve">nderwater footage suggests that they may not be associated with </w:t>
      </w:r>
      <w:r w:rsidR="001679F8">
        <w:t xml:space="preserve">direct </w:t>
      </w:r>
      <w:r w:rsidRPr="00207D2A">
        <w:t>suckling</w:t>
      </w:r>
      <w:r w:rsidR="001679F8">
        <w:t>, although the role of this behaviour in promoting milk letdown remains unclear</w:t>
      </w:r>
      <w:r w:rsidR="001679F8">
        <w:fldChar w:fldCharType="begin"/>
      </w:r>
      <w:r w:rsidR="00A40687">
        <w:instrText xml:space="preserve"> ADDIN ZOTERO_ITEM CSL_CITATION {"citationID":"a1cdivkm2rm","properties":{"formattedCitation":"\\super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A40687" w:rsidRPr="00A40687">
        <w:rPr>
          <w:kern w:val="0"/>
          <w:szCs w:val="24"/>
          <w:vertAlign w:val="superscript"/>
          <w:lang w:val="en-US"/>
        </w:rPr>
        <w:t>37</w:t>
      </w:r>
      <w:r w:rsidR="001679F8">
        <w:fldChar w:fldCharType="end"/>
      </w:r>
      <w:r w:rsidR="001679F8">
        <w:t>. Alternatively</w:t>
      </w:r>
      <w:r w:rsidR="007E5EB6">
        <w:t>,</w:t>
      </w:r>
      <w:r w:rsidR="00E2014B" w:rsidRPr="00207D2A">
        <w:t xml:space="preserve"> </w:t>
      </w:r>
      <w:r w:rsidR="001679F8">
        <w:t>peduncle dives may</w:t>
      </w:r>
      <w:r w:rsidRPr="00207D2A">
        <w:t xml:space="preserve"> represent</w:t>
      </w:r>
      <w:r w:rsidR="00E5259C" w:rsidRPr="00207D2A">
        <w:t xml:space="preserve"> a form of affiliative behaviour between </w:t>
      </w:r>
      <w:r w:rsidRPr="00207D2A">
        <w:t>young whales</w:t>
      </w:r>
      <w:r w:rsidR="00E5259C" w:rsidRPr="00207D2A">
        <w:t xml:space="preserve"> and mothers/allomothers</w:t>
      </w:r>
      <w:r w:rsidR="00E5259C" w:rsidRPr="00207D2A">
        <w:fldChar w:fldCharType="begin"/>
      </w:r>
      <w:r w:rsidR="00A40687">
        <w:instrText xml:space="preserve"> ADDIN ZOTERO_ITEM CSL_CITATION {"citationID":"annmg7o2f2","properties":{"formattedCitation":"\\super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37</w:t>
      </w:r>
      <w:r w:rsidR="00E5259C" w:rsidRPr="00207D2A">
        <w:fldChar w:fldCharType="end"/>
      </w:r>
      <w:r w:rsidR="00E5259C" w:rsidRPr="00207D2A">
        <w:t xml:space="preserve">. </w:t>
      </w:r>
      <w:r w:rsidR="001679F8">
        <w:t>Still, a</w:t>
      </w:r>
      <w:r w:rsidR="00E5259C" w:rsidRPr="00207D2A">
        <w:t xml:space="preserve">lthough peduncle dives may not necessarily involve suckling, all reports of </w:t>
      </w:r>
      <w:r w:rsidR="00E5259C" w:rsidRPr="00B67D3F">
        <w:t>peduncle dives</w:t>
      </w:r>
      <w:r w:rsidR="00E5259C" w:rsidRPr="00207D2A">
        <w:t xml:space="preserve"> in which the sex of the receiving whales is known involve female</w:t>
      </w:r>
      <w:r w:rsidR="00F21B87" w:rsidRPr="00207D2A">
        <w:t>s</w:t>
      </w:r>
      <w:r w:rsidR="00E5259C" w:rsidRPr="00207D2A">
        <w:fldChar w:fldCharType="begin"/>
      </w:r>
      <w:r w:rsidR="00A40687">
        <w:instrText xml:space="preserve"> ADDIN ZOTERO_ITEM CSL_CITATION {"citationID":"a9osstva8p","properties":{"formattedCitation":"\\super 36\\uc0\\u8211{}38\\nosupersub{}","plainCitation":"36–38","noteIndex":0},"citationItems":[{"id":1319,"uris":["http://zotero.org/users/5395629/items/K6F2N8LY"],"itemData":{"id":1319,"type":"article-journal","container-title":"Marine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36–38</w:t>
      </w:r>
      <w:r w:rsidR="00E5259C" w:rsidRPr="00207D2A">
        <w:fldChar w:fldCharType="end"/>
      </w:r>
      <w:r w:rsidR="00E5259C" w:rsidRPr="00207D2A">
        <w:t xml:space="preserve">. </w:t>
      </w:r>
    </w:p>
    <w:p w14:paraId="6456E275" w14:textId="668B990A" w:rsidR="007253FA" w:rsidRDefault="007253FA" w:rsidP="007253FA">
      <w:pPr>
        <w:pStyle w:val="Heading4"/>
        <w:rPr>
          <w:rFonts w:cs="Times New Roman"/>
        </w:rPr>
      </w:pPr>
      <w:r w:rsidRPr="009E712A">
        <w:rPr>
          <w:rFonts w:cs="Times New Roman"/>
        </w:rPr>
        <w:t xml:space="preserve">2.4.4 </w:t>
      </w:r>
      <w:r w:rsidR="00164AF4" w:rsidRPr="009E712A">
        <w:rPr>
          <w:rFonts w:cs="Times New Roman"/>
        </w:rPr>
        <w:t>Exploring</w:t>
      </w:r>
      <w:r w:rsidR="00221C23" w:rsidRPr="009E712A">
        <w:rPr>
          <w:rFonts w:cs="Times New Roman"/>
        </w:rPr>
        <w:t xml:space="preserve"> performance</w:t>
      </w:r>
      <w:r w:rsidR="00164AF4" w:rsidRPr="009E712A">
        <w:rPr>
          <w:rFonts w:cs="Times New Roman"/>
        </w:rPr>
        <w:t xml:space="preserve"> on an external dataset</w:t>
      </w:r>
    </w:p>
    <w:p w14:paraId="1246A72F" w14:textId="49B04089" w:rsidR="007253FA" w:rsidRPr="00207D2A" w:rsidRDefault="00221C23" w:rsidP="00B904F0">
      <w:r>
        <w:t xml:space="preserve">To examine </w:t>
      </w:r>
      <w:r w:rsidR="00F406C5">
        <w:t>the</w:t>
      </w:r>
      <w:r>
        <w:t xml:space="preserve"> performance </w:t>
      </w:r>
      <w:r w:rsidR="00F406C5">
        <w:t xml:space="preserve">our method </w:t>
      </w:r>
      <w:r>
        <w:t xml:space="preserve">on whales observed in other </w:t>
      </w:r>
      <w:r w:rsidR="0061622F">
        <w:t>populations</w:t>
      </w:r>
      <w:r>
        <w:t>, we also included morphometric measurements of two individuals</w:t>
      </w:r>
      <w:r w:rsidR="0061622F">
        <w:t>, one</w:t>
      </w:r>
      <w:r>
        <w:t xml:space="preserve"> observed in the North Atlantic (The Gully Canyon off the Scotian Shelf, Canada) and</w:t>
      </w:r>
      <w:r w:rsidR="0061622F">
        <w:t xml:space="preserve"> the other</w:t>
      </w:r>
      <w:r>
        <w:t xml:space="preserve"> in the Arctic Ocean (Baffin Bay, Canada). </w:t>
      </w:r>
      <w:r w:rsidR="00D53B18">
        <w:t>The North Atlantic individual was recorded using a DJI Phantom 4Pro V2 +</w:t>
      </w:r>
      <w:r w:rsidR="00F406C5">
        <w:t xml:space="preserve"> and the Arctic individual</w:t>
      </w:r>
      <w:r w:rsidR="00D53B18">
        <w:t xml:space="preserve"> was </w:t>
      </w:r>
      <w:r w:rsidR="00F406C5">
        <w:t>recorded with a</w:t>
      </w:r>
      <w:r w:rsidR="00D53B18">
        <w:t xml:space="preserve"> DJI Inspire 2 equipped with a DJI </w:t>
      </w:r>
      <w:proofErr w:type="spellStart"/>
      <w:r w:rsidR="00D53B18">
        <w:t>Zenmuse</w:t>
      </w:r>
      <w:proofErr w:type="spellEnd"/>
      <w:r w:rsidR="00D53B18">
        <w:t xml:space="preserve"> X5S micro four-thirds camera with Olympus </w:t>
      </w:r>
      <w:proofErr w:type="spellStart"/>
      <w:proofErr w:type="gramStart"/>
      <w:r w:rsidR="00D53B18">
        <w:t>M.Zuiko</w:t>
      </w:r>
      <w:proofErr w:type="spellEnd"/>
      <w:proofErr w:type="gramEnd"/>
      <w:r w:rsidR="00D53B18">
        <w:t xml:space="preserve"> lens. UAV altitude measurements were obtained through laser altimetry using </w:t>
      </w:r>
      <w:r w:rsidR="005C2821">
        <w:t>a</w:t>
      </w:r>
      <w:r w:rsidR="00D53B18">
        <w:t xml:space="preserve"> </w:t>
      </w:r>
      <w:proofErr w:type="spellStart"/>
      <w:r w:rsidR="00D53B18">
        <w:t>LidarBoX</w:t>
      </w:r>
      <w:proofErr w:type="spellEnd"/>
      <w:r w:rsidR="00D53B18">
        <w:t xml:space="preserve"> </w:t>
      </w:r>
      <w:r w:rsidR="005C2821">
        <w:t>system</w:t>
      </w:r>
      <w:r w:rsidR="00D53B18">
        <w:fldChar w:fldCharType="begin"/>
      </w:r>
      <w:r w:rsidR="00A40687">
        <w:instrText xml:space="preserve"> ADDIN ZOTERO_ITEM CSL_CITATION {"citationID":"ag59p8mi82","properties":{"formattedCitation":"\\super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A40687" w:rsidRPr="00A40687">
        <w:rPr>
          <w:kern w:val="0"/>
          <w:szCs w:val="24"/>
          <w:vertAlign w:val="superscript"/>
          <w:lang w:val="en-US"/>
        </w:rPr>
        <w:t>39</w:t>
      </w:r>
      <w:r w:rsidR="00D53B18">
        <w:fldChar w:fldCharType="end"/>
      </w:r>
      <w:r w:rsidR="00D53B18">
        <w:t>.</w:t>
      </w:r>
      <w:r w:rsidR="00D53B18" w:rsidRPr="00D53B18">
        <w:t xml:space="preserve"> </w:t>
      </w:r>
      <w:r w:rsidR="00D53B18">
        <w:t>We computed</w:t>
      </w:r>
      <w:r w:rsidR="003029CF">
        <w:t xml:space="preserve"> the</w:t>
      </w:r>
      <w:r w:rsidR="00D53B18">
        <w:t xml:space="preserve"> posterior 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 xml:space="preserve">flipper </w:t>
      </w:r>
      <w:r w:rsidR="00D53B18">
        <w:lastRenderedPageBreak/>
        <w:t>measurements</w:t>
      </w:r>
      <w:r w:rsidR="00F406C5">
        <w:t xml:space="preserve"> and</w:t>
      </w:r>
      <w:r w:rsidR="003029CF">
        <w:t xml:space="preserve"> </w:t>
      </w:r>
      <w:r w:rsidR="00D53B18">
        <w:t xml:space="preserve">the optimized parameter values </w:t>
      </w:r>
      <w:r w:rsidR="00077A16">
        <w:t xml:space="preserve">and individual likelihoods of being male or female </w:t>
      </w:r>
      <w:r w:rsidR="00D53B18">
        <w:t>from our</w:t>
      </w:r>
      <w:r w:rsidR="005C2821">
        <w:t xml:space="preserve"> original</w:t>
      </w:r>
      <w:r w:rsidR="00D53B18">
        <w:t xml:space="preserve"> Gal</w:t>
      </w:r>
      <w:r w:rsidR="00D53B18" w:rsidRPr="00741C9F">
        <w:t>ápagos dataset.</w:t>
      </w:r>
      <w:r w:rsidR="00D53B18">
        <w:t xml:space="preserve"> </w:t>
      </w:r>
      <w:r w:rsidR="006F3DFC">
        <w:t xml:space="preserve">Because </w:t>
      </w:r>
      <w:r w:rsidR="003029CF">
        <w:t xml:space="preserve">these individuals were located </w:t>
      </w:r>
      <w:r w:rsidR="006F3DFC">
        <w:t>in high latitud</w:t>
      </w:r>
      <w:r w:rsidR="003029CF">
        <w:t>es</w:t>
      </w:r>
      <w:r w:rsidR="006F167E">
        <w:t xml:space="preserve"> </w:t>
      </w:r>
      <w:r w:rsidR="003029CF">
        <w:fldChar w:fldCharType="begin"/>
      </w:r>
      <w:r w:rsidR="00A40687">
        <w:instrText xml:space="preserve"> ADDIN ZOTERO_ITEM CSL_CITATION {"citationID":"a2kdqj370mv","properties":{"formattedCitation":"\\super 20,40\\nosupersub{}","plainCitation":"20,40","noteIndex":0},"citationItems":[{"id":1883,"uris":["http://zotero.org/users/5395629/items/J8LFQUQS"],"itemData":{"id":1883,"type":"chapter","container-title":"Handbook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A40687" w:rsidRPr="00A40687">
        <w:rPr>
          <w:kern w:val="0"/>
          <w:szCs w:val="24"/>
          <w:vertAlign w:val="superscript"/>
          <w:lang w:val="en-US"/>
        </w:rPr>
        <w:t>20,40</w:t>
      </w:r>
      <w:r w:rsidR="003029CF">
        <w:fldChar w:fldCharType="end"/>
      </w:r>
      <w:r w:rsidR="003029CF">
        <w:t xml:space="preserve"> </w:t>
      </w:r>
      <w:r w:rsidR="006F3DFC">
        <w:t>we expect</w:t>
      </w:r>
      <w:r w:rsidR="003029CF">
        <w:t>ed</w:t>
      </w:r>
      <w:r w:rsidR="006F3DFC">
        <w:t xml:space="preserve"> </w:t>
      </w:r>
      <w:r w:rsidR="003029CF">
        <w:t>them to</w:t>
      </w:r>
      <w:r w:rsidR="006F3DFC">
        <w:t xml:space="preserve"> </w:t>
      </w:r>
      <w:r w:rsidR="00F406C5">
        <w:t>have near-zero</w:t>
      </w:r>
      <w:r w:rsidR="006F3DFC">
        <w:t xml:space="preserve"> probabilit</w:t>
      </w:r>
      <w:r w:rsidR="003029CF">
        <w:t>ies</w:t>
      </w:r>
      <w:r w:rsidR="006F3DFC">
        <w:t xml:space="preserve"> of being female.</w:t>
      </w:r>
    </w:p>
    <w:p w14:paraId="0EA11162" w14:textId="6A2EC459" w:rsidR="00862972" w:rsidRPr="00207D2A" w:rsidRDefault="00862972" w:rsidP="00EA7AE3">
      <w:pPr>
        <w:pStyle w:val="Heading2"/>
        <w:rPr>
          <w:rFonts w:cs="Times New Roman"/>
        </w:rPr>
      </w:pPr>
      <w:bookmarkStart w:id="14" w:name="_Toc201083901"/>
      <w:r w:rsidRPr="00207D2A">
        <w:rPr>
          <w:rFonts w:cs="Times New Roman"/>
        </w:rPr>
        <w:t xml:space="preserve">3. </w:t>
      </w:r>
      <w:bookmarkEnd w:id="14"/>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5E02B07B"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20338D">
        <w:t xml:space="preserve">for calibration </w:t>
      </w:r>
      <w:r w:rsidR="00B624C8" w:rsidRPr="00207D2A">
        <w:t>across</w:t>
      </w:r>
      <w:r w:rsidRPr="00207D2A">
        <w:t xml:space="preserve"> 18 days </w:t>
      </w:r>
      <w:r w:rsidR="00B624C8" w:rsidRPr="00207D2A">
        <w:t xml:space="preserve">in the field </w:t>
      </w:r>
      <w:r w:rsidR="008769FC">
        <w:t>between February 1</w:t>
      </w:r>
      <w:r w:rsidR="008769FC" w:rsidRPr="00B67D3F">
        <w:rPr>
          <w:vertAlign w:val="superscript"/>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w:t>
      </w:r>
      <w:r w:rsidR="00FC0DAF">
        <w:t>2</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00FC0DAF">
        <w:t>%</w:t>
      </w:r>
      <w:r w:rsidRPr="00207D2A">
        <w:t>).</w:t>
      </w:r>
      <w:r w:rsidR="00872BDA" w:rsidRPr="00207D2A">
        <w:t xml:space="preserve"> </w:t>
      </w:r>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721BD0DB"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at altitudes </w:t>
      </w:r>
      <w:r w:rsidR="00B46BCD">
        <w:t>of</w:t>
      </w:r>
      <w:r w:rsidR="00862972" w:rsidRPr="00207D2A">
        <w:t xml:space="preserve"> 70 m</w:t>
      </w:r>
      <w:r w:rsidR="00B46BCD">
        <w:t xml:space="preserve"> or less</w:t>
      </w:r>
      <w:r w:rsidR="00862972" w:rsidRPr="00207D2A">
        <w:t xml:space="preserve"> </w:t>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C00B6C" w:rsidRPr="00C00B6C">
        <w:t>Figure 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77574072" w:rsidR="00862972" w:rsidRPr="00207D2A" w:rsidRDefault="00862972" w:rsidP="00862972">
      <w:pPr>
        <w:pStyle w:val="Caption"/>
        <w:rPr>
          <w:i w:val="0"/>
          <w:iCs w:val="0"/>
          <w:color w:val="auto"/>
        </w:rPr>
      </w:pPr>
      <w:bookmarkStart w:id="15" w:name="_Ref201088861"/>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2</w:t>
      </w:r>
      <w:r w:rsidR="007459AF" w:rsidRPr="00B67D3F">
        <w:rPr>
          <w:b/>
          <w:bCs/>
          <w:color w:val="auto"/>
        </w:rPr>
        <w:fldChar w:fldCharType="end"/>
      </w:r>
      <w:bookmarkEnd w:id="15"/>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p>
    <w:p w14:paraId="4AFC43A7" w14:textId="40124935" w:rsidR="00A10676" w:rsidRPr="00207D2A" w:rsidRDefault="00583D2A" w:rsidP="00B67D3F">
      <w:pPr>
        <w:pStyle w:val="Heading3"/>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732DB14E" w:rsidR="00723C89" w:rsidRPr="00207D2A" w:rsidRDefault="00723934" w:rsidP="00723C89">
      <w:r w:rsidRPr="00207D2A">
        <w:t xml:space="preserve">Observed </w:t>
      </w:r>
      <w:r w:rsidR="001B6492" w:rsidRPr="00207D2A">
        <w:rPr>
          <w:i/>
          <w:iCs/>
        </w:rPr>
        <w:t>TL</w:t>
      </w:r>
      <w:r w:rsidRPr="00207D2A">
        <w:t xml:space="preserve"> measurements of the same individual had </w:t>
      </w:r>
      <w:r w:rsidR="002108D2">
        <w:t xml:space="preserve">an average </w:t>
      </w:r>
      <w:r w:rsidRPr="00207D2A">
        <w:t>2%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C00B6C" w:rsidRPr="00B67D3F">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w:t>
      </w:r>
      <w:r w:rsidR="002108D2">
        <w:t>males</w:t>
      </w:r>
      <w:r w:rsidR="0063179E" w:rsidRPr="00207D2A">
        <w:t xml:space="preserve">. The remainder (n = 40) fell within age classes with overlapping ranges between males and females (i.e., AF, AM, and MF). </w:t>
      </w:r>
    </w:p>
    <w:p w14:paraId="6FDCCD94" w14:textId="4F5D2A16"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 xml:space="preserve">measures </w:t>
      </w:r>
      <w:r w:rsidR="00CB374B">
        <w:t xml:space="preserve">from the same whale </w:t>
      </w:r>
      <w:r w:rsidR="00E27601" w:rsidRPr="00207D2A">
        <w:t>had a</w:t>
      </w:r>
      <w:r w:rsidR="00F24FC4" w:rsidRPr="00207D2A">
        <w:t>n observed</w:t>
      </w:r>
      <w:r w:rsidR="00E27601" w:rsidRPr="00207D2A">
        <w:t xml:space="preserve"> </w:t>
      </w:r>
      <w:r w:rsidR="00C51021">
        <w:t>2.95%</w:t>
      </w:r>
      <w:r w:rsidR="00E27601" w:rsidRPr="00207D2A">
        <w:t xml:space="preserve"> CV (</w:t>
      </w:r>
      <w:r w:rsidR="00E27601" w:rsidRPr="00B67D3F">
        <w:t>SD =</w:t>
      </w:r>
      <w:r w:rsidR="00C51021">
        <w:t>2.12%</w:t>
      </w:r>
      <w:r w:rsidR="00E27601" w:rsidRPr="00207D2A">
        <w:t>)</w:t>
      </w:r>
      <w:r w:rsidR="00E05126" w:rsidRPr="00207D2A">
        <w:t>.</w:t>
      </w:r>
    </w:p>
    <w:p w14:paraId="529523F8" w14:textId="0DCE9FE6" w:rsidR="00A10676" w:rsidRPr="00207D2A" w:rsidRDefault="0063179E" w:rsidP="00B67D3F">
      <w:pPr>
        <w:keepNext/>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18AEBFE5" w:rsidR="0063179E" w:rsidRPr="00207D2A" w:rsidRDefault="00A10676" w:rsidP="0063179E">
      <w:pPr>
        <w:pStyle w:val="Heading4"/>
        <w:spacing w:line="240" w:lineRule="auto"/>
        <w:rPr>
          <w:rFonts w:cs="Times New Roman"/>
          <w:i w:val="0"/>
          <w:iCs w:val="0"/>
          <w:sz w:val="18"/>
          <w:szCs w:val="18"/>
        </w:rPr>
      </w:pPr>
      <w:bookmarkStart w:id="16" w:name="_Ref203040586"/>
      <w:r w:rsidRPr="00B67D3F">
        <w:rPr>
          <w:rFonts w:eastAsiaTheme="minorHAnsi" w:cs="Times New Roman"/>
          <w:b/>
          <w:bCs/>
          <w:sz w:val="18"/>
          <w:szCs w:val="18"/>
        </w:rPr>
        <w:t xml:space="preserve">Figure </w:t>
      </w:r>
      <w:r w:rsidRPr="00B67D3F">
        <w:rPr>
          <w:rFonts w:eastAsiaTheme="minorHAnsi" w:cs="Times New Roman"/>
          <w:b/>
          <w:bCs/>
          <w:sz w:val="18"/>
          <w:szCs w:val="18"/>
        </w:rPr>
        <w:fldChar w:fldCharType="begin"/>
      </w:r>
      <w:r w:rsidRPr="00B67D3F">
        <w:rPr>
          <w:rFonts w:eastAsiaTheme="minorHAnsi" w:cs="Times New Roman"/>
          <w:b/>
          <w:bCs/>
          <w:sz w:val="18"/>
          <w:szCs w:val="18"/>
        </w:rPr>
        <w:instrText xml:space="preserve"> SEQ Figure \* ARABIC </w:instrText>
      </w:r>
      <w:r w:rsidRPr="00B67D3F">
        <w:rPr>
          <w:rFonts w:eastAsiaTheme="minorHAnsi" w:cs="Times New Roman"/>
          <w:b/>
          <w:bCs/>
          <w:sz w:val="18"/>
          <w:szCs w:val="18"/>
        </w:rPr>
        <w:fldChar w:fldCharType="separate"/>
      </w:r>
      <w:r w:rsidR="00C00B6C">
        <w:rPr>
          <w:rFonts w:eastAsiaTheme="minorHAnsi" w:cs="Times New Roman"/>
          <w:b/>
          <w:bCs/>
          <w:noProof/>
          <w:sz w:val="18"/>
          <w:szCs w:val="18"/>
        </w:rPr>
        <w:t>3</w:t>
      </w:r>
      <w:r w:rsidRPr="00B67D3F">
        <w:rPr>
          <w:rFonts w:eastAsiaTheme="minorHAnsi" w:cs="Times New Roman"/>
          <w:b/>
          <w:bCs/>
          <w:sz w:val="18"/>
          <w:szCs w:val="18"/>
        </w:rPr>
        <w:fldChar w:fldCharType="end"/>
      </w:r>
      <w:bookmarkEnd w:id="16"/>
      <w:r w:rsidRPr="00B67D3F">
        <w:rPr>
          <w:rFonts w:eastAsiaTheme="minorHAnsi" w:cs="Times New Roman"/>
          <w:b/>
          <w:bCs/>
          <w:sz w:val="18"/>
          <w:szCs w:val="18"/>
        </w:rPr>
        <w:t>.</w:t>
      </w:r>
      <w:r w:rsidRPr="00B67D3F">
        <w:rPr>
          <w:rFonts w:eastAsiaTheme="minorHAnsi" w:cs="Times New Roman"/>
          <w:sz w:val="18"/>
          <w:szCs w:val="18"/>
        </w:rPr>
        <w:t xml:space="preserve"> </w:t>
      </w:r>
      <w:bookmarkStart w:id="17" w:name="_Hlk203128466"/>
      <w:r w:rsidRPr="00B67D3F">
        <w:rPr>
          <w:rFonts w:eastAsiaTheme="minorHAnsi" w:cs="Times New Roman"/>
          <w:i w:val="0"/>
          <w:iCs w:val="0"/>
          <w:sz w:val="18"/>
          <w:szCs w:val="18"/>
        </w:rPr>
        <w:t>Total</w:t>
      </w:r>
      <w:r w:rsidR="003752AB" w:rsidRPr="00B67D3F">
        <w:rPr>
          <w:rFonts w:eastAsiaTheme="minorHAnsi" w:cs="Times New Roman"/>
          <w:i w:val="0"/>
          <w:iCs w:val="0"/>
          <w:sz w:val="18"/>
          <w:szCs w:val="18"/>
        </w:rPr>
        <w:t xml:space="preserve"> body</w:t>
      </w:r>
      <w:r w:rsidRPr="00B67D3F">
        <w:rPr>
          <w:rFonts w:eastAsiaTheme="minorHAnsi" w:cs="Times New Roman"/>
          <w:i w:val="0"/>
          <w:iCs w:val="0"/>
          <w:sz w:val="18"/>
          <w:szCs w:val="18"/>
        </w:rPr>
        <w:t xml:space="preserve"> length (m) and nose-to-body ratio (</w:t>
      </w:r>
      <w:r w:rsidRPr="00B67D3F">
        <w:rPr>
          <w:rFonts w:eastAsiaTheme="minorHAnsi" w:cs="Times New Roman"/>
          <w:sz w:val="18"/>
          <w:szCs w:val="18"/>
        </w:rPr>
        <w:t>NR</w:t>
      </w:r>
      <w:r w:rsidRPr="00B67D3F">
        <w:rPr>
          <w:rFonts w:eastAsiaTheme="minorHAnsi" w:cs="Times New Roman"/>
          <w:sz w:val="18"/>
          <w:szCs w:val="18"/>
          <w:vertAlign w:val="subscript"/>
        </w:rPr>
        <w:t>flipper</w:t>
      </w:r>
      <w:r w:rsidRPr="00B67D3F">
        <w:rPr>
          <w:rFonts w:eastAsiaTheme="minorHAnsi" w:cs="Times New Roman"/>
          <w:i w:val="0"/>
          <w:iCs w:val="0"/>
          <w:sz w:val="18"/>
          <w:szCs w:val="18"/>
        </w:rPr>
        <w:t xml:space="preserve">) estimates of </w:t>
      </w:r>
      <w:r w:rsidR="003752AB" w:rsidRPr="00B67D3F">
        <w:rPr>
          <w:rFonts w:eastAsiaTheme="minorHAnsi" w:cs="Times New Roman"/>
          <w:i w:val="0"/>
          <w:iCs w:val="0"/>
          <w:sz w:val="18"/>
          <w:szCs w:val="18"/>
        </w:rPr>
        <w:t xml:space="preserve">individual </w:t>
      </w:r>
      <w:r w:rsidRPr="00B67D3F">
        <w:rPr>
          <w:rFonts w:eastAsiaTheme="minorHAnsi" w:cs="Times New Roman"/>
          <w:i w:val="0"/>
          <w:iCs w:val="0"/>
          <w:sz w:val="18"/>
          <w:szCs w:val="18"/>
        </w:rPr>
        <w:t>sperm whales</w:t>
      </w:r>
      <w:r w:rsidR="003752AB" w:rsidRPr="00B67D3F">
        <w:rPr>
          <w:rFonts w:eastAsiaTheme="minorHAnsi" w:cs="Times New Roman"/>
          <w:i w:val="0"/>
          <w:iCs w:val="0"/>
          <w:sz w:val="18"/>
          <w:szCs w:val="18"/>
        </w:rPr>
        <w:t xml:space="preserve">. </w:t>
      </w:r>
      <w:r w:rsidRPr="00B67D3F">
        <w:rPr>
          <w:rFonts w:eastAsiaTheme="minorHAnsi" w:cs="Times New Roman"/>
          <w:i w:val="0"/>
          <w:iCs w:val="0"/>
          <w:sz w:val="18"/>
          <w:szCs w:val="18"/>
        </w:rPr>
        <w:t xml:space="preserve"> </w:t>
      </w:r>
      <w:r w:rsidR="003752AB" w:rsidRPr="00B67D3F">
        <w:rPr>
          <w:rFonts w:eastAsiaTheme="minorHAnsi" w:cs="Times New Roman"/>
          <w:i w:val="0"/>
          <w:iCs w:val="0"/>
          <w:sz w:val="18"/>
          <w:szCs w:val="18"/>
        </w:rPr>
        <w:t>Point locations show the bootstrapped mean for each individual (N simulations = 1000), horizontal error bars show the corresponding 95% CI length range, and vertical error bars show the</w:t>
      </w:r>
      <w:r w:rsidR="0056733A">
        <w:rPr>
          <w:rFonts w:eastAsiaTheme="minorHAnsi" w:cs="Times New Roman"/>
          <w:i w:val="0"/>
          <w:iCs w:val="0"/>
          <w:sz w:val="18"/>
          <w:szCs w:val="18"/>
        </w:rPr>
        <w:t xml:space="preserve"> bootstrapped</w:t>
      </w:r>
      <w:r w:rsidR="003752AB" w:rsidRPr="00B67D3F">
        <w:rPr>
          <w:rFonts w:eastAsiaTheme="minorHAnsi" w:cs="Times New Roman"/>
          <w:i w:val="0"/>
          <w:iCs w:val="0"/>
          <w:sz w:val="18"/>
          <w:szCs w:val="18"/>
        </w:rPr>
        <w:t xml:space="preserve"> 95% CI </w:t>
      </w:r>
      <w:r w:rsidR="003752AB" w:rsidRPr="00B67D3F">
        <w:rPr>
          <w:rFonts w:eastAsiaTheme="minorHAnsi" w:cs="Times New Roman"/>
          <w:sz w:val="18"/>
          <w:szCs w:val="18"/>
        </w:rPr>
        <w:t>NR</w:t>
      </w:r>
      <w:r w:rsidR="003752AB" w:rsidRPr="00B67D3F">
        <w:rPr>
          <w:rFonts w:eastAsiaTheme="minorHAnsi" w:cs="Times New Roman"/>
          <w:sz w:val="18"/>
          <w:szCs w:val="18"/>
          <w:vertAlign w:val="subscript"/>
        </w:rPr>
        <w:t>flipper</w:t>
      </w:r>
      <w:r w:rsidR="003752AB" w:rsidRPr="00B67D3F">
        <w:rPr>
          <w:rFonts w:eastAsiaTheme="minorHAnsi" w:cs="Times New Roman"/>
          <w:i w:val="0"/>
          <w:iCs w:val="0"/>
          <w:sz w:val="18"/>
          <w:szCs w:val="18"/>
          <w:vertAlign w:val="subscript"/>
        </w:rPr>
        <w:t xml:space="preserve"> </w:t>
      </w:r>
      <w:r w:rsidR="003752AB" w:rsidRPr="00B67D3F">
        <w:rPr>
          <w:rFonts w:eastAsiaTheme="minorHAnsi" w:cs="Times New Roman"/>
          <w:i w:val="0"/>
          <w:iCs w:val="0"/>
          <w:sz w:val="18"/>
          <w:szCs w:val="18"/>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w:t>
      </w:r>
      <w:bookmarkEnd w:id="17"/>
    </w:p>
    <w:p w14:paraId="2B668A0F" w14:textId="77777777" w:rsidR="0063179E" w:rsidRPr="00AD46A2" w:rsidRDefault="0063179E" w:rsidP="00B67D3F"/>
    <w:p w14:paraId="56DC23FF" w14:textId="30317480" w:rsidR="00583D2A" w:rsidRPr="00207D2A" w:rsidRDefault="00583D2A" w:rsidP="00583D2A">
      <w:pPr>
        <w:pStyle w:val="Heading4"/>
        <w:rPr>
          <w:rFonts w:cs="Times New Roman"/>
        </w:rPr>
      </w:pPr>
      <w:r w:rsidRPr="00207D2A">
        <w:rPr>
          <w:rFonts w:cs="Times New Roman"/>
        </w:rPr>
        <w:t>3.3.</w:t>
      </w:r>
      <w:r w:rsidR="00A10676" w:rsidRPr="00207D2A">
        <w:rPr>
          <w:rFonts w:cs="Times New Roman"/>
        </w:rPr>
        <w:t>2</w:t>
      </w:r>
      <w:r w:rsidRPr="00207D2A">
        <w:rPr>
          <w:rFonts w:cs="Times New Roman"/>
        </w:rPr>
        <w:t xml:space="preserve"> Parameter optimization</w:t>
      </w:r>
    </w:p>
    <w:p w14:paraId="565DE213" w14:textId="41A9A9AD" w:rsidR="00583D2A" w:rsidRPr="00B67D3F" w:rsidRDefault="003878CE" w:rsidP="00583D2A">
      <w:pPr>
        <w:rPr>
          <w:rFonts w:eastAsiaTheme="minorEastAsia"/>
        </w:rPr>
      </w:pPr>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r w:rsidR="00FC74A0" w:rsidRPr="00207D2A">
        <w:t xml:space="preserve">Optimal </w:t>
      </w:r>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r w:rsidR="00C00B6C" w:rsidRPr="00207D2A">
        <w:rPr>
          <w:b/>
          <w:bCs/>
        </w:rPr>
        <w:t xml:space="preserve">Figure </w:t>
      </w:r>
      <w:r w:rsidR="00C00B6C">
        <w:rPr>
          <w:b/>
          <w:bCs/>
          <w:noProof/>
        </w:rPr>
        <w:t>5</w:t>
      </w:r>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r w:rsidR="00C00B6C" w:rsidRPr="00207D2A">
        <w:rPr>
          <w:b/>
          <w:bCs/>
        </w:rPr>
        <w:t xml:space="preserve">Figure </w:t>
      </w:r>
      <w:r w:rsidR="00583D2A" w:rsidRPr="00207D2A">
        <w:fldChar w:fldCharType="end"/>
      </w:r>
      <w:r w:rsidR="00A64159">
        <w:rPr>
          <w:b/>
          <w:bCs/>
        </w:rPr>
        <w:t>6</w:t>
      </w:r>
      <w:r w:rsidR="00583D2A" w:rsidRPr="00207D2A">
        <w:t>). Estimates of asymptote parameters (</w:t>
      </w:r>
      <w:proofErr w:type="spellStart"/>
      <w:proofErr w:type="gram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and</w:t>
      </w:r>
      <w:proofErr w:type="gramEnd"/>
      <w:r w:rsidR="00583D2A" w:rsidRPr="00207D2A">
        <w:t xml:space="preserve"> </w:t>
      </w:r>
      <w:proofErr w:type="spellStart"/>
      <w:r w:rsidR="00583D2A" w:rsidRPr="00207D2A">
        <w:rPr>
          <w:i/>
          <w:iCs/>
        </w:rPr>
        <w:t>max</w:t>
      </w:r>
      <w:r w:rsidR="00583D2A" w:rsidRPr="00207D2A">
        <w:rPr>
          <w:i/>
          <w:iCs/>
          <w:vertAlign w:val="subscript"/>
        </w:rPr>
        <w:t>m</w:t>
      </w:r>
      <w:proofErr w:type="spellEnd"/>
      <w:r w:rsidR="00583D2A" w:rsidRPr="00207D2A">
        <w:t xml:space="preserve">) were </w:t>
      </w:r>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r w:rsidR="006E66B8" w:rsidRPr="00207D2A">
        <w:t>)</w:t>
      </w:r>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w:t>
      </w:r>
      <w:r w:rsidR="00FC74A0" w:rsidRPr="00207D2A">
        <w:t>.</w:t>
      </w:r>
      <w:r w:rsidR="006E66B8" w:rsidRPr="00207D2A">
        <w:t xml:space="preserve"> </w:t>
      </w:r>
      <w:r w:rsidR="00A64159">
        <w:t>Additionally,</w:t>
      </w:r>
      <w:r w:rsidR="00C74251">
        <w:t xml:space="preserve"> </w:t>
      </w:r>
      <w:r w:rsidR="00A64159">
        <w:t>f</w:t>
      </w:r>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 xml:space="preserve">increase linearly </w:t>
      </w:r>
      <w:r w:rsidR="00922BBE" w:rsidRPr="00207D2A">
        <w:lastRenderedPageBreak/>
        <w:t>with length (</w:t>
      </w:r>
      <w:r w:rsidR="001E274D" w:rsidRPr="00207D2A">
        <w:rPr>
          <w:b/>
          <w:bCs/>
        </w:rPr>
        <w:t>Figures 5</w:t>
      </w:r>
      <w:r w:rsidR="00922BBE" w:rsidRPr="00207D2A">
        <w:t xml:space="preserve">), and thus the logistic model </w:t>
      </w:r>
      <w:r w:rsidR="00A64159">
        <w:t>may be</w:t>
      </w:r>
      <w:r w:rsidR="00A64159" w:rsidRPr="00207D2A">
        <w:t xml:space="preserve"> </w:t>
      </w:r>
      <w:r w:rsidR="00922BBE" w:rsidRPr="00207D2A">
        <w:t>an unnecessary elaboration</w:t>
      </w:r>
      <w:r w:rsidR="00AD19E4">
        <w:t>.</w:t>
      </w:r>
      <w:r w:rsidR="00922BBE" w:rsidRPr="00207D2A">
        <w:t xml:space="preserve"> </w:t>
      </w:r>
      <w:r w:rsidR="00AD19E4">
        <w:t xml:space="preserve">This is </w:t>
      </w:r>
      <w:r w:rsidR="00922BBE" w:rsidRPr="00207D2A">
        <w:t xml:space="preserve">also </w:t>
      </w:r>
      <w:r w:rsidR="00AD19E4">
        <w:t xml:space="preserve">supported by </w:t>
      </w:r>
      <w:proofErr w:type="spellStart"/>
      <w:r w:rsidR="00922BBE" w:rsidRPr="00207D2A">
        <w:rPr>
          <w:i/>
          <w:iCs/>
        </w:rPr>
        <w:t>max</w:t>
      </w:r>
      <w:r w:rsidR="00922BBE" w:rsidRPr="00207D2A">
        <w:rPr>
          <w:i/>
          <w:iCs/>
          <w:vertAlign w:val="subscript"/>
        </w:rPr>
        <w:t>m</w:t>
      </w:r>
      <w:proofErr w:type="spellEnd"/>
      <w:r w:rsidR="00922BBE" w:rsidRPr="00207D2A">
        <w:t xml:space="preserve"> </w:t>
      </w:r>
      <w:r w:rsidR="00A64159">
        <w:t xml:space="preserve">often </w:t>
      </w:r>
      <w:r w:rsidR="00922BBE" w:rsidRPr="00207D2A">
        <w:t>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r w:rsidR="00C00B6C" w:rsidRPr="00B67D3F">
        <w:rPr>
          <w:b/>
          <w:bCs/>
        </w:rPr>
        <w:t xml:space="preserve">Figure </w:t>
      </w:r>
      <w:r w:rsidR="00C00B6C">
        <w:rPr>
          <w:b/>
          <w:bCs/>
        </w:rPr>
        <w:t>4</w:t>
      </w:r>
      <w:r w:rsidR="001E274D" w:rsidRPr="00207D2A">
        <w:rPr>
          <w:b/>
          <w:bCs/>
        </w:rPr>
        <w:fldChar w:fldCharType="end"/>
      </w:r>
      <w:r w:rsidR="00922BBE" w:rsidRPr="00207D2A">
        <w:t>).</w:t>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39608DD8" w:rsidR="00897888" w:rsidRPr="00164AF4" w:rsidRDefault="00897888" w:rsidP="00897888">
      <w:pPr>
        <w:pStyle w:val="Caption"/>
        <w:rPr>
          <w:i w:val="0"/>
          <w:iCs w:val="0"/>
          <w:color w:val="auto"/>
        </w:rPr>
      </w:pPr>
      <w:bookmarkStart w:id="18" w:name="_Ref203140158"/>
      <w:bookmarkStart w:id="19" w:name="_Ref203140152"/>
      <w:r w:rsidRPr="00164AF4">
        <w:rPr>
          <w:color w:val="auto"/>
        </w:rPr>
        <w:t xml:space="preserve">Figure </w:t>
      </w:r>
      <w:r w:rsidRPr="00164AF4">
        <w:rPr>
          <w:color w:val="auto"/>
        </w:rPr>
        <w:fldChar w:fldCharType="begin"/>
      </w:r>
      <w:r w:rsidRPr="00164AF4">
        <w:rPr>
          <w:color w:val="auto"/>
        </w:rPr>
        <w:instrText xml:space="preserve"> SEQ Figure \* ARABIC </w:instrText>
      </w:r>
      <w:r w:rsidRPr="00164AF4">
        <w:rPr>
          <w:color w:val="auto"/>
        </w:rPr>
        <w:fldChar w:fldCharType="separate"/>
      </w:r>
      <w:r w:rsidR="00C00B6C" w:rsidRPr="00164AF4">
        <w:rPr>
          <w:noProof/>
          <w:color w:val="auto"/>
        </w:rPr>
        <w:t>4</w:t>
      </w:r>
      <w:r w:rsidRPr="00164AF4">
        <w:rPr>
          <w:color w:val="auto"/>
        </w:rPr>
        <w:fldChar w:fldCharType="end"/>
      </w:r>
      <w:bookmarkEnd w:id="18"/>
      <w:r w:rsidRPr="00164AF4">
        <w:rPr>
          <w:color w:val="auto"/>
        </w:rPr>
        <w:t>.</w:t>
      </w:r>
      <w:r w:rsidR="00800531" w:rsidRPr="00164AF4">
        <w:rPr>
          <w:color w:val="auto"/>
        </w:rPr>
        <w:t xml:space="preserve"> </w:t>
      </w:r>
      <w:r w:rsidRPr="00164AF4">
        <w:rPr>
          <w:i w:val="0"/>
          <w:iCs w:val="0"/>
          <w:color w:val="auto"/>
        </w:rPr>
        <w:t>Distribution of bootstrapped parameter estimates mode</w:t>
      </w:r>
      <w:r w:rsidR="0056733A" w:rsidRPr="00164AF4">
        <w:rPr>
          <w:i w:val="0"/>
          <w:iCs w:val="0"/>
          <w:color w:val="auto"/>
        </w:rPr>
        <w:t>l</w:t>
      </w:r>
      <w:r w:rsidRPr="00164AF4">
        <w:rPr>
          <w:i w:val="0"/>
          <w:iCs w:val="0"/>
          <w:color w:val="auto"/>
        </w:rPr>
        <w:t>ling the growth rate of females and small males (≤ 6 m) (</w:t>
      </w:r>
      <w:proofErr w:type="spellStart"/>
      <w:r w:rsidRPr="00164AF4">
        <w:rPr>
          <w:color w:val="auto"/>
        </w:rPr>
        <w:t>fr</w:t>
      </w:r>
      <w:proofErr w:type="spellEnd"/>
      <w:r w:rsidRPr="00164AF4">
        <w:rPr>
          <w:i w:val="0"/>
          <w:iCs w:val="0"/>
          <w:color w:val="auto"/>
        </w:rPr>
        <w:t xml:space="preserve">), the female asymptote of </w:t>
      </w:r>
      <w:r w:rsidRPr="00164AF4">
        <w:rPr>
          <w:color w:val="auto"/>
        </w:rPr>
        <w:t>NR</w:t>
      </w:r>
      <w:r w:rsidRPr="00164AF4">
        <w:rPr>
          <w:i w:val="0"/>
          <w:iCs w:val="0"/>
          <w:color w:val="auto"/>
        </w:rPr>
        <w:t xml:space="preserve"> (</w:t>
      </w:r>
      <w:proofErr w:type="spellStart"/>
      <w:r w:rsidRPr="00164AF4">
        <w:rPr>
          <w:color w:val="auto"/>
        </w:rPr>
        <w:t>max</w:t>
      </w:r>
      <w:r w:rsidRPr="00164AF4">
        <w:rPr>
          <w:color w:val="auto"/>
          <w:vertAlign w:val="subscript"/>
        </w:rPr>
        <w:t>f</w:t>
      </w:r>
      <w:proofErr w:type="spellEnd"/>
      <w:r w:rsidRPr="00164AF4">
        <w:rPr>
          <w:i w:val="0"/>
          <w:iCs w:val="0"/>
          <w:color w:val="auto"/>
        </w:rPr>
        <w:t>), the growth rate of larger males (</w:t>
      </w:r>
      <w:r w:rsidRPr="00164AF4">
        <w:rPr>
          <w:i w:val="0"/>
          <w:iCs w:val="0"/>
          <w:color w:val="auto"/>
        </w:rPr>
        <w:sym w:font="Symbol" w:char="F03E"/>
      </w:r>
      <w:r w:rsidRPr="00164AF4">
        <w:rPr>
          <w:i w:val="0"/>
          <w:iCs w:val="0"/>
          <w:color w:val="auto"/>
        </w:rPr>
        <w:t xml:space="preserve"> 6 m) (</w:t>
      </w:r>
      <w:proofErr w:type="spellStart"/>
      <w:r w:rsidRPr="00164AF4">
        <w:rPr>
          <w:color w:val="auto"/>
        </w:rPr>
        <w:t>mr</w:t>
      </w:r>
      <w:proofErr w:type="spellEnd"/>
      <w:r w:rsidRPr="00164AF4">
        <w:rPr>
          <w:i w:val="0"/>
          <w:iCs w:val="0"/>
          <w:color w:val="auto"/>
        </w:rPr>
        <w:t xml:space="preserve">), and the male asymptote of </w:t>
      </w:r>
      <w:r w:rsidRPr="00164AF4">
        <w:rPr>
          <w:color w:val="auto"/>
        </w:rPr>
        <w:t>NR</w:t>
      </w:r>
      <w:r w:rsidRPr="00164AF4">
        <w:rPr>
          <w:i w:val="0"/>
          <w:iCs w:val="0"/>
          <w:color w:val="auto"/>
        </w:rPr>
        <w:t xml:space="preserve"> (</w:t>
      </w:r>
      <w:proofErr w:type="spellStart"/>
      <w:r w:rsidRPr="00164AF4">
        <w:rPr>
          <w:color w:val="auto"/>
        </w:rPr>
        <w:t>max</w:t>
      </w:r>
      <w:r w:rsidRPr="00164AF4">
        <w:rPr>
          <w:color w:val="auto"/>
          <w:vertAlign w:val="subscript"/>
        </w:rPr>
        <w:t>m</w:t>
      </w:r>
      <w:proofErr w:type="spellEnd"/>
      <w:r w:rsidRPr="00164AF4">
        <w:rPr>
          <w:i w:val="0"/>
          <w:iCs w:val="0"/>
          <w:color w:val="auto"/>
        </w:rPr>
        <w:t>).</w:t>
      </w:r>
      <w:bookmarkEnd w:id="19"/>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rsidP="00B67D3F">
      <w:pPr>
        <w:pStyle w:val="Caption"/>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63AA1AE8" w:rsidR="00583D2A" w:rsidRPr="00207D2A" w:rsidRDefault="00583D2A" w:rsidP="00583D2A">
      <w:pPr>
        <w:pStyle w:val="Caption"/>
      </w:pPr>
      <w:bookmarkStart w:id="20"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C00B6C">
        <w:rPr>
          <w:b/>
          <w:bCs/>
          <w:noProof/>
          <w:color w:val="auto"/>
        </w:rPr>
        <w:t>5</w:t>
      </w:r>
      <w:r w:rsidRPr="00207D2A">
        <w:rPr>
          <w:b/>
          <w:bCs/>
          <w:color w:val="auto"/>
        </w:rPr>
        <w:fldChar w:fldCharType="end"/>
      </w:r>
      <w:bookmarkEnd w:id="20"/>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r w:rsidRPr="00207D2A">
        <w:rPr>
          <w:i w:val="0"/>
          <w:iCs w:val="0"/>
          <w:color w:val="auto"/>
        </w:rPr>
        <w:t xml:space="preserve"> base of the dorsal fin</w:t>
      </w:r>
      <w:r w:rsidR="00FC74A0" w:rsidRPr="00207D2A">
        <w:rPr>
          <w:i w:val="0"/>
          <w:iCs w:val="0"/>
          <w:color w:val="auto"/>
        </w:rPr>
        <w:t xml:space="preserve"> (</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r w:rsidRPr="00207D2A">
        <w:rPr>
          <w:color w:val="auto"/>
        </w:rPr>
        <w:t>R</w:t>
      </w:r>
      <w:r w:rsidR="000023FA" w:rsidRPr="00B67D3F">
        <w:rPr>
          <w:color w:val="auto"/>
          <w:vertAlign w:val="subscript"/>
        </w:rPr>
        <w:t>flipper</w:t>
      </w:r>
      <w:r w:rsidRPr="00207D2A">
        <w:rPr>
          <w:color w:val="auto"/>
        </w:rPr>
        <w:t xml:space="preserve"> </w:t>
      </w:r>
      <w:r w:rsidRPr="00207D2A">
        <w:rPr>
          <w:i w:val="0"/>
          <w:iCs w:val="0"/>
          <w:color w:val="auto"/>
        </w:rPr>
        <w:t>values 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64781326" w14:textId="1EC2716B" w:rsidR="00866EC2" w:rsidRPr="00866EC2" w:rsidRDefault="00583D2A" w:rsidP="00583D2A">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r w:rsidR="007479DB">
        <w:t xml:space="preserve">a </w:t>
      </w:r>
      <w:r w:rsidRPr="00207D2A">
        <w:t>high probability</w:t>
      </w:r>
      <w:r w:rsidR="003C2CB8" w:rsidRPr="00207D2A">
        <w:t xml:space="preserve"> (</w:t>
      </w:r>
      <w:r w:rsidR="003C2CB8" w:rsidRPr="00207D2A">
        <w:rPr>
          <w:i/>
          <w:iCs/>
        </w:rPr>
        <w:t>P(f) &gt; 0.95</w:t>
      </w:r>
      <w:r w:rsidR="003C2CB8" w:rsidRPr="00207D2A">
        <w:t xml:space="preserve">) </w:t>
      </w:r>
      <w:r w:rsidRPr="00207D2A">
        <w:t>of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00866EC2">
        <w:rPr>
          <w:i/>
          <w:iCs/>
          <w:vertAlign w:val="subscript"/>
        </w:rPr>
        <w:t xml:space="preserve"> </w:t>
      </w:r>
      <w:r w:rsidR="00866EC2">
        <w:t>(</w:t>
      </w:r>
      <w:r w:rsidR="00866EC2">
        <w:rPr>
          <w:b/>
          <w:bCs/>
        </w:rPr>
        <w:t>Figure 6)</w:t>
      </w:r>
      <w:r w:rsidRPr="00207D2A">
        <w:t xml:space="preserve">. </w:t>
      </w:r>
      <w:r w:rsidR="005466B0">
        <w:t xml:space="preserve">This size range slightly exceeds the maximum recorded female length, 12 m </w:t>
      </w:r>
      <w:r w:rsidR="005466B0">
        <w:fldChar w:fldCharType="begin"/>
      </w:r>
      <w:r w:rsidR="005466B0">
        <w:instrText xml:space="preserve"> ADDIN ZOTERO_ITEM CSL_CITATION {"citationID":"ac7q49g6as","properties":{"formattedCitation":"\\super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5466B0">
        <w:fldChar w:fldCharType="separate"/>
      </w:r>
      <w:r w:rsidR="005466B0" w:rsidRPr="00A40687">
        <w:rPr>
          <w:kern w:val="0"/>
          <w:szCs w:val="24"/>
          <w:vertAlign w:val="superscript"/>
          <w:lang w:val="en-US"/>
        </w:rPr>
        <w:t>41</w:t>
      </w:r>
      <w:r w:rsidR="005466B0">
        <w:fldChar w:fldCharType="end"/>
      </w:r>
      <w:r w:rsidR="005466B0"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r w:rsidR="003C2CB8" w:rsidRPr="00207D2A">
        <w:t xml:space="preserve">exceeding </w:t>
      </w:r>
      <w:r w:rsidR="005466B0">
        <w:t>typical recorded female lengths (&gt;12)</w:t>
      </w:r>
      <w:r w:rsidRPr="00207D2A">
        <w:t>.</w:t>
      </w:r>
      <w:r w:rsidR="001C3A91" w:rsidRPr="00207D2A">
        <w:t xml:space="preserve"> </w:t>
      </w:r>
      <w:r w:rsidR="00866EC2">
        <w:t xml:space="preserve">Both individuals from the North Atlantic fell within the size range expected for males (&gt; 12.5 m) </w:t>
      </w:r>
      <w:r w:rsidR="00685FF8">
        <w:t xml:space="preserve">and had </w:t>
      </w:r>
      <w:r w:rsidR="004C5026">
        <w:t xml:space="preserve">relatively large </w:t>
      </w:r>
      <w:r w:rsidR="004C5026" w:rsidRPr="00207D2A">
        <w:rPr>
          <w:i/>
          <w:iCs/>
        </w:rPr>
        <w:t>NR</w:t>
      </w:r>
      <w:r w:rsidR="004C5026" w:rsidRPr="00207D2A">
        <w:rPr>
          <w:i/>
          <w:iCs/>
          <w:vertAlign w:val="subscript"/>
        </w:rPr>
        <w:t>flipper</w:t>
      </w:r>
      <w:r w:rsidR="004C5026">
        <w:t xml:space="preserve"> measurements (&gt;0.38), and </w:t>
      </w:r>
      <w:r w:rsidR="00866EC2">
        <w:rPr>
          <w:i/>
          <w:iCs/>
        </w:rPr>
        <w:t>P(f)</w:t>
      </w:r>
      <w:r w:rsidR="00866EC2">
        <w:t xml:space="preserve"> estimates &lt;0.001</w:t>
      </w:r>
      <w:r w:rsidR="004C5026">
        <w:t xml:space="preserve"> (</w:t>
      </w:r>
      <w:r w:rsidR="004C5026">
        <w:rPr>
          <w:b/>
          <w:bCs/>
        </w:rPr>
        <w:t>Figure 6</w:t>
      </w:r>
      <w:r w:rsidR="004C5026" w:rsidRPr="00B67D3F">
        <w:t>)</w:t>
      </w:r>
      <w:r w:rsidR="00866EC2">
        <w:t xml:space="preserve">. </w:t>
      </w:r>
    </w:p>
    <w:p w14:paraId="385C2218" w14:textId="77777777" w:rsidR="00583D2A" w:rsidRPr="00207D2A" w:rsidRDefault="00583D2A" w:rsidP="00583D2A"/>
    <w:p w14:paraId="4194BA20" w14:textId="4F9DBF89" w:rsidR="00583D2A" w:rsidRPr="00207D2A" w:rsidRDefault="00DE08C4" w:rsidP="00583D2A">
      <w:r>
        <w:rPr>
          <w:noProof/>
        </w:rPr>
        <w:lastRenderedPageBreak/>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4624DCB5" w:rsidR="005F05A3" w:rsidRPr="00207D2A" w:rsidRDefault="00583D2A" w:rsidP="005F05A3">
      <w:pPr>
        <w:pStyle w:val="Caption"/>
        <w:rPr>
          <w:i w:val="0"/>
          <w:iCs w:val="0"/>
          <w:color w:val="auto"/>
        </w:rPr>
      </w:pPr>
      <w:bookmarkStart w:id="21" w:name="_Ref201777743"/>
      <w:r w:rsidRPr="00207D2A">
        <w:rPr>
          <w:b/>
          <w:bCs/>
          <w:color w:val="auto"/>
        </w:rPr>
        <w:t xml:space="preserve">Figure </w:t>
      </w:r>
      <w:bookmarkEnd w:id="21"/>
      <w:r w:rsidR="00CF02DB">
        <w:rPr>
          <w:b/>
          <w:bCs/>
          <w:color w:val="auto"/>
        </w:rPr>
        <w:t>6</w:t>
      </w:r>
      <w:r w:rsidRPr="00207D2A">
        <w:rPr>
          <w:b/>
          <w:bCs/>
          <w:color w:val="auto"/>
        </w:rPr>
        <w:t>.</w:t>
      </w:r>
      <w:r w:rsidRPr="00207D2A">
        <w:rPr>
          <w:color w:val="auto"/>
        </w:rPr>
        <w:t xml:space="preserve"> </w:t>
      </w:r>
      <w:r w:rsidRPr="00207D2A">
        <w:rPr>
          <w:i w:val="0"/>
          <w:iCs w:val="0"/>
          <w:color w:val="auto"/>
        </w:rPr>
        <w:t>Bootstrapped 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w:t>
      </w:r>
      <w:r w:rsidRPr="0020338D">
        <w:rPr>
          <w:i w:val="0"/>
          <w:iCs w:val="0"/>
          <w:color w:val="auto"/>
        </w:rPr>
        <w:t xml:space="preserve">denotes whether individuals were observed </w:t>
      </w:r>
      <w:r w:rsidR="00F63EC0" w:rsidRPr="0020338D">
        <w:rPr>
          <w:i w:val="0"/>
          <w:iCs w:val="0"/>
          <w:color w:val="auto"/>
        </w:rPr>
        <w:t>involved in peduncle dives (triangles = receiving, squares = doing, circles = none).</w:t>
      </w:r>
      <w:r w:rsidRPr="0020338D">
        <w:rPr>
          <w:i w:val="0"/>
          <w:iCs w:val="0"/>
          <w:color w:val="auto"/>
        </w:rPr>
        <w:t xml:space="preserve"> </w:t>
      </w:r>
      <w:r w:rsidR="007253FA" w:rsidRPr="0020338D">
        <w:rPr>
          <w:i w:val="0"/>
          <w:iCs w:val="0"/>
          <w:color w:val="auto"/>
        </w:rPr>
        <w:t xml:space="preserve">The </w:t>
      </w:r>
      <w:r w:rsidR="009E712A">
        <w:rPr>
          <w:i w:val="0"/>
          <w:iCs w:val="0"/>
          <w:color w:val="auto"/>
        </w:rPr>
        <w:t>diamond</w:t>
      </w:r>
      <w:r w:rsidR="007253FA" w:rsidRPr="0020338D">
        <w:rPr>
          <w:i w:val="0"/>
          <w:iCs w:val="0"/>
          <w:color w:val="auto"/>
        </w:rPr>
        <w:t xml:space="preserve"> show males observed in the North Atlantic</w:t>
      </w:r>
      <w:r w:rsidR="00077A16" w:rsidRPr="0020338D">
        <w:rPr>
          <w:i w:val="0"/>
          <w:iCs w:val="0"/>
          <w:color w:val="auto"/>
        </w:rPr>
        <w:t xml:space="preserve"> and Arctic Oceans</w:t>
      </w:r>
      <w:r w:rsidR="007253FA" w:rsidRPr="0020338D">
        <w:rPr>
          <w:i w:val="0"/>
          <w:iCs w:val="0"/>
          <w:color w:val="auto"/>
        </w:rPr>
        <w:t xml:space="preserve">. </w:t>
      </w:r>
      <w:r w:rsidRPr="0020338D">
        <w:rPr>
          <w:i w:val="0"/>
          <w:iCs w:val="0"/>
          <w:color w:val="auto"/>
        </w:rPr>
        <w:t xml:space="preserve">Dashed vertical lines indicate the minimum body lengths associated with sperm whale sex and age classes </w:t>
      </w:r>
      <w:r w:rsidR="0020338D" w:rsidRPr="0020338D">
        <w:rPr>
          <w:i w:val="0"/>
          <w:iCs w:val="0"/>
          <w:color w:val="auto"/>
        </w:rPr>
        <w:t xml:space="preserve">defined in </w:t>
      </w:r>
      <w:r w:rsidR="0020338D" w:rsidRPr="0020338D">
        <w:rPr>
          <w:b/>
          <w:bCs/>
          <w:i w:val="0"/>
          <w:iCs w:val="0"/>
          <w:color w:val="auto"/>
        </w:rPr>
        <w:t>Table 1</w:t>
      </w:r>
      <w:r w:rsidR="0020338D" w:rsidRPr="0020338D">
        <w:rPr>
          <w:i w:val="0"/>
          <w:iCs w:val="0"/>
          <w:color w:val="auto"/>
        </w:rPr>
        <w:t xml:space="preserve"> as follows: calf (C), juvenile (J), sub-adult (SA), adult female (AF adult male and mature female (AM/MF), maximum female length (Fmax), and mature male (MM).</w:t>
      </w:r>
    </w:p>
    <w:p w14:paraId="6E24863A" w14:textId="3598D999" w:rsidR="00866EC2" w:rsidRDefault="00866EC2" w:rsidP="00B67D3F">
      <w:r>
        <w:rPr>
          <w:i/>
          <w:iCs/>
        </w:rPr>
        <w:t xml:space="preserve">P(f) </w:t>
      </w:r>
      <w:r>
        <w:t xml:space="preserve">estimates were robust to varying </w:t>
      </w:r>
      <w:r>
        <w:rPr>
          <w:i/>
          <w:iCs/>
        </w:rPr>
        <w:t xml:space="preserve">chm </w:t>
      </w:r>
      <w:r>
        <w:t xml:space="preserve">and prior </w:t>
      </w:r>
      <w:r>
        <w:rPr>
          <w:i/>
          <w:iCs/>
        </w:rPr>
        <w:t>P(f)</w:t>
      </w:r>
      <w:r>
        <w:t xml:space="preserve"> values for most individuals, particularly for those that had consistently either high or low probabilities of being female (</w:t>
      </w:r>
      <w:r>
        <w:rPr>
          <w:b/>
          <w:bCs/>
        </w:rPr>
        <w:t>Supplementary Material 4</w:t>
      </w:r>
      <w:r>
        <w:t xml:space="preserve">). Individuals for which varying parameter values had a more considerable effect (i.e., &gt; 0.05 difference in </w:t>
      </w:r>
      <w:r>
        <w:rPr>
          <w:i/>
          <w:iCs/>
        </w:rPr>
        <w:t>P(f)</w:t>
      </w:r>
      <w:r>
        <w:t xml:space="preserve"> between scenarios) had generally intermediate posterior </w:t>
      </w:r>
      <w:r>
        <w:rPr>
          <w:i/>
          <w:iCs/>
        </w:rPr>
        <w:t xml:space="preserve">P(f) </w:t>
      </w:r>
      <w:r>
        <w:t xml:space="preserve">estimates (0.25-0.80), and wide bootstrapped 95% confidence intervals. </w:t>
      </w:r>
      <w:r w:rsidRPr="00207D2A">
        <w:t xml:space="preserve">Images of a sample of individuals and their corresponding </w:t>
      </w:r>
      <w:r w:rsidRPr="00207D2A">
        <w:rPr>
          <w:i/>
          <w:iCs/>
        </w:rPr>
        <w:t>P(f)</w:t>
      </w:r>
      <w:r w:rsidRPr="00207D2A">
        <w:t xml:space="preserve"> values are shown in </w:t>
      </w:r>
      <w:r w:rsidRPr="00207D2A">
        <w:rPr>
          <w:b/>
          <w:bCs/>
        </w:rPr>
        <w:t xml:space="preserve">Supplementary Material </w:t>
      </w:r>
      <w:r>
        <w:rPr>
          <w:b/>
          <w:bCs/>
        </w:rPr>
        <w:t>5</w:t>
      </w:r>
      <w:r w:rsidRPr="00207D2A">
        <w:t xml:space="preserve">. </w:t>
      </w:r>
      <w:r>
        <w:t xml:space="preserve"> </w:t>
      </w:r>
    </w:p>
    <w:p w14:paraId="20B5FB0D" w14:textId="1AE213F6" w:rsidR="00583D2A" w:rsidRPr="00207D2A" w:rsidRDefault="00583D2A" w:rsidP="00B67D3F">
      <w:pPr>
        <w:pStyle w:val="Heading4"/>
      </w:pPr>
      <w:r w:rsidRPr="00207D2A">
        <w:rPr>
          <w:rFonts w:cs="Times New Roman"/>
        </w:rPr>
        <w:t>3.3.3 Peduncle dive patterns</w:t>
      </w:r>
    </w:p>
    <w:p w14:paraId="006CE085" w14:textId="2E636193" w:rsidR="00583D2A" w:rsidRPr="00207D2A" w:rsidRDefault="00583D2A" w:rsidP="00583D2A">
      <w:r w:rsidRPr="00207D2A">
        <w:t xml:space="preserve">We inspected </w:t>
      </w:r>
      <w:r w:rsidR="0042222D">
        <w:t>72 recordings (5 – 12 min long)</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lastRenderedPageBreak/>
        <w:fldChar w:fldCharType="end"/>
      </w:r>
      <w:r w:rsidR="00ED60A3">
        <w:rPr>
          <w:b/>
          <w:bCs/>
        </w:rPr>
        <w:t>7</w:t>
      </w:r>
      <w:r w:rsidRPr="00207D2A">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74604ECE" w:rsidR="00583D2A" w:rsidRPr="00207D2A" w:rsidRDefault="00583D2A" w:rsidP="00583D2A">
      <w:r w:rsidRPr="00207D2A">
        <w:t>Length measurements of individuals that performed peduncle dives either fell within the total length ranges corresponding to ca</w:t>
      </w:r>
      <w:r w:rsidR="0039636A">
        <w:t>l</w:t>
      </w:r>
      <w:r w:rsidRPr="00207D2A">
        <w:t xml:space="preserve">ves (n = 1) or juveniles (n = 3;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had high probability and certainty of being female</w:t>
      </w:r>
      <w:r w:rsidR="00C00B6C">
        <w:t xml:space="preserve"> (</w:t>
      </w:r>
      <w:r w:rsidR="00C00B6C">
        <w:rPr>
          <w:i/>
          <w:iCs/>
        </w:rPr>
        <w:t xml:space="preserve">P(f) = </w:t>
      </w:r>
      <w:r w:rsidR="00C00B6C">
        <w:t>1, 95% CI [0.99, 1.00]</w:t>
      </w:r>
      <w:r w:rsidR="001E0016" w:rsidRPr="00207D2A">
        <w:t>.</w:t>
      </w:r>
      <w:r w:rsidRPr="00207D2A">
        <w:t xml:space="preserve"> </w:t>
      </w:r>
      <w:r w:rsidR="009B793A" w:rsidRPr="00207D2A">
        <w:t xml:space="preserve">The remaining three individuals had lower probabilities of being female associated with a high degree of uncertainty (ID11 </w:t>
      </w:r>
      <w:r w:rsidR="009B793A" w:rsidRPr="00B67D3F">
        <w:rPr>
          <w:i/>
          <w:iCs/>
        </w:rPr>
        <w:t>P(f)</w:t>
      </w:r>
      <w:r w:rsidR="009B793A" w:rsidRPr="00207D2A">
        <w:t xml:space="preserve"> = 0.</w:t>
      </w:r>
      <w:r w:rsidR="00C00B6C">
        <w:t>38</w:t>
      </w:r>
      <w:r w:rsidR="009B793A" w:rsidRPr="00207D2A">
        <w:t xml:space="preserve">, 95% CI [&lt;0.01, 1.00]; ID75 </w:t>
      </w:r>
      <w:r w:rsidR="009B793A" w:rsidRPr="00B67D3F">
        <w:rPr>
          <w:i/>
          <w:iCs/>
        </w:rPr>
        <w:t xml:space="preserve">P(f) </w:t>
      </w:r>
      <w:r w:rsidR="009B793A" w:rsidRPr="00207D2A">
        <w:t>= 0.6</w:t>
      </w:r>
      <w:r w:rsidR="00C00B6C">
        <w:t>1</w:t>
      </w:r>
      <w:r w:rsidR="009B793A" w:rsidRPr="00207D2A">
        <w:t>, 95% CI [0.1</w:t>
      </w:r>
      <w:r w:rsidR="00C00B6C">
        <w:t>2</w:t>
      </w:r>
      <w:r w:rsidR="009B793A" w:rsidRPr="00207D2A">
        <w:t>, 0.9</w:t>
      </w:r>
      <w:r w:rsidR="00C00B6C">
        <w:t>6</w:t>
      </w:r>
      <w:r w:rsidR="009B793A" w:rsidRPr="00207D2A">
        <w:t xml:space="preserve">]; ID76 </w:t>
      </w:r>
      <w:r w:rsidR="009B793A" w:rsidRPr="00B67D3F">
        <w:rPr>
          <w:i/>
          <w:iCs/>
        </w:rPr>
        <w:t>P(f)</w:t>
      </w:r>
      <w:r w:rsidR="009B793A" w:rsidRPr="00207D2A">
        <w:t xml:space="preserve"> = 0.</w:t>
      </w:r>
      <w:r w:rsidR="00C00B6C">
        <w:t>91</w:t>
      </w:r>
      <w:r w:rsidR="00052A57" w:rsidRPr="00207D2A">
        <w:t>, 95% CI [0.5</w:t>
      </w:r>
      <w:r w:rsidR="00C00B6C">
        <w:t>2</w:t>
      </w:r>
      <w:r w:rsidR="00052A57" w:rsidRPr="00207D2A">
        <w:t>,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DD5057">
        <w:rPr>
          <w:b/>
          <w:bCs/>
        </w:rPr>
        <w:t>7</w:t>
      </w:r>
      <w:r w:rsidR="00052A57" w:rsidRPr="00207D2A">
        <w:t>)</w:t>
      </w:r>
      <w:r w:rsidRPr="00207D2A">
        <w:t>.</w:t>
      </w:r>
    </w:p>
    <w:p w14:paraId="23B686B5" w14:textId="68AC55E7" w:rsidR="00583D2A" w:rsidRPr="00207D2A" w:rsidRDefault="005E293F" w:rsidP="00583D2A">
      <w:pPr>
        <w:keepNext/>
      </w:pPr>
      <w:del w:id="22" w:author="Christine K" w:date="2025-09-26T13:54:00Z">
        <w:r w:rsidRPr="00207D2A" w:rsidDel="00B904CD">
          <w:rPr>
            <w:noProof/>
          </w:rPr>
          <mc:AlternateContent>
            <mc:Choice Requires="wps">
              <w:drawing>
                <wp:anchor distT="0" distB="0" distL="114300" distR="114300" simplePos="0" relativeHeight="251659264" behindDoc="0" locked="0" layoutInCell="1" allowOverlap="1" wp14:anchorId="44AA36F8" wp14:editId="40558D42">
                  <wp:simplePos x="0" y="0"/>
                  <wp:positionH relativeFrom="column">
                    <wp:posOffset>5747518</wp:posOffset>
                  </wp:positionH>
                  <wp:positionV relativeFrom="paragraph">
                    <wp:posOffset>2427273</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4B8CB" id="Rectangle 29" o:spid="_x0000_s1026" style="position:absolute;margin-left:452.55pt;margin-top:191.1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" fillcolor="white [3212]" stroked="f" strokeweight="1pt"/>
              </w:pict>
            </mc:Fallback>
          </mc:AlternateContent>
        </w:r>
      </w:del>
      <w:r w:rsidR="00EB5564">
        <w:rPr>
          <w:noProof/>
        </w:rPr>
        <w:drawing>
          <wp:inline distT="0" distB="0" distL="0" distR="0" wp14:anchorId="109E142E" wp14:editId="4E07B5FA">
            <wp:extent cx="5943600" cy="3396615"/>
            <wp:effectExtent l="0" t="0" r="0" b="0"/>
            <wp:docPr id="805550093" name="Picture 3"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0093" name="Picture 3" descr="A graph showing a number of poin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94E32DC" w14:textId="0F457479" w:rsidR="00EB5564" w:rsidRPr="00EB5564" w:rsidRDefault="00583D2A" w:rsidP="00B67D3F">
      <w:pPr>
        <w:pStyle w:val="Caption"/>
      </w:pPr>
      <w:bookmarkStart w:id="23" w:name="_Ref201915523"/>
      <w:r w:rsidRPr="00207D2A">
        <w:rPr>
          <w:b/>
          <w:bCs/>
          <w:color w:val="auto"/>
        </w:rPr>
        <w:t xml:space="preserve">Figure </w:t>
      </w:r>
      <w:bookmarkEnd w:id="23"/>
      <w:r w:rsidR="00CF02DB">
        <w:rPr>
          <w:b/>
          <w:bCs/>
          <w:color w:val="auto"/>
        </w:rPr>
        <w:t>7</w:t>
      </w:r>
      <w:r w:rsidRPr="00207D2A">
        <w:rPr>
          <w:b/>
          <w:bCs/>
          <w:color w:val="auto"/>
        </w:rPr>
        <w:t xml:space="preserve">. </w:t>
      </w:r>
      <w:r w:rsidRPr="0020338D">
        <w:rPr>
          <w:i w:val="0"/>
          <w:iCs w:val="0"/>
          <w:color w:val="auto"/>
        </w:rPr>
        <w:t xml:space="preserve">Mean total length (m) distribution of individual sperm whales observed doing, receiving, or not involved in peduncle dives (PD). Points are colored by the </w:t>
      </w:r>
      <w:r w:rsidR="00A74405" w:rsidRPr="0020338D">
        <w:rPr>
          <w:i w:val="0"/>
          <w:iCs w:val="0"/>
          <w:color w:val="auto"/>
        </w:rPr>
        <w:t xml:space="preserve">bootstrapped </w:t>
      </w:r>
      <w:r w:rsidRPr="0020338D">
        <w:rPr>
          <w:i w:val="0"/>
          <w:iCs w:val="0"/>
          <w:color w:val="auto"/>
        </w:rPr>
        <w:t xml:space="preserve">mean P(f) estimated using </w:t>
      </w:r>
      <w:r w:rsidR="00A74405" w:rsidRPr="0020338D">
        <w:rPr>
          <w:color w:val="auto"/>
        </w:rPr>
        <w:t>NR</w:t>
      </w:r>
      <w:r w:rsidR="00A74405" w:rsidRPr="0020338D">
        <w:rPr>
          <w:color w:val="auto"/>
          <w:vertAlign w:val="subscript"/>
        </w:rPr>
        <w:t>flipper</w:t>
      </w:r>
      <w:r w:rsidR="00A74405" w:rsidRPr="0020338D">
        <w:rPr>
          <w:i w:val="0"/>
          <w:iCs w:val="0"/>
          <w:color w:val="auto"/>
        </w:rPr>
        <w:t xml:space="preserve"> </w:t>
      </w:r>
      <w:r w:rsidRPr="0020338D">
        <w:rPr>
          <w:i w:val="0"/>
          <w:iCs w:val="0"/>
          <w:color w:val="auto"/>
        </w:rPr>
        <w:t xml:space="preserve">models or </w:t>
      </w:r>
      <w:commentRangeStart w:id="24"/>
      <w:r w:rsidRPr="0020338D">
        <w:rPr>
          <w:i w:val="0"/>
          <w:iCs w:val="0"/>
          <w:color w:val="auto"/>
        </w:rPr>
        <w:t xml:space="preserve">are </w:t>
      </w:r>
      <w:r w:rsidR="00A74405" w:rsidRPr="0020338D">
        <w:rPr>
          <w:i w:val="0"/>
          <w:iCs w:val="0"/>
          <w:color w:val="auto"/>
        </w:rPr>
        <w:t>shown as asterisks</w:t>
      </w:r>
      <w:r w:rsidRPr="0020338D">
        <w:rPr>
          <w:i w:val="0"/>
          <w:iCs w:val="0"/>
          <w:color w:val="auto"/>
        </w:rPr>
        <w:t xml:space="preserve"> if </w:t>
      </w:r>
      <w:r w:rsidR="00A74405" w:rsidRPr="0020338D">
        <w:rPr>
          <w:color w:val="auto"/>
        </w:rPr>
        <w:t>NR</w:t>
      </w:r>
      <w:r w:rsidR="00A74405" w:rsidRPr="0020338D">
        <w:rPr>
          <w:color w:val="auto"/>
          <w:vertAlign w:val="subscript"/>
        </w:rPr>
        <w:t>flipper</w:t>
      </w:r>
      <w:r w:rsidRPr="0020338D">
        <w:rPr>
          <w:i w:val="0"/>
          <w:iCs w:val="0"/>
          <w:color w:val="auto"/>
        </w:rPr>
        <w:t xml:space="preserve"> could not be </w:t>
      </w:r>
      <w:r w:rsidR="00232656" w:rsidRPr="0020338D">
        <w:rPr>
          <w:i w:val="0"/>
          <w:iCs w:val="0"/>
          <w:color w:val="auto"/>
        </w:rPr>
        <w:t>measure</w:t>
      </w:r>
      <w:commentRangeEnd w:id="24"/>
      <w:r w:rsidR="00B904CD">
        <w:rPr>
          <w:rStyle w:val="CommentReference"/>
          <w:i w:val="0"/>
          <w:iCs w:val="0"/>
          <w:color w:val="auto"/>
        </w:rPr>
        <w:commentReference w:id="24"/>
      </w:r>
      <w:r w:rsidR="00232656" w:rsidRPr="0020338D">
        <w:rPr>
          <w:i w:val="0"/>
          <w:iCs w:val="0"/>
          <w:color w:val="auto"/>
        </w:rPr>
        <w:t>d</w:t>
      </w:r>
      <w:r w:rsidRPr="0020338D">
        <w:rPr>
          <w:i w:val="0"/>
          <w:iCs w:val="0"/>
          <w:color w:val="auto"/>
        </w:rPr>
        <w:t xml:space="preserve">. </w:t>
      </w:r>
      <w:r w:rsidR="0020338D" w:rsidRPr="0020338D">
        <w:rPr>
          <w:rStyle w:val="CommentReference"/>
          <w:i w:val="0"/>
          <w:iCs w:val="0"/>
          <w:color w:val="auto"/>
          <w:sz w:val="18"/>
          <w:szCs w:val="18"/>
        </w:rPr>
        <w:t xml:space="preserve">Dashed horizontal </w:t>
      </w:r>
      <w:r w:rsidR="0020338D" w:rsidRPr="0020338D">
        <w:rPr>
          <w:i w:val="0"/>
          <w:iCs w:val="0"/>
          <w:color w:val="auto"/>
        </w:rPr>
        <w:t>lines show age-developmental stage classes defined</w:t>
      </w:r>
      <w:r w:rsidR="0020338D" w:rsidRPr="0020338D">
        <w:rPr>
          <w:b/>
          <w:bCs/>
          <w:i w:val="0"/>
          <w:iCs w:val="0"/>
          <w:color w:val="auto"/>
        </w:rPr>
        <w:t xml:space="preserve"> in Table 1</w:t>
      </w:r>
      <w:r w:rsidR="0020338D" w:rsidRPr="0020338D">
        <w:rPr>
          <w:i w:val="0"/>
          <w:iCs w:val="0"/>
          <w:color w:val="auto"/>
        </w:rPr>
        <w:t xml:space="preserve"> as follows: calf (C), juvenile (J), sub-adult (SA), adult female (AF adult male and mature female (AM/MF), maximum female length (Fmax), and mature male (MM).</w:t>
      </w:r>
    </w:p>
    <w:p w14:paraId="0672BFB9" w14:textId="3ED2CDB2" w:rsidR="00862972" w:rsidRPr="00207D2A" w:rsidRDefault="00AC5D18" w:rsidP="00EA7AE3">
      <w:pPr>
        <w:pStyle w:val="Heading2"/>
        <w:rPr>
          <w:rFonts w:cs="Times New Roman"/>
        </w:rPr>
      </w:pPr>
      <w:r w:rsidRPr="00B67D3F">
        <w:rPr>
          <w:rFonts w:cs="Times New Roman"/>
        </w:rPr>
        <w:lastRenderedPageBreak/>
        <w:t>4. DISCUSSION</w:t>
      </w:r>
    </w:p>
    <w:p w14:paraId="7F271DC8" w14:textId="7FBA9011"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Despite uncertainty arising from different sources of measurement error, we found that nose-to-body ratio measurements based on snout to flipper distances (</w:t>
      </w:r>
      <w:r w:rsidRPr="00207D2A">
        <w:rPr>
          <w:i/>
          <w:iCs/>
        </w:rPr>
        <w:t>NR</w:t>
      </w:r>
      <w:r w:rsidRPr="00207D2A">
        <w:rPr>
          <w:i/>
          <w:iCs/>
          <w:vertAlign w:val="subscript"/>
        </w:rPr>
        <w:t>flipper</w:t>
      </w:r>
      <w:r w:rsidRPr="00207D2A">
        <w:t>) reliably captured the development of sexual dimorphism in sperm whales’ noses</w:t>
      </w:r>
      <w:r w:rsidR="0056733A">
        <w:t>, with male and female growth curves diverging with increasing length</w:t>
      </w:r>
      <w:r w:rsidRPr="00207D2A">
        <w:fldChar w:fldCharType="begin"/>
      </w:r>
      <w:r w:rsidR="00DC1D0D">
        <w:instrText xml:space="preserve"> ADDIN ZOTERO_ITEM CSL_CITATION {"citationID":"a1rt14bckep","properties":{"formattedCitation":"\\super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22,23</w:t>
      </w:r>
      <w:r w:rsidRPr="00207D2A">
        <w:fldChar w:fldCharType="end"/>
      </w:r>
      <w:r w:rsidRPr="00207D2A">
        <w:t xml:space="preserve">. </w:t>
      </w:r>
      <w:r w:rsidR="0056733A">
        <w:t>S</w:t>
      </w:r>
      <w:r w:rsidRPr="00207D2A">
        <w:t>ome individuals could be classified as males</w:t>
      </w:r>
      <w:r w:rsidR="00820837" w:rsidRPr="00207D2A">
        <w:t xml:space="preserve"> or </w:t>
      </w:r>
      <w:r w:rsidRPr="00207D2A">
        <w:t xml:space="preserve">females with high confidence based on their posterior probability estimates, </w:t>
      </w:r>
      <w:r w:rsidR="0056733A">
        <w:t xml:space="preserve">while </w:t>
      </w:r>
      <w:r w:rsidRPr="00207D2A">
        <w:t xml:space="preserve">others lacked the certainty to be assigned as either. 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12765D79" w:rsidR="00B80788" w:rsidRPr="00207D2A" w:rsidRDefault="0056733A" w:rsidP="00B80788">
      <w:pPr>
        <w:spacing w:line="360" w:lineRule="auto"/>
      </w:pPr>
      <w:r>
        <w:t>O</w:t>
      </w:r>
      <w:r w:rsidRPr="00207D2A">
        <w:t xml:space="preserve">ur estimates of total body length </w:t>
      </w:r>
      <w:r>
        <w:t>were</w:t>
      </w:r>
      <w:r w:rsidRPr="00207D2A">
        <w:t xml:space="preserve"> within previously reported size ranges for sperm whales obtained through direct measurements </w:t>
      </w:r>
      <w:r w:rsidRPr="00207D2A">
        <w:fldChar w:fldCharType="begin"/>
      </w:r>
      <w:r w:rsidR="00A40687">
        <w:instrText xml:space="preserve"> ADDIN ZOTERO_ITEM CSL_CITATION {"citationID":"a16gv4nek9a","properties":{"formattedCitation":"\\super 34,41\\nosupersub{}","plainCitation":"34,41","noteIndex":0},"citationItems":[{"id":1931,"uris":["http://zotero.org/users/5395629/items/QZ2YHGLH"],"itemData":{"id":1931,"type":"article-journal","container-title":"Reports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00A40687" w:rsidRPr="00A40687">
        <w:rPr>
          <w:kern w:val="0"/>
          <w:szCs w:val="24"/>
          <w:vertAlign w:val="superscript"/>
          <w:lang w:val="en-US"/>
        </w:rPr>
        <w:t>34,41</w:t>
      </w:r>
      <w:r w:rsidRPr="00207D2A">
        <w:fldChar w:fldCharType="end"/>
      </w:r>
      <w:r w:rsidRPr="00207D2A">
        <w:t xml:space="preserve">. </w:t>
      </w:r>
      <w:r w:rsidR="00B80788" w:rsidRPr="00207D2A">
        <w:t xml:space="preserve">The uncertainty in </w:t>
      </w:r>
      <w:r w:rsidR="00B80788" w:rsidRPr="00207D2A">
        <w:rPr>
          <w:i/>
          <w:iCs/>
        </w:rPr>
        <w:t xml:space="preserve">TL </w:t>
      </w:r>
      <w:r w:rsidR="00B80788" w:rsidRPr="00207D2A">
        <w:t xml:space="preserve">estimates of our UAV system (CV = 2.0%) </w:t>
      </w:r>
      <w:r w:rsidR="007D5A61">
        <w:t>was comparable to most</w:t>
      </w:r>
      <w:r w:rsidR="00B80788" w:rsidRPr="00207D2A">
        <w:t xml:space="preserve"> boat-based photogrammetric methods relying on laser photogrammetry</w:t>
      </w:r>
      <w:r w:rsidR="0020338D">
        <w:t xml:space="preserve"> (</w:t>
      </w:r>
      <w:r w:rsidR="0020338D" w:rsidRPr="0020338D">
        <w:t>CV = 1.3 - 5.1%</w:t>
      </w:r>
      <w:r w:rsidR="00B80788" w:rsidRPr="00207D2A">
        <w:fldChar w:fldCharType="begin"/>
      </w:r>
      <w:r w:rsidR="00164AF4">
        <w:instrText xml:space="preserve"> ADDIN ZOTERO_ITEM CSL_CITATION {"citationID":"a1jmmerfdta","properties":{"formattedCitation":"\\super 42\\uc0\\u8211{}44\\nosupersub{}","plainCitation":"42–44","noteIndex":0},"citationItems":[{"id":41,"uris":["http://zotero.org/users/5395629/items/VDH3ARTP"],"itemData":{"id":41,"type":"article-journal","container-title":"Reports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00B80788" w:rsidRPr="00207D2A">
        <w:fldChar w:fldCharType="separate"/>
      </w:r>
      <w:r w:rsidR="00164AF4" w:rsidRPr="00164AF4">
        <w:rPr>
          <w:kern w:val="0"/>
          <w:szCs w:val="24"/>
          <w:vertAlign w:val="superscript"/>
          <w:lang w:val="en-US"/>
        </w:rPr>
        <w:t>42–44</w:t>
      </w:r>
      <w:r w:rsidR="00B80788" w:rsidRPr="00207D2A">
        <w:fldChar w:fldCharType="end"/>
      </w:r>
      <w:r w:rsidR="0020338D">
        <w:t>)</w:t>
      </w:r>
      <w:r w:rsidR="00B80788" w:rsidRPr="00207D2A">
        <w:t xml:space="preserve">. However, our UAV system had higher uncertainty </w:t>
      </w:r>
      <w:r w:rsidR="007D5A61">
        <w:t xml:space="preserve">than </w:t>
      </w:r>
      <w:r w:rsidR="00820837" w:rsidRPr="00207D2A">
        <w:t>state-of-the-art</w:t>
      </w:r>
      <w:r w:rsidR="00B80788" w:rsidRPr="00207D2A">
        <w:t xml:space="preserve"> approaches for measuring sperm whales with UAV systems equipped with laser altimeters </w:t>
      </w:r>
      <w:r w:rsidR="00A446F9">
        <w:t>(CV = 1.0%</w:t>
      </w:r>
      <w:r w:rsidR="00B80788" w:rsidRPr="00207D2A">
        <w:fldChar w:fldCharType="begin"/>
      </w:r>
      <w:r w:rsidR="00164AF4">
        <w:instrText xml:space="preserve"> ADDIN ZOTERO_ITEM CSL_CITATION {"citationID":"audceee5fp","properties":{"formattedCitation":"\\super 45\\nosupersub{}","plainCitation":"45","noteIndex":0},"citationItems":[{"id":1309,"uris":["http://zotero.org/users/5395629/items/KGLHBNND"],"itemData":{"id":1309,"type":"article-journal","container-title":"Marine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whales","volume":"37","author":[{"family":"Dickson","given":"Toby"},{"family":"Rayment","given":"William"},{"family":"Dawson","given":"Steve"}],"issued":{"date-parts":[["2021",7]]}}}],"schema":"https://github.com/citation-style-language/schema/raw/master/csl-citation.json"} </w:instrText>
      </w:r>
      <w:r w:rsidR="00B80788" w:rsidRPr="00207D2A">
        <w:fldChar w:fldCharType="separate"/>
      </w:r>
      <w:r w:rsidR="00164AF4" w:rsidRPr="00164AF4">
        <w:rPr>
          <w:kern w:val="0"/>
          <w:szCs w:val="24"/>
          <w:vertAlign w:val="superscript"/>
          <w:lang w:val="en-US"/>
        </w:rPr>
        <w:t>45</w:t>
      </w:r>
      <w:r w:rsidR="00B80788" w:rsidRPr="00207D2A">
        <w:fldChar w:fldCharType="end"/>
      </w:r>
      <w:r w:rsidR="00A446F9">
        <w:t>)</w:t>
      </w:r>
      <w:r w:rsidR="00B80788" w:rsidRPr="00207D2A">
        <w:t>. While some research objectives, like detecting individual changes in morphometry over time, may require a higher level of precision, some uncertainty may be acceptable in studies looking at general patterns across a population</w:t>
      </w:r>
      <w:r w:rsidR="00441A85">
        <w:t xml:space="preserve"> (e.g.</w:t>
      </w:r>
      <w:r w:rsidR="00B80788" w:rsidRPr="00207D2A">
        <w:fldChar w:fldCharType="begin"/>
      </w:r>
      <w:r w:rsidR="00164AF4">
        <w:instrText xml:space="preserve"> ADDIN ZOTERO_ITEM CSL_CITATION {"citationID":"asn8v0ulip","properties":{"formattedCitation":"\\super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80788" w:rsidRPr="00207D2A">
        <w:fldChar w:fldCharType="separate"/>
      </w:r>
      <w:r w:rsidR="00164AF4" w:rsidRPr="00164AF4">
        <w:rPr>
          <w:kern w:val="0"/>
          <w:szCs w:val="24"/>
          <w:vertAlign w:val="superscript"/>
          <w:lang w:val="en-US"/>
        </w:rPr>
        <w:t>46</w:t>
      </w:r>
      <w:r w:rsidR="00B80788" w:rsidRPr="00207D2A">
        <w:fldChar w:fldCharType="end"/>
      </w:r>
      <w:r w:rsidR="00441A85">
        <w:t>)</w:t>
      </w:r>
      <w:r w:rsidR="00B80788" w:rsidRPr="00207D2A">
        <w:t xml:space="preserve">. Additionally, information </w:t>
      </w:r>
      <w:r w:rsidR="00820837" w:rsidRPr="00207D2A">
        <w:t>on</w:t>
      </w:r>
      <w:r w:rsidR="00B80788" w:rsidRPr="00207D2A">
        <w:t xml:space="preserve"> measurement error can be incorporated in statistical analyses, allowing for a measured interpretation of resulting patterns and parameter estimates</w:t>
      </w:r>
      <w:r w:rsidR="00B80788" w:rsidRPr="00207D2A">
        <w:fldChar w:fldCharType="begin"/>
      </w:r>
      <w:r w:rsidR="00164AF4">
        <w:instrText xml:space="preserve"> ADDIN ZOTERO_ITEM CSL_CITATION {"citationID":"a2dfmbtltqc","properties":{"formattedCitation":"\\super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80788" w:rsidRPr="00207D2A">
        <w:fldChar w:fldCharType="separate"/>
      </w:r>
      <w:r w:rsidR="00164AF4" w:rsidRPr="00164AF4">
        <w:rPr>
          <w:kern w:val="0"/>
          <w:szCs w:val="24"/>
          <w:vertAlign w:val="superscript"/>
          <w:lang w:val="en-US"/>
        </w:rPr>
        <w:t>10</w:t>
      </w:r>
      <w:r w:rsidR="00B80788" w:rsidRPr="00207D2A">
        <w:fldChar w:fldCharType="end"/>
      </w:r>
      <w:r w:rsidR="00B80788" w:rsidRPr="00207D2A">
        <w:t>.</w:t>
      </w:r>
    </w:p>
    <w:p w14:paraId="41D704B1" w14:textId="44902509" w:rsidR="00B80788" w:rsidRPr="00207D2A" w:rsidRDefault="00B80788" w:rsidP="00B80788">
      <w:pPr>
        <w:spacing w:line="360" w:lineRule="auto"/>
      </w:pPr>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are based on the size distributions at given developmental milestones (e.g., most individuals that rely exclusively on milk are under 5.5 m long; individuals that incorporate solid foods but still primarily rely on milk (i.e., juveniles) are between 5.5 – 7.6 m long) that are well grounded on anatomical, dietary, and gonadal analyses</w:t>
      </w:r>
      <w:r w:rsidRPr="00207D2A">
        <w:fldChar w:fldCharType="begin"/>
      </w:r>
      <w:r w:rsidR="00A40687">
        <w:instrText xml:space="preserve"> ADDIN ZOTERO_ITEM CSL_CITATION {"citationID":"a19u9k61417","properties":{"formattedCitation":"\\super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fldChar w:fldCharType="begin"/>
      </w:r>
      <w:r w:rsidR="00A40687">
        <w:instrText xml:space="preserve"> ADDIN ZOTERO_ITEM CSL_CITATION {"citationID":"a1f9qjb6urm","properties":{"formattedCitation":"\\super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A40687" w:rsidRPr="00A40687">
        <w:rPr>
          <w:kern w:val="0"/>
          <w:szCs w:val="24"/>
          <w:vertAlign w:val="superscript"/>
          <w:lang w:val="en-US"/>
        </w:rPr>
        <w:t>46</w:t>
      </w:r>
      <w:r w:rsidR="00820837" w:rsidRPr="00207D2A">
        <w:fldChar w:fldCharType="end"/>
      </w:r>
      <w:r w:rsidRPr="00207D2A">
        <w:t xml:space="preserve">. These inferences generally rely on growth </w:t>
      </w:r>
      <w:r w:rsidRPr="00207D2A">
        <w:lastRenderedPageBreak/>
        <w:t>curves that relate individual length measurements to age estimates based on dentin layer counts of killed or stranded individuals</w:t>
      </w:r>
      <w:r w:rsidRPr="00207D2A">
        <w:fldChar w:fldCharType="begin"/>
      </w:r>
      <w:r w:rsidR="00A40687">
        <w:instrText xml:space="preserve"> ADDIN ZOTERO_ITEM CSL_CITATION {"citationID":"a2h0su7ns45","properties":{"formattedCitation":"\\super 34,47\\nosupersub{}","plainCitation":"34,47","noteIndex":0},"citationItems":[{"id":47,"uris":["http://zotero.org/users/5395629/items/4CI99DU2"],"itemData":{"id":47,"type":"article-journal","container-title":"Reports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34,47</w:t>
      </w:r>
      <w:r w:rsidRPr="00207D2A">
        <w:fldChar w:fldCharType="end"/>
      </w:r>
      <w:r w:rsidRPr="00207D2A">
        <w:t>.</w:t>
      </w:r>
      <w:r w:rsidR="00A12072">
        <w:t xml:space="preserve"> </w:t>
      </w:r>
      <w:r w:rsidRPr="00207D2A">
        <w:t>However, it is important to note that growth curves are accompanied by uncertainty arising from individual variation in size and development with age</w:t>
      </w:r>
      <w:r w:rsidR="003A7E1D">
        <w:fldChar w:fldCharType="begin"/>
      </w:r>
      <w:r w:rsidR="00A40687">
        <w:instrText xml:space="preserve"> ADDIN ZOTERO_ITEM CSL_CITATION {"citationID":"aeo01rahg8","properties":{"formattedCitation":"\\super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3A7E1D">
        <w:fldChar w:fldCharType="separate"/>
      </w:r>
      <w:r w:rsidR="00A40687" w:rsidRPr="00A40687">
        <w:rPr>
          <w:kern w:val="0"/>
          <w:szCs w:val="24"/>
          <w:vertAlign w:val="superscript"/>
          <w:lang w:val="en-US"/>
        </w:rPr>
        <w:t>48</w:t>
      </w:r>
      <w:r w:rsidR="003A7E1D">
        <w:fldChar w:fldCharType="end"/>
      </w:r>
      <w:r w:rsidRPr="00207D2A">
        <w:t xml:space="preserve">. For example, observed </w:t>
      </w:r>
      <w:r w:rsidRPr="00207D2A">
        <w:rPr>
          <w:i/>
          <w:iCs/>
        </w:rPr>
        <w:t>TL</w:t>
      </w:r>
      <w:r w:rsidRPr="00207D2A">
        <w:t xml:space="preserve"> measures for sperm whales </w:t>
      </w:r>
      <w:r w:rsidR="00820837" w:rsidRPr="00207D2A">
        <w:t>have a</w:t>
      </w:r>
      <w:r w:rsidRPr="00207D2A">
        <w:t xml:space="preserve"> standard deviation of up to 0.96 m at a given age</w:t>
      </w:r>
      <w:r w:rsidRPr="00207D2A">
        <w:fldChar w:fldCharType="begin"/>
      </w:r>
      <w:r w:rsidR="00A40687">
        <w:instrText xml:space="preserve"> ADDIN ZOTERO_ITEM CSL_CITATION {"citationID":"a10ttnsdt3n","properties":{"formattedCitation":"\\super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 xml:space="preserve">. </w:t>
      </w:r>
    </w:p>
    <w:p w14:paraId="70DBCAFF" w14:textId="52CEE377"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w:t>
      </w:r>
      <w:r w:rsidRPr="00207D2A">
        <w:fldChar w:fldCharType="begin"/>
      </w:r>
      <w:r w:rsidR="00A40687">
        <w:instrText xml:space="preserve"> ADDIN ZOTERO_ITEM CSL_CITATION {"citationID":"a2cmsif68v","properties":{"formattedCitation":"\\super 13,49\\nosupersub{}","plainCitation":"13,49","noteIndex":0},"citationItems":[{"id":33,"uris":["http://zotero.org/users/5395629/items/52UHIPB3"],"itemData":{"id":33,"type":"article-journal","abstract":"Data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13,49</w:t>
      </w:r>
      <w:r w:rsidRPr="00207D2A">
        <w:fldChar w:fldCharType="end"/>
      </w:r>
      <w:r w:rsidRPr="00207D2A">
        <w:t xml:space="preserve">. This </w:t>
      </w:r>
      <w:r w:rsidR="00FA6630">
        <w:t xml:space="preserve">highlights </w:t>
      </w:r>
      <w:r w:rsidRPr="00207D2A">
        <w:t>the inherent</w:t>
      </w:r>
      <w:r w:rsidR="00FA6630">
        <w:t xml:space="preserve"> difficulty</w:t>
      </w:r>
      <w:r w:rsidRPr="00207D2A">
        <w:t xml:space="preserve"> of converting a continuous measure (</w:t>
      </w:r>
      <w:r w:rsidRPr="00207D2A">
        <w:rPr>
          <w:i/>
          <w:iCs/>
        </w:rPr>
        <w:t>TL</w:t>
      </w:r>
      <w:r w:rsidRPr="00207D2A">
        <w:t>) into a categorical one (age-class). But, when</w:t>
      </w:r>
      <w:r w:rsidR="005466B0">
        <w:t xml:space="preserve"> classification bins used for bottlenose dolphins</w:t>
      </w:r>
      <w:r w:rsidRPr="00207D2A">
        <w:t xml:space="preserve"> </w:t>
      </w:r>
      <w:r w:rsidR="005466B0">
        <w:t>were</w:t>
      </w:r>
      <w:r w:rsidRPr="00207D2A">
        <w:t xml:space="preserve"> wide enough, they perform</w:t>
      </w:r>
      <w:r w:rsidR="005466B0">
        <w:t>ed</w:t>
      </w:r>
      <w:r w:rsidRPr="00207D2A">
        <w:t xml:space="preserve"> well (with 2 – 3 age class bins having &gt;72.5% individuals assigned within 2 years of actual age-class)</w:t>
      </w:r>
      <w:r w:rsidRPr="00207D2A">
        <w:fldChar w:fldCharType="begin"/>
      </w:r>
      <w:r w:rsidR="00A40687">
        <w:instrText xml:space="preserve"> ADDIN ZOTERO_ITEM CSL_CITATION {"citationID":"a2n3hcjfst0","properties":{"formattedCitation":"\\super 49,50\\nosupersub{}","plainCitation":"49,50","noteIndex":0},"citationItems":[{"id":50,"uris":["http://zotero.org/users/5395629/items/F56GRG78"],"itemData":{"id":50,"type":"article-journal","abstract":"AbstractUnderstanding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49,50</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w:t>
      </w:r>
      <w:r w:rsidR="003A7E1D">
        <w:t xml:space="preserve">once </w:t>
      </w:r>
      <w:r w:rsidRPr="00207D2A">
        <w:t>decreasing and stabilizing growth rates</w:t>
      </w:r>
      <w:r w:rsidR="003A7E1D">
        <w:t xml:space="preserve"> are achieved</w:t>
      </w:r>
      <w:r w:rsidRPr="00207D2A">
        <w:fldChar w:fldCharType="begin"/>
      </w:r>
      <w:r w:rsidR="00A40687">
        <w:instrText xml:space="preserve"> ADDIN ZOTERO_ITEM CSL_CITATION {"citationID":"a4dvebm10","properties":{"formattedCitation":"\\super 49\\nosupersub{}","plainCitation":"49","noteIndex":0},"citationItems":[{"id":50,"uris":["http://zotero.org/users/5395629/items/F56GRG78"],"itemData":{"id":50,"type":"article-journal","abstract":"AbstractUnderstanding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49</w:t>
      </w:r>
      <w:r w:rsidRPr="00207D2A">
        <w:fldChar w:fldCharType="end"/>
      </w:r>
      <w:r w:rsidRPr="00207D2A">
        <w:t xml:space="preserve">. For sperm whales, the initial exponential growth phase takes place between 0 – 7 years (4.1 – 7.6 m), which </w:t>
      </w:r>
      <w:r w:rsidR="007478E2">
        <w:t>would allow for an accurate distinction between</w:t>
      </w:r>
      <w:r w:rsidRPr="00207D2A">
        <w:t xml:space="preserve"> calves </w:t>
      </w:r>
      <w:r w:rsidR="002B4EDE">
        <w:t>(</w:t>
      </w:r>
      <w:r w:rsidR="007478E2">
        <w:t>&lt;5.5 m</w:t>
      </w:r>
      <w:r w:rsidR="002B4EDE">
        <w:t xml:space="preserve">) </w:t>
      </w:r>
      <w:r w:rsidRPr="00207D2A">
        <w:t xml:space="preserve">and juveniles </w:t>
      </w:r>
      <w:r w:rsidR="007478E2">
        <w:t>(5.5 – 7.6 m)</w:t>
      </w:r>
      <w:r w:rsidRPr="00207D2A">
        <w:t xml:space="preserve">. Additionally, males experience a ‘secondary growth spurt’ after attaining sexual maturity (&gt;10 m), which would make adult males (10 – 13.7 m) reliably distinguishable from mature males (&gt; 13.7 m). </w:t>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5B7E62C9" w:rsidR="00B80788" w:rsidRPr="00207D2A" w:rsidRDefault="007478E2" w:rsidP="00B80788">
      <w:pPr>
        <w:spacing w:line="360" w:lineRule="auto"/>
      </w:pPr>
      <w:r>
        <w:t>T</w:t>
      </w:r>
      <w:r w:rsidR="00B80788" w:rsidRPr="00207D2A">
        <w:t xml:space="preserve">he overall shape of </w:t>
      </w:r>
      <w:r w:rsidR="00B80788" w:rsidRPr="00207D2A">
        <w:rPr>
          <w:i/>
          <w:iCs/>
        </w:rPr>
        <w:t>NR</w:t>
      </w:r>
      <w:r w:rsidR="00B80788" w:rsidRPr="00207D2A">
        <w:rPr>
          <w:i/>
          <w:iCs/>
          <w:vertAlign w:val="subscript"/>
        </w:rPr>
        <w:t xml:space="preserve">flipper </w:t>
      </w:r>
      <w:r w:rsidR="00B80788" w:rsidRPr="00207D2A">
        <w:rPr>
          <w:i/>
          <w:iCs/>
        </w:rPr>
        <w:t xml:space="preserve">– TL </w:t>
      </w:r>
      <w:r w:rsidR="00B80788" w:rsidRPr="00207D2A">
        <w:t>growth curves and the resulting posterior probability estimates of individuals being female were generally consistent with previous knowledge on sperm whale sexual dimorphism</w:t>
      </w:r>
      <w:r w:rsidR="00B80788" w:rsidRPr="00207D2A">
        <w:fldChar w:fldCharType="begin"/>
      </w:r>
      <w:r w:rsidR="00DC1D0D">
        <w:instrText xml:space="preserve"> ADDIN ZOTERO_ITEM CSL_CITATION {"citationID":"a1mkcvu71ck","properties":{"formattedCitation":"\\super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B80788" w:rsidRPr="00207D2A">
        <w:fldChar w:fldCharType="separate"/>
      </w:r>
      <w:r w:rsidR="00DC1D0D" w:rsidRPr="00DC1D0D">
        <w:rPr>
          <w:kern w:val="0"/>
          <w:szCs w:val="24"/>
          <w:vertAlign w:val="superscript"/>
          <w:lang w:val="en-US"/>
        </w:rPr>
        <w:t>22,23</w:t>
      </w:r>
      <w:r w:rsidR="00B80788" w:rsidRPr="00207D2A">
        <w:fldChar w:fldCharType="end"/>
      </w:r>
      <w:r w:rsidR="00B80788" w:rsidRPr="00207D2A">
        <w:t>.</w:t>
      </w:r>
      <w:r>
        <w:t xml:space="preserve"> </w:t>
      </w:r>
      <w:r w:rsidR="008472E6">
        <w:t>This was true</w:t>
      </w:r>
      <w:r w:rsidRPr="00207D2A">
        <w:t xml:space="preserve"> despite optimum parameter estimates being sensitive to measurement uncertainty (</w:t>
      </w:r>
      <w:r w:rsidRPr="00207D2A">
        <w:rPr>
          <w:b/>
          <w:bCs/>
        </w:rPr>
        <w:t>Figure 4</w:t>
      </w:r>
      <w:r>
        <w:rPr>
          <w:b/>
          <w:bCs/>
        </w:rPr>
        <w:t>).</w:t>
      </w:r>
      <w:r w:rsidRPr="00207D2A">
        <w:t xml:space="preserve"> </w:t>
      </w:r>
      <w:r w:rsidR="00B80788" w:rsidRPr="00207D2A">
        <w:t>Namely, all whales &gt; 13 m—corresponding to the adult/mature male size rang</w:t>
      </w:r>
      <w:r w:rsidR="00441A85">
        <w:t>e</w:t>
      </w:r>
      <w:r w:rsidR="00B80788" w:rsidRPr="00207D2A">
        <w:fldChar w:fldCharType="begin"/>
      </w:r>
      <w:r w:rsidR="00A40687">
        <w:instrText xml:space="preserve"> ADDIN ZOTERO_ITEM CSL_CITATION {"citationID":"a18olj98kqc","properties":{"formattedCitation":"\\super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—had consistently low probabilities of being female</w:t>
      </w:r>
      <w:r>
        <w:t xml:space="preserve"> and</w:t>
      </w:r>
      <w:r w:rsidR="00B80788" w:rsidRPr="00207D2A">
        <w:t xml:space="preserve"> whales with low </w:t>
      </w:r>
      <w:r w:rsidR="00B80788" w:rsidRPr="00207D2A">
        <w:rPr>
          <w:i/>
          <w:iCs/>
        </w:rPr>
        <w:t>NR</w:t>
      </w:r>
      <w:r w:rsidR="00B80788" w:rsidRPr="00207D2A">
        <w:rPr>
          <w:i/>
          <w:iCs/>
          <w:vertAlign w:val="subscript"/>
        </w:rPr>
        <w:t xml:space="preserve">flipper </w:t>
      </w:r>
      <w:r w:rsidR="00B80788" w:rsidRPr="00207D2A">
        <w:t>(&lt;0.32)  between 8.5 – 12 m—corresponding to the mature female size range—had a consistently high probability of being female</w:t>
      </w:r>
      <w:r w:rsidR="00B80788" w:rsidRPr="00207D2A">
        <w:fldChar w:fldCharType="begin"/>
      </w:r>
      <w:r w:rsidR="00A40687">
        <w:instrText xml:space="preserve"> ADDIN ZOTERO_ITEM CSL_CITATION {"citationID":"a1ilaf5ci7t","properties":{"formattedCitation":"\\super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 xml:space="preserve">. Similarly, smaller individuals (&lt;7.6 m) consistently had </w:t>
      </w:r>
      <w:r w:rsidR="00B80788" w:rsidRPr="00207D2A">
        <w:rPr>
          <w:i/>
          <w:iCs/>
        </w:rPr>
        <w:t>P(f)</w:t>
      </w:r>
      <w:r w:rsidR="00B80788" w:rsidRPr="00207D2A">
        <w:t xml:space="preserve"> ~ 0.5, which is consistent with the expectation that </w:t>
      </w:r>
      <w:r w:rsidR="001859B4">
        <w:t xml:space="preserve">in immature individuals </w:t>
      </w:r>
      <w:r w:rsidR="00B80788" w:rsidRPr="00207D2A">
        <w:t>sexual dimorphism, although present, is harder to detect</w:t>
      </w:r>
      <w:r w:rsidR="00B80788" w:rsidRPr="00207D2A">
        <w:fldChar w:fldCharType="begin"/>
      </w:r>
      <w:r w:rsidR="00DC1D0D">
        <w:instrText xml:space="preserve"> ADDIN ZOTERO_ITEM CSL_CITATION {"citationID":"aiuqedhpn5","properties":{"formattedCitation":"\\super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B80788" w:rsidRPr="00207D2A">
        <w:fldChar w:fldCharType="separate"/>
      </w:r>
      <w:r w:rsidR="00DC1D0D" w:rsidRPr="00DC1D0D">
        <w:rPr>
          <w:kern w:val="0"/>
          <w:szCs w:val="24"/>
          <w:vertAlign w:val="superscript"/>
          <w:lang w:val="en-US"/>
        </w:rPr>
        <w:t>23</w:t>
      </w:r>
      <w:r w:rsidR="00B80788" w:rsidRPr="00207D2A">
        <w:fldChar w:fldCharType="end"/>
      </w:r>
      <w:r w:rsidR="00B80788" w:rsidRPr="00207D2A">
        <w:t xml:space="preserve">. </w:t>
      </w:r>
      <w:r w:rsidR="00820837" w:rsidRPr="00207D2A">
        <w:t>Hence, our</w:t>
      </w:r>
      <w:r w:rsidR="00B80788" w:rsidRPr="00207D2A">
        <w:t xml:space="preserve"> methods allow</w:t>
      </w:r>
      <w:r w:rsidR="001859B4" w:rsidRPr="00207D2A">
        <w:t xml:space="preserve"> </w:t>
      </w:r>
      <w:r w:rsidR="008472E6">
        <w:t xml:space="preserve">reliable sex identification (as adult/mature females) of </w:t>
      </w:r>
      <w:proofErr w:type="gramStart"/>
      <w:r w:rsidR="00C93F1A" w:rsidRPr="00207D2A">
        <w:t>the majority of</w:t>
      </w:r>
      <w:proofErr w:type="gramEnd"/>
      <w:r w:rsidR="00B80788" w:rsidRPr="00207D2A">
        <w:t xml:space="preserve"> individuals within the traditional female-immature age-sex class</w:t>
      </w:r>
      <w:r w:rsidR="005466B0">
        <w:t>.</w:t>
      </w:r>
      <w:r w:rsidR="008472E6">
        <w:t xml:space="preserve"> </w:t>
      </w:r>
      <w:r w:rsidR="00116451" w:rsidRPr="005466B0">
        <w:t xml:space="preserve">Likewise, our approach </w:t>
      </w:r>
      <w:r w:rsidR="003373E4" w:rsidRPr="005466B0">
        <w:t xml:space="preserve">correctly </w:t>
      </w:r>
      <w:r w:rsidR="00116451" w:rsidRPr="005466B0">
        <w:t xml:space="preserve">assigned a </w:t>
      </w:r>
      <w:r w:rsidR="00116451" w:rsidRPr="005466B0">
        <w:rPr>
          <w:i/>
          <w:iCs/>
        </w:rPr>
        <w:t>P(f) ~ 0</w:t>
      </w:r>
      <w:r w:rsidR="00116451" w:rsidRPr="005466B0">
        <w:t xml:space="preserve"> to the whales observed in the </w:t>
      </w:r>
      <w:r w:rsidR="00187FEE" w:rsidRPr="005466B0">
        <w:t xml:space="preserve">northern </w:t>
      </w:r>
      <w:r w:rsidR="00116451" w:rsidRPr="005466B0">
        <w:t>North Atlantic and Arctic Oceans, where the vast majority of individuals are known to be adult and mature males</w:t>
      </w:r>
      <w:r w:rsidR="00116451" w:rsidRPr="005466B0">
        <w:fldChar w:fldCharType="begin"/>
      </w:r>
      <w:r w:rsidR="00A40687" w:rsidRPr="005466B0">
        <w:instrText xml:space="preserve"> ADDIN ZOTERO_ITEM CSL_CITATION {"citationID":"atu49tdg2m","properties":{"formattedCitation":"\\super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116451" w:rsidRPr="005466B0">
        <w:fldChar w:fldCharType="separate"/>
      </w:r>
      <w:r w:rsidR="00A40687" w:rsidRPr="005466B0">
        <w:rPr>
          <w:kern w:val="0"/>
          <w:szCs w:val="24"/>
          <w:vertAlign w:val="superscript"/>
          <w:lang w:val="en-US"/>
        </w:rPr>
        <w:t>48</w:t>
      </w:r>
      <w:r w:rsidR="00116451" w:rsidRPr="005466B0">
        <w:fldChar w:fldCharType="end"/>
      </w:r>
      <w:r w:rsidR="00116451" w:rsidRPr="005466B0">
        <w:t>. Although this represents a very small sample size (n = 2), it demonstrates the applicability of o</w:t>
      </w:r>
      <w:r w:rsidR="003373E4" w:rsidRPr="005466B0">
        <w:t>ur methods for data collected in other regions and using different UAV platforms.</w:t>
      </w:r>
      <w:r w:rsidR="00116451">
        <w:t xml:space="preserve"> </w:t>
      </w:r>
      <w:r w:rsidR="00B80788" w:rsidRPr="00207D2A">
        <w:t xml:space="preserve"> </w:t>
      </w:r>
    </w:p>
    <w:p w14:paraId="3F824791" w14:textId="7FC43DCF" w:rsidR="00B80788" w:rsidRPr="00207D2A" w:rsidRDefault="00B80788" w:rsidP="00B80788">
      <w:pPr>
        <w:spacing w:line="360" w:lineRule="auto"/>
      </w:pPr>
      <w:r w:rsidRPr="00207D2A">
        <w:lastRenderedPageBreak/>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ranges (&gt;8.5 m) at which sexual dimorphism should be detectable based on direct measurements</w:t>
      </w:r>
      <w:r w:rsidRPr="00207D2A">
        <w:fldChar w:fldCharType="begin"/>
      </w:r>
      <w:r w:rsidR="00DC1D0D">
        <w:instrText xml:space="preserve"> ADDIN ZOTERO_ITEM CSL_CITATION {"citationID":"auhc4n4sia","properties":{"formattedCitation":"\\super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00DC1D0D" w:rsidRPr="00DC1D0D">
        <w:rPr>
          <w:kern w:val="0"/>
          <w:szCs w:val="24"/>
          <w:vertAlign w:val="superscript"/>
          <w:lang w:val="en-US"/>
        </w:rPr>
        <w:t>23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w:t>
      </w:r>
      <w:r w:rsidR="001859B4">
        <w:t>wide</w:t>
      </w:r>
      <w:r w:rsidR="001859B4" w:rsidRPr="00207D2A">
        <w:t xml:space="preserve"> </w:t>
      </w:r>
      <w:r w:rsidRPr="00207D2A">
        <w:t xml:space="preserve">95% CI estimates. Intermediate </w:t>
      </w:r>
      <w:r w:rsidRPr="00207D2A">
        <w:rPr>
          <w:i/>
          <w:iCs/>
        </w:rPr>
        <w:t>P(f)</w:t>
      </w:r>
      <w:r w:rsidRPr="00207D2A">
        <w:t xml:space="preserve"> values may also reflect individual variation in levels of sexual dimorphism in secondary sex traits</w:t>
      </w:r>
      <w:r w:rsidRPr="00207D2A">
        <w:fldChar w:fldCharType="begin"/>
      </w:r>
      <w:r w:rsidR="00A40687">
        <w:instrText xml:space="preserve"> ADDIN ZOTERO_ITEM CSL_CITATION {"citationID":"a3nuesq91s","properties":{"formattedCitation":"\\super 51\\nosupersub{}","plainCitation":"51","noteIndex":0},"citationItems":[{"id":30,"uris":["http://zotero.org/users/5395629/items/RBB6JCJN"],"itemData":{"id":30,"type":"article-journal","abstract":"Synopsis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00A40687" w:rsidRPr="00A40687">
        <w:rPr>
          <w:kern w:val="0"/>
          <w:szCs w:val="24"/>
          <w:vertAlign w:val="superscript"/>
          <w:lang w:val="en-US"/>
        </w:rPr>
        <w:t>51</w:t>
      </w:r>
      <w:r w:rsidRPr="00207D2A">
        <w:fldChar w:fldCharType="end"/>
      </w:r>
      <w:r w:rsidRPr="00207D2A">
        <w:t xml:space="preserve">, which would make distinguishing subadult males from adult and mature </w:t>
      </w:r>
      <w:r w:rsidR="008472E6">
        <w:t>females</w:t>
      </w:r>
      <w:r w:rsidR="008472E6" w:rsidRPr="00207D2A">
        <w:t xml:space="preserve"> </w:t>
      </w:r>
      <w:r w:rsidRPr="00207D2A">
        <w:t xml:space="preserve">particularly challenging. Unfortunately, </w:t>
      </w:r>
      <w:r w:rsidRPr="00207D2A">
        <w:rPr>
          <w:i/>
          <w:iCs/>
        </w:rPr>
        <w:t xml:space="preserve">NR-TL </w:t>
      </w:r>
      <w:r w:rsidRPr="00207D2A">
        <w:t>curves in Nishiwaki et al. (1963) are based on mean measurements, so we don’t have a baseline for the naturally occurring variation across individuals. Additionally, there are reports across cetacean species of individuals with partial or full hermaphroditism in their genital organs, which in some cases, is linked to intersex chromosome arrangements</w:t>
      </w:r>
      <w:r w:rsidRPr="00207D2A">
        <w:fldChar w:fldCharType="begin"/>
      </w:r>
      <w:r w:rsidR="00A40687">
        <w:instrText xml:space="preserve"> ADDIN ZOTERO_ITEM CSL_CITATION {"citationID":"a27kj0cjpv2","properties":{"formattedCitation":"\\super 52\\nosupersub{}","plainCitation":"52","noteIndex":0},"citationItems":[{"id":29,"uris":["http://zotero.org/users/5395629/items/MTQY3HS3"],"itemData":{"id":29,"type":"article-journal","abstract":"AbstractMolecular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00A40687" w:rsidRPr="00A40687">
        <w:rPr>
          <w:kern w:val="0"/>
          <w:szCs w:val="24"/>
          <w:vertAlign w:val="superscript"/>
          <w:lang w:val="en-US"/>
        </w:rPr>
        <w:t>52</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65F931C2"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fldChar w:fldCharType="begin"/>
      </w:r>
      <w:r w:rsidR="00A40687">
        <w:instrText xml:space="preserve"> ADDIN ZOTERO_ITEM CSL_CITATION {"citationID":"a27pf2du9q9","properties":{"formattedCitation":"\\super 34,46\\nosupersub{}","plainCitation":"34,46","noteIndex":0},"citationItems":[{"id":1931,"uris":["http://zotero.org/users/5395629/items/QZ2YHGLH"],"itemData":{"id":1931,"type":"article-journal","container-title":"Reports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34,46</w:t>
      </w:r>
      <w:r w:rsidRPr="00207D2A">
        <w:fldChar w:fldCharType="end"/>
      </w:r>
      <w:r w:rsidRPr="00207D2A">
        <w:t>). Because our fieldwork was focused on large groups which are generally composed of mature females and immature individuals</w:t>
      </w:r>
      <w:r w:rsidR="00C93F1A" w:rsidRPr="00207D2A">
        <w:fldChar w:fldCharType="begin"/>
      </w:r>
      <w:r w:rsidR="00A40687">
        <w:instrText xml:space="preserve"> ADDIN ZOTERO_ITEM CSL_CITATION {"citationID":"a2pedg4j6b2","properties":{"formattedCitation":"\\super 33\\nosupersub{}","plainCitation":"33","noteIndex":0},"citationItems":[{"id":88,"uris":["http://zotero.org/users/5395629/items/JF65GA6K"],"itemData":{"id":88,"type":"chapter","container-title":"Behavior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A40687" w:rsidRPr="00A40687">
        <w:rPr>
          <w:kern w:val="0"/>
          <w:szCs w:val="24"/>
          <w:vertAlign w:val="superscript"/>
          <w:lang w:val="en-US"/>
        </w:rPr>
        <w:t>33</w:t>
      </w:r>
      <w:r w:rsidR="00C93F1A" w:rsidRPr="00207D2A">
        <w:fldChar w:fldCharType="end"/>
      </w:r>
      <w:r w:rsidRPr="00207D2A">
        <w:t xml:space="preserve">, it is likely that adult (i.e., sexually mature) males were underrepresented in our sample. </w:t>
      </w:r>
      <w:r w:rsidR="005D09FC">
        <w:t>Despite this</w:t>
      </w:r>
      <w:r w:rsidR="00A12072">
        <w:t>,</w:t>
      </w:r>
      <w:r w:rsidR="005D09FC">
        <w:t xml:space="preserve"> we conservatively assumed equal prior probabilities of observing each sex. </w:t>
      </w:r>
      <w:r w:rsidR="00474C79">
        <w:t xml:space="preserve">This may have underestimated the probability of being female for some intermediate subjects. </w:t>
      </w:r>
      <w:r w:rsidR="0097153F">
        <w:t>W</w:t>
      </w:r>
      <w:r w:rsidR="00474C79">
        <w:t xml:space="preserve">hen we changed the </w:t>
      </w:r>
      <w:r w:rsidR="00D71A32">
        <w:t xml:space="preserve">prior </w:t>
      </w:r>
      <w:r w:rsidR="00474C79">
        <w:t xml:space="preserve">expected sex ratio to </w:t>
      </w:r>
      <w:r w:rsidR="00D71A32">
        <w:t>0.79</w:t>
      </w:r>
      <w:r w:rsidR="00474C79">
        <w:t xml:space="preserve"> (the</w:t>
      </w:r>
      <w:r w:rsidR="00D71A32">
        <w:t xml:space="preserve"> </w:t>
      </w:r>
      <w:r w:rsidR="00AA4328">
        <w:t xml:space="preserve">estimated </w:t>
      </w:r>
      <w:r w:rsidR="00D71A32">
        <w:t>proportion of females</w:t>
      </w:r>
      <w:r w:rsidR="00474C79">
        <w:t xml:space="preserve"> in the breeding groups </w:t>
      </w:r>
      <w:r w:rsidR="00D71A32">
        <w:t>off the Galápagos Islands</w:t>
      </w:r>
      <w:r w:rsidR="00441A85">
        <w:fldChar w:fldCharType="begin"/>
      </w:r>
      <w:r w:rsidR="00164AF4">
        <w:instrText xml:space="preserve"> ADDIN ZOTERO_ITEM CSL_CITATION {"citationID":"a2grh28f4s5","properties":{"formattedCitation":"\\super 53\\nosupersub{}","plainCitation":"53","noteIndex":0},"citationItems":[{"id":1669,"uris":["http://zotero.org/users/5395629/items/8HPHAAKN"],"itemData":{"id":1669,"type":"thesis","abstract":"Female dolphins were watched from a small motorboat. Locations within the 150 km$\\sp2$ study area were determined either by triangulation from compass bearings or latitude and longitudes from a GPS. Animals were individually identified by natural markings on their dorsal fins. Sexes were determined by observation of genitals or offspring; 113 were known females. Most analyses include data from 18-43 females collected during some or all of 1984-1993.    Females initially gave birth at 12-15 years during a spring/summer birth and conception season. Birth intervals were no less than 4 years unless the preceding infant died. Offspring were weaned at 3.5-7.5 years, always within a year preceding birth of the next infant. First-year infant mortality was 37%, accumulating to 50% by age 4.    Ranges of adult females were 8-58 km$\\sp2$ (with one exception at 5 km$\\sp2).$ Range overlap between females was 0-85% with little evidence of territoriality. Some females used different ranges in summer and in winter, others used the same ranges year round. Weaned daughters continued to use their mothers' ranges and continued to associate with their mothers regularly. Despite continued use of their mothers' ranges post-weaning, weaned sons tended to cease associating with their mothers.    Adult females swam together regularly but interacted infrequently. One distinctive interaction, termed \"pairing\" consisted of a female pair remaining together in a stereotyped position, typically in contact. Pairing was performed in bouts lasting 5-90 minutes. Unlike the general adult female population, pairing females, in 35 cases involving adults, were, with one known exception, always cycling or pregnant. Four such females were attended by infants at least 2 years old. Subadult females also paired similarly with either adults or other subadults. Pairing was associated with the presence of males and may be cooperation by females to thwart coercive male mating efforts.","archive_location":"304244807","event-place":"United States -- Michigan","note":"issue: 9712068\njournalAbbreviation: ProQuest Dissertations and Theses\ncontainer-title: ProQuest Dissertations and Theses","number-of-pages":"226","publisher":"University of Michigan","publisher-place":"United States -- Michigan","title":"Life history and behavior of female dolphins (Tursiops sp.) in Shark Bay, Western Australia","URL":"https://ezproxy.library.dal.ca/login?url=https://www.proquest.com/dissertations-theses/life-history-behavior-female-dolphins-tursiops-sp/docview/304244807/se-2?accountid=10406","author":[{"family":"Richards","given":"Andrew Fuller"}],"issued":{"date-parts":[["1996"]]}}}],"schema":"https://github.com/citation-style-language/schema/raw/master/csl-citation.json"} </w:instrText>
      </w:r>
      <w:r w:rsidR="00441A85">
        <w:fldChar w:fldCharType="separate"/>
      </w:r>
      <w:r w:rsidR="00164AF4" w:rsidRPr="00164AF4">
        <w:rPr>
          <w:kern w:val="0"/>
          <w:szCs w:val="24"/>
          <w:vertAlign w:val="superscript"/>
          <w:lang w:val="en-US"/>
        </w:rPr>
        <w:t>53</w:t>
      </w:r>
      <w:r w:rsidR="00441A85">
        <w:fldChar w:fldCharType="end"/>
      </w:r>
      <w:r w:rsidR="00474C79">
        <w:t>)</w:t>
      </w:r>
      <w:r w:rsidR="00D71A32">
        <w:t xml:space="preserve">, the posterior probability </w:t>
      </w:r>
      <w:r w:rsidR="0097153F">
        <w:t xml:space="preserve">of individuals </w:t>
      </w:r>
      <w:r w:rsidR="00B16415">
        <w:t xml:space="preserve">with originally intermediate </w:t>
      </w:r>
      <w:r w:rsidR="00B16415">
        <w:rPr>
          <w:i/>
          <w:iCs/>
        </w:rPr>
        <w:t xml:space="preserve">P(f) </w:t>
      </w:r>
      <w:r w:rsidR="00B16415">
        <w:t>values increased considerably</w:t>
      </w:r>
      <w:r w:rsidR="004B27FA">
        <w:t xml:space="preserve"> (</w:t>
      </w:r>
      <w:r w:rsidR="004B27FA">
        <w:rPr>
          <w:b/>
          <w:bCs/>
        </w:rPr>
        <w:t>Supplement 4 – Figure S4-2)</w:t>
      </w:r>
      <w:r w:rsidR="00D71A32">
        <w:t>.</w:t>
      </w:r>
      <w:r w:rsidR="004B27FA">
        <w:t xml:space="preserve"> </w:t>
      </w:r>
      <w:r w:rsidR="00505535">
        <w:t>However, i</w:t>
      </w:r>
      <w:r w:rsidR="004B27FA">
        <w:t xml:space="preserve">mplementing this informed prior resulted in unrealistically high probabilities of </w:t>
      </w:r>
      <w:r w:rsidR="00505535">
        <w:t xml:space="preserve">individuals </w:t>
      </w:r>
      <w:r w:rsidR="004B27FA">
        <w:t>being female for calves (original = 0.5, updated = 0.</w:t>
      </w:r>
      <w:r w:rsidR="000D7B1C">
        <w:t>79</w:t>
      </w:r>
      <w:r w:rsidR="004B27FA">
        <w:t xml:space="preserve">), </w:t>
      </w:r>
      <w:r w:rsidR="00505535">
        <w:t xml:space="preserve">given </w:t>
      </w:r>
      <w:r w:rsidR="00114061">
        <w:t>the even sex ratio of sperm whales in birth and early years</w:t>
      </w:r>
      <w:r w:rsidR="00114061">
        <w:fldChar w:fldCharType="begin"/>
      </w:r>
      <w:r w:rsidR="00A40687">
        <w:instrText xml:space="preserve"> ADDIN ZOTERO_ITEM CSL_CITATION {"citationID":"a1mg41e2jb","properties":{"formattedCitation":"\\super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114061">
        <w:fldChar w:fldCharType="separate"/>
      </w:r>
      <w:r w:rsidR="00A40687" w:rsidRPr="00A40687">
        <w:rPr>
          <w:kern w:val="0"/>
          <w:szCs w:val="24"/>
          <w:vertAlign w:val="superscript"/>
          <w:lang w:val="en-US"/>
        </w:rPr>
        <w:t>34</w:t>
      </w:r>
      <w:r w:rsidR="00114061">
        <w:fldChar w:fldCharType="end"/>
      </w:r>
      <w:r w:rsidR="00505535">
        <w:t>. Thus,</w:t>
      </w:r>
      <w:r w:rsidR="004B27FA">
        <w:t xml:space="preserve"> we consider our conservative prior </w:t>
      </w:r>
      <w:r w:rsidR="00505535">
        <w:t>to produce</w:t>
      </w:r>
      <w:r w:rsidR="0030793A">
        <w:t xml:space="preserve"> a better representation of </w:t>
      </w:r>
      <w:r w:rsidR="006F0DBB">
        <w:t>the morphometric differen</w:t>
      </w:r>
      <w:r w:rsidR="00A12072">
        <w:t>ce</w:t>
      </w:r>
      <w:r w:rsidR="006F0DBB">
        <w:t xml:space="preserve"> between males and females throughout their development</w:t>
      </w:r>
      <w:r w:rsidR="0030793A">
        <w:t>.</w:t>
      </w:r>
      <w:r w:rsidR="0097153F">
        <w:t xml:space="preserve"> </w:t>
      </w:r>
      <w:r w:rsidR="00B16415">
        <w:t>In the future, including known sex individuals, especially immature males, may help develop models that can better distinguish the sex of individuals within this size range.</w:t>
      </w:r>
    </w:p>
    <w:p w14:paraId="510B815B" w14:textId="2AB05D72" w:rsidR="00C93F1A" w:rsidRPr="00207D2A" w:rsidRDefault="00B80788" w:rsidP="00B80788">
      <w:pPr>
        <w:spacing w:line="360" w:lineRule="auto"/>
      </w:pPr>
      <w:r w:rsidRPr="00207D2A">
        <w:t xml:space="preserve">We found consistent support for a constant (i.e., linear) </w:t>
      </w:r>
      <w:r w:rsidR="001859B4">
        <w:t>increase</w:t>
      </w:r>
      <w:r w:rsidRPr="00207D2A">
        <w:t xml:space="preserv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t>
      </w:r>
      <w:r w:rsidRPr="00207D2A">
        <w:lastRenderedPageBreak/>
        <w:t>with body length reported by</w:t>
      </w:r>
      <w:r w:rsidR="007B7032">
        <w:t xml:space="preserve"> </w:t>
      </w:r>
      <w:r w:rsidRPr="00207D2A">
        <w:t>Nishiwaki et al.</w:t>
      </w:r>
      <w:commentRangeStart w:id="25"/>
      <w:r w:rsidRPr="00207D2A">
        <w:t xml:space="preserve"> (1963)</w:t>
      </w:r>
      <w:commentRangeEnd w:id="25"/>
      <w:r w:rsidR="00AA4328">
        <w:rPr>
          <w:rStyle w:val="CommentReference"/>
        </w:rPr>
        <w:commentReference w:id="25"/>
      </w:r>
      <w:r w:rsidRPr="00207D2A">
        <w:t xml:space="preserve">. </w:t>
      </w:r>
      <w:r w:rsidR="00C93F1A" w:rsidRPr="00207D2A">
        <w:t>Although our dataset did not cover the full length span of mature males, which can reach over &gt; 18 m</w:t>
      </w:r>
      <w:r w:rsidR="00C93F1A" w:rsidRPr="00207D2A">
        <w:fldChar w:fldCharType="begin"/>
      </w:r>
      <w:r w:rsidR="00164AF4">
        <w:instrText xml:space="preserve"> ADDIN ZOTERO_ITEM CSL_CITATION {"citationID":"asqbp49imr","properties":{"formattedCitation":"\\super 54\\nosupersub{}","plainCitation":"54","noteIndex":0},"citationItems":[{"id":1206,"uris":["http://zotero.org/users/5395629/items/ZIFCAXDR"],"itemData":{"id":1206,"type":"article-journal","container-title":"Marine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164AF4" w:rsidRPr="00164AF4">
        <w:rPr>
          <w:kern w:val="0"/>
          <w:szCs w:val="24"/>
          <w:vertAlign w:val="superscript"/>
          <w:lang w:val="en-US"/>
        </w:rPr>
        <w:t>54</w:t>
      </w:r>
      <w:r w:rsidR="00C93F1A" w:rsidRPr="00207D2A">
        <w:fldChar w:fldCharType="end"/>
      </w:r>
      <w:r w:rsidR="00C93F1A" w:rsidRPr="00207D2A">
        <w:t xml:space="preserve">, </w:t>
      </w:r>
      <w:r w:rsidR="00114061">
        <w:t xml:space="preserve">our findings support a continued growth of the male sperm whales’ nose </w:t>
      </w:r>
      <w:r w:rsidR="005466B0">
        <w:t xml:space="preserve">relative to their length </w:t>
      </w:r>
      <w:r w:rsidR="00114061">
        <w:t xml:space="preserve">despite their </w:t>
      </w:r>
      <w:r w:rsidR="005466B0">
        <w:t>net</w:t>
      </w:r>
      <w:r w:rsidR="00114061">
        <w:t xml:space="preserve"> body length growth rate tapering off at 15 m (40 years).</w:t>
      </w:r>
      <w:r w:rsidR="00114061" w:rsidRPr="00207D2A">
        <w:t xml:space="preserve"> </w:t>
      </w:r>
      <w:r w:rsidR="00114061">
        <w:t>This pattern</w:t>
      </w:r>
      <w:r w:rsidR="00114061" w:rsidRPr="00207D2A">
        <w:t xml:space="preserve"> </w:t>
      </w:r>
      <w:r w:rsidR="00C93F1A" w:rsidRPr="00207D2A">
        <w:t xml:space="preserve">may </w:t>
      </w:r>
      <w:r w:rsidR="00750F33">
        <w:t xml:space="preserve">indicate </w:t>
      </w:r>
      <w:r w:rsidRPr="00207D2A">
        <w:t>that the growth in larger males</w:t>
      </w:r>
      <w:r w:rsidR="00114061">
        <w:t>, rather than indeterminate skeletal growth,</w:t>
      </w:r>
      <w:r w:rsidRPr="00207D2A">
        <w:t xml:space="preserve"> </w:t>
      </w:r>
      <w:r w:rsidR="00C93F1A" w:rsidRPr="00207D2A">
        <w:t>is</w:t>
      </w:r>
      <w:r w:rsidRPr="00207D2A">
        <w:t xml:space="preserve"> primarily driven by the growth of soft tissues encasing the sperm whales’ spermaceti organ, which in older males visibly protrudes beyond the lower jaw when seen from the side</w:t>
      </w:r>
      <w:r w:rsidRPr="00207D2A">
        <w:fldChar w:fldCharType="begin"/>
      </w:r>
      <w:r w:rsidR="00DC1D0D">
        <w:instrText xml:space="preserve"> ADDIN ZOTERO_ITEM CSL_CITATION {"citationID":"a1vioe79a2g","properties":{"formattedCitation":"\\super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w:t>
      </w:r>
    </w:p>
    <w:p w14:paraId="1C65E7C0" w14:textId="33183AD5" w:rsidR="00B80788" w:rsidRDefault="00B80788" w:rsidP="00B80788">
      <w:pPr>
        <w:spacing w:line="360" w:lineRule="auto"/>
      </w:pPr>
      <w:r w:rsidRPr="00207D2A">
        <w:t>Sustained growth of secondary sexual traits well beyond sexual maturity has also been observed in other mammal species</w:t>
      </w:r>
      <w:r w:rsidR="00C93F1A" w:rsidRPr="00207D2A">
        <w:t xml:space="preserve"> with high degrees of sexual dimorphism</w:t>
      </w:r>
      <w:r w:rsidRPr="00207D2A">
        <w:t>, including giraffes and elephants</w:t>
      </w:r>
      <w:r w:rsidRPr="00207D2A">
        <w:fldChar w:fldCharType="begin"/>
      </w:r>
      <w:r w:rsidR="00164AF4">
        <w:instrText xml:space="preserve"> ADDIN ZOTERO_ITEM CSL_CITATION {"citationID":"aaef8kup0f","properties":{"formattedCitation":"\\super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t>
      </w:r>
      <w:r w:rsidR="005A5585">
        <w:t>T</w:t>
      </w:r>
      <w:r w:rsidRPr="00207D2A">
        <w:t>here is direct evidence that male giraffes with longer necks and larger-bodied elephants have higher reproductive success</w:t>
      </w:r>
      <w:r w:rsidRPr="00207D2A">
        <w:fldChar w:fldCharType="begin"/>
      </w:r>
      <w:r w:rsidR="00164AF4">
        <w:instrText xml:space="preserve"> ADDIN ZOTERO_ITEM CSL_CITATION {"citationID":"6w1ohVkk","properties":{"formattedCitation":"\\super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w:t>
      </w:r>
      <w:r w:rsidR="00750F33">
        <w:t>suggest</w:t>
      </w:r>
      <w:r w:rsidR="00750F33" w:rsidRPr="00207D2A">
        <w:t xml:space="preserve"> </w:t>
      </w:r>
      <w:r w:rsidRPr="00207D2A">
        <w:t>that strong sexual selective pressures are acting on this trait as it continues to grow despite the potentially high energetic cost of building lipid-rich tissue</w:t>
      </w:r>
      <w:r w:rsidRPr="00207D2A">
        <w:fldChar w:fldCharType="begin"/>
      </w:r>
      <w:r w:rsidR="00DC1D0D">
        <w:instrText xml:space="preserve"> ADDIN ZOTERO_ITEM CSL_CITATION {"citationID":"a1n3kkmnlm5","properties":{"formattedCitation":"\\super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w:t>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221132E6" w14:textId="0379F27C" w:rsidR="004B023A" w:rsidRDefault="00B80788" w:rsidP="00B80788">
      <w:pPr>
        <w:spacing w:line="360" w:lineRule="auto"/>
      </w:pPr>
      <w:r w:rsidRPr="00207D2A">
        <w:t>Our inspection of PD 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which suggests these are most likely mature females</w:t>
      </w:r>
      <w:r w:rsidRPr="00207D2A">
        <w:fldChar w:fldCharType="begin"/>
      </w:r>
      <w:r w:rsidR="00A40687">
        <w:instrText xml:space="preserve"> ADDIN ZOTERO_ITEM CSL_CITATION {"citationID":"a13jru1qbql","properties":{"formattedCitation":"\\super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w:t>
      </w:r>
      <w:r w:rsidR="004B023A">
        <w:t>One</w:t>
      </w:r>
      <w:r w:rsidR="000F0B15">
        <w:t xml:space="preserve"> individual</w:t>
      </w:r>
      <w:r w:rsidR="004B023A">
        <w:t xml:space="preserve"> </w:t>
      </w:r>
      <w:r w:rsidR="00EF514B">
        <w:t>receiving PD within this size range had relatively low probability of being female,</w:t>
      </w:r>
      <w:r w:rsidR="00EF514B">
        <w:rPr>
          <w:i/>
          <w:iCs/>
        </w:rPr>
        <w:t xml:space="preserve"> </w:t>
      </w:r>
      <w:r w:rsidR="00EF514B">
        <w:t>but this estimate was associated with very low certainty (</w:t>
      </w:r>
      <w:r w:rsidR="00EF514B">
        <w:rPr>
          <w:i/>
          <w:iCs/>
        </w:rPr>
        <w:t xml:space="preserve">P(f) </w:t>
      </w:r>
      <w:r w:rsidR="00EF514B">
        <w:t xml:space="preserve">= 0.36, 95% CI width = 1), </w:t>
      </w:r>
      <w:r w:rsidR="00750F33">
        <w:t>so</w:t>
      </w:r>
      <w:r w:rsidR="00EF514B">
        <w:t xml:space="preserve"> its sex and developmental stage </w:t>
      </w:r>
      <w:r w:rsidR="009D50AB">
        <w:t>are</w:t>
      </w:r>
      <w:r w:rsidR="00750F33">
        <w:t xml:space="preserve"> unknown</w:t>
      </w:r>
      <w:r w:rsidR="00EF514B">
        <w:t>.</w:t>
      </w:r>
      <w:r w:rsidR="00EF514B">
        <w:rPr>
          <w:i/>
          <w:iCs/>
        </w:rPr>
        <w:t xml:space="preserve"> </w:t>
      </w:r>
      <w:r w:rsidRPr="00207D2A">
        <w:t xml:space="preserve">The remaining individuals observed receiving PDs, for which </w:t>
      </w:r>
      <w:r w:rsidRPr="00207D2A">
        <w:rPr>
          <w:i/>
          <w:iCs/>
        </w:rPr>
        <w:t xml:space="preserve">P(f) </w:t>
      </w:r>
      <w:r w:rsidRPr="00207D2A">
        <w:t xml:space="preserve">could not be estimated (n = 5), also fell within </w:t>
      </w:r>
      <w:r w:rsidR="009D50AB">
        <w:t>the ‘mature female’</w:t>
      </w:r>
      <w:r w:rsidR="009D50AB" w:rsidRPr="00207D2A">
        <w:t xml:space="preserve"> </w:t>
      </w:r>
      <w:r w:rsidRPr="00207D2A">
        <w:t>size range (</w:t>
      </w:r>
      <w:r w:rsidRPr="00207D2A">
        <w:rPr>
          <w:b/>
          <w:bCs/>
        </w:rPr>
        <w:t>Figure 6</w:t>
      </w:r>
      <w:r w:rsidRPr="00207D2A">
        <w:t xml:space="preserve">). </w:t>
      </w:r>
      <w:r w:rsidR="00E420B9" w:rsidRPr="00207D2A">
        <w:t xml:space="preserve">Two of the individuals observed receiving </w:t>
      </w:r>
      <w:r w:rsidR="00E420B9">
        <w:t>PDs</w:t>
      </w:r>
      <w:r w:rsidR="00E420B9" w:rsidRPr="00207D2A">
        <w:t xml:space="preserve"> fell in the </w:t>
      </w:r>
      <w:commentRangeStart w:id="26"/>
      <w:commentRangeStart w:id="27"/>
      <w:r w:rsidR="00E420B9" w:rsidRPr="00207D2A">
        <w:t xml:space="preserve">‘adult female’ </w:t>
      </w:r>
      <w:commentRangeEnd w:id="26"/>
      <w:r w:rsidR="00943EA6">
        <w:rPr>
          <w:rStyle w:val="CommentReference"/>
        </w:rPr>
        <w:commentReference w:id="26"/>
      </w:r>
      <w:commentRangeEnd w:id="27"/>
      <w:r w:rsidR="00943EA6">
        <w:rPr>
          <w:rStyle w:val="CommentReference"/>
        </w:rPr>
        <w:commentReference w:id="27"/>
      </w:r>
      <w:r w:rsidR="00E420B9" w:rsidRPr="00207D2A">
        <w:t xml:space="preserve">size range (8.5 – 10 m – </w:t>
      </w:r>
      <w:r w:rsidR="00E420B9" w:rsidRPr="00207D2A">
        <w:rPr>
          <w:b/>
          <w:bCs/>
        </w:rPr>
        <w:t>Table 1</w:t>
      </w:r>
      <w:r w:rsidR="00E420B9" w:rsidRPr="00207D2A">
        <w:t>)</w:t>
      </w:r>
      <w:r w:rsidR="00E420B9">
        <w:t xml:space="preserve"> </w:t>
      </w:r>
      <w:r w:rsidR="00750F33">
        <w:t xml:space="preserve">and </w:t>
      </w:r>
      <w:r w:rsidR="00E420B9">
        <w:t xml:space="preserve">had high </w:t>
      </w:r>
      <w:r w:rsidR="00E420B9">
        <w:rPr>
          <w:i/>
          <w:iCs/>
        </w:rPr>
        <w:t xml:space="preserve">P(f) </w:t>
      </w:r>
      <w:r w:rsidR="00E420B9">
        <w:t xml:space="preserve">estimates (&gt;0.6), albeit </w:t>
      </w:r>
      <w:r w:rsidR="00750F33">
        <w:t xml:space="preserve">with </w:t>
      </w:r>
      <w:r w:rsidR="00E420B9">
        <w:t xml:space="preserve">a low associated certainty (95% CI width &gt; 0.80). While young females of this size range are </w:t>
      </w:r>
      <w:r w:rsidR="00E420B9" w:rsidRPr="00207D2A">
        <w:t>capable of conceiving</w:t>
      </w:r>
      <w:r w:rsidR="00E420B9" w:rsidRPr="00207D2A">
        <w:fldChar w:fldCharType="begin"/>
      </w:r>
      <w:r w:rsidR="00DC1D0D">
        <w:instrText xml:space="preserve"> ADDIN ZOTERO_ITEM CSL_CITATION {"citationID":"a2o1cl8n0s1","properties":{"formattedCitation":"\\super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E420B9" w:rsidRPr="00207D2A">
        <w:fldChar w:fldCharType="separate"/>
      </w:r>
      <w:r w:rsidR="00DC1D0D" w:rsidRPr="00DC1D0D">
        <w:rPr>
          <w:kern w:val="0"/>
          <w:szCs w:val="24"/>
          <w:vertAlign w:val="superscript"/>
          <w:lang w:val="en-US"/>
        </w:rPr>
        <w:t>20</w:t>
      </w:r>
      <w:r w:rsidR="00E420B9" w:rsidRPr="00207D2A">
        <w:fldChar w:fldCharType="end"/>
      </w:r>
      <w:r w:rsidR="00E420B9">
        <w:t>, receiving PDs is not exclusive to parous females</w:t>
      </w:r>
      <w:r w:rsidR="00E420B9" w:rsidRPr="00207D2A">
        <w:fldChar w:fldCharType="begin"/>
      </w:r>
      <w:r w:rsidR="00164AF4">
        <w:instrText xml:space="preserve"> ADDIN ZOTERO_ITEM CSL_CITATION {"citationID":"a28ualmql24","properties":{"formattedCitation":"\\super 57\\nosupersub{}","plainCitation":"57","noteIndex":0},"citationItems":[{"id":1316,"uris":["http://zotero.org/users/5395629/items/RUXFHIFG"],"itemData":{"id":1316,"type":"article-journal","container-title":"Behavioral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00E420B9" w:rsidRPr="00207D2A">
        <w:fldChar w:fldCharType="separate"/>
      </w:r>
      <w:r w:rsidR="00164AF4" w:rsidRPr="00164AF4">
        <w:rPr>
          <w:kern w:val="0"/>
          <w:szCs w:val="24"/>
          <w:vertAlign w:val="superscript"/>
          <w:lang w:val="en-US"/>
        </w:rPr>
        <w:t>57</w:t>
      </w:r>
      <w:r w:rsidR="00E420B9" w:rsidRPr="00207D2A">
        <w:fldChar w:fldCharType="end"/>
      </w:r>
      <w:r w:rsidR="00E420B9" w:rsidRPr="00207D2A">
        <w:t>.</w:t>
      </w:r>
      <w:r w:rsidR="00E420B9">
        <w:t xml:space="preserve"> </w:t>
      </w:r>
      <w:r w:rsidR="00B65403">
        <w:t>Although</w:t>
      </w:r>
      <w:r w:rsidR="00E420B9">
        <w:t xml:space="preserve"> our approach did not have the resolution to confidently </w:t>
      </w:r>
      <w:r w:rsidR="0042191B">
        <w:t>assign</w:t>
      </w:r>
      <w:r w:rsidR="00E420B9">
        <w:t xml:space="preserve"> all individuals receiving PDs as females, </w:t>
      </w:r>
      <w:r w:rsidR="0042191B">
        <w:t xml:space="preserve">our results generally agree with </w:t>
      </w:r>
      <w:r w:rsidRPr="00207D2A">
        <w:t xml:space="preserve">previous work </w:t>
      </w:r>
      <w:r w:rsidR="0042191B">
        <w:t xml:space="preserve">showing that </w:t>
      </w:r>
      <w:r w:rsidRPr="00207D2A">
        <w:t>only females receive peduncle dives</w:t>
      </w:r>
      <w:r w:rsidRPr="00207D2A">
        <w:fldChar w:fldCharType="begin"/>
      </w:r>
      <w:r w:rsidR="00164AF4">
        <w:instrText xml:space="preserve"> ADDIN ZOTERO_ITEM CSL_CITATION {"citationID":"a20ukgc4kk6","properties":{"formattedCitation":"\\super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p>
    <w:p w14:paraId="02F747BF" w14:textId="5B829A42" w:rsidR="00B80788" w:rsidRPr="00207D2A" w:rsidRDefault="00B80788" w:rsidP="00B80788">
      <w:pPr>
        <w:spacing w:line="360" w:lineRule="auto"/>
      </w:pPr>
      <w:r w:rsidRPr="00207D2A">
        <w:t>We also found all individuals performing peduncle dives were under 7.6 m (</w:t>
      </w:r>
      <w:r w:rsidRPr="00207D2A">
        <w:rPr>
          <w:b/>
          <w:bCs/>
        </w:rPr>
        <w:t>Figure 6</w:t>
      </w:r>
      <w:r w:rsidRPr="00207D2A">
        <w:t xml:space="preserve">), corresponding to the size range of </w:t>
      </w:r>
      <w:commentRangeStart w:id="28"/>
      <w:r w:rsidRPr="00207D2A">
        <w:t xml:space="preserve">juveniles (n = 2) </w:t>
      </w:r>
      <w:commentRangeEnd w:id="28"/>
      <w:r w:rsidR="00BB2C97">
        <w:rPr>
          <w:rStyle w:val="CommentReference"/>
        </w:rPr>
        <w:commentReference w:id="28"/>
      </w:r>
      <w:r w:rsidRPr="00207D2A">
        <w:t xml:space="preserve">and calves (n = 1), which </w:t>
      </w:r>
      <w:r w:rsidR="009B09D1" w:rsidRPr="00207D2A">
        <w:t>is also</w:t>
      </w:r>
      <w:r w:rsidRPr="00207D2A">
        <w:t xml:space="preserve"> congruent with previous work</w:t>
      </w:r>
      <w:r w:rsidRPr="00207D2A">
        <w:fldChar w:fldCharType="begin"/>
      </w:r>
      <w:r w:rsidR="00164AF4">
        <w:instrText xml:space="preserve"> ADDIN ZOTERO_ITEM CSL_CITATION {"citationID":"6dIcuvdx","properties":{"formattedCitation":"\\super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r w:rsidR="005B2324">
        <w:t>O</w:t>
      </w:r>
      <w:r w:rsidRPr="00207D2A">
        <w:t xml:space="preserve">ur methods for detecting participation of PD </w:t>
      </w:r>
      <w:r w:rsidR="009B09D1" w:rsidRPr="00207D2A">
        <w:t>were</w:t>
      </w:r>
      <w:r w:rsidRPr="00207D2A">
        <w:t xml:space="preserve"> not exhaustive, as we only inspected a subset of available footage, and thus </w:t>
      </w:r>
      <w:r w:rsidR="005B2324">
        <w:t>cann</w:t>
      </w:r>
      <w:r w:rsidR="00943EA6">
        <w:t>o</w:t>
      </w:r>
      <w:r w:rsidR="005B2324">
        <w:t>t</w:t>
      </w:r>
      <w:r w:rsidR="005B2324" w:rsidRPr="00207D2A">
        <w:t xml:space="preserve"> </w:t>
      </w:r>
      <w:r w:rsidRPr="00207D2A">
        <w:t xml:space="preserve">rule out the participation of any of the remaining individuals in this behaviour. Still, our findings generally aligned with the expectation that this behaviour is limited to </w:t>
      </w:r>
      <w:r w:rsidRPr="00207D2A">
        <w:lastRenderedPageBreak/>
        <w:t xml:space="preserve">calves/juveniles performing the dives, and females receiving them, even if </w:t>
      </w:r>
      <w:r w:rsidR="009D50AB">
        <w:t>a</w:t>
      </w:r>
      <w:r w:rsidR="009D50AB" w:rsidRPr="00207D2A">
        <w:t xml:space="preserve"> </w:t>
      </w:r>
      <w:r w:rsidRPr="00207D2A">
        <w:t>direct association with suckling remains unclear</w:t>
      </w:r>
      <w:r w:rsidRPr="00207D2A">
        <w:fldChar w:fldCharType="begin"/>
      </w:r>
      <w:r w:rsidR="00164AF4">
        <w:instrText xml:space="preserve"> ADDIN ZOTERO_ITEM CSL_CITATION {"citationID":"a144n00ipkf","properties":{"formattedCitation":"\\super 37,57\\nosupersub{}","plainCitation":"37,57","noteIndex":0},"citationItems":[{"id":1316,"uris":["http://zotero.org/users/5395629/items/RUXFHIFG"],"itemData":{"id":1316,"type":"article-journal","container-title":"Behavioral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37,57</w:t>
      </w:r>
      <w:r w:rsidRPr="00207D2A">
        <w:fldChar w:fldCharType="end"/>
      </w:r>
      <w:r w:rsidRPr="00207D2A">
        <w:t>.</w:t>
      </w:r>
    </w:p>
    <w:p w14:paraId="726E16FA" w14:textId="1F6961DC" w:rsidR="00B80788" w:rsidRPr="00207D2A" w:rsidRDefault="00B80788" w:rsidP="00B80788">
      <w:pPr>
        <w:pStyle w:val="Heading3"/>
        <w:rPr>
          <w:rFonts w:cs="Times New Roman"/>
        </w:rPr>
      </w:pPr>
      <w:bookmarkStart w:id="29" w:name="_Hlk209789716"/>
      <w:r w:rsidRPr="00207D2A">
        <w:rPr>
          <w:rFonts w:cs="Times New Roman"/>
        </w:rPr>
        <w:t xml:space="preserve">4.4 | </w:t>
      </w:r>
      <w:r w:rsidR="004B023A">
        <w:rPr>
          <w:rFonts w:cs="Times New Roman"/>
        </w:rPr>
        <w:t>Applications</w:t>
      </w:r>
    </w:p>
    <w:p w14:paraId="7536D841" w14:textId="1EC7A6F2"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nvestigating the interactions and spatial arrangement between immature individuals and their mothers or caregivers can provide insights into the behavioural development of immature individuals and corresponding changes in maternal care</w:t>
      </w:r>
      <w:r w:rsidRPr="00207D2A">
        <w:fldChar w:fldCharType="begin"/>
      </w:r>
      <w:r w:rsidR="00164AF4">
        <w:instrText xml:space="preserve"> ADDIN ZOTERO_ITEM CSL_CITATION {"citationID":"a56i8euhah","properties":{"formattedCitation":"\\super 58\\uc0\\u8211{}60\\nosupersub{}","plainCitation":"58–60","noteIndex":0},"citationItems":[{"id":155,"uris":["http://zotero.org/users/5395629/items/WAWRPT3K"],"itemData":{"id":155,"type":"article-journal","abstract":"To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00164AF4" w:rsidRPr="00164AF4">
        <w:rPr>
          <w:kern w:val="0"/>
          <w:szCs w:val="24"/>
          <w:vertAlign w:val="superscript"/>
          <w:lang w:val="en-US"/>
        </w:rPr>
        <w:t>58–60</w:t>
      </w:r>
      <w:r w:rsidRPr="00207D2A">
        <w:fldChar w:fldCharType="end"/>
      </w:r>
      <w:r w:rsidRPr="00207D2A">
        <w:t>.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w:t>
      </w:r>
      <w:r w:rsidRPr="00207D2A">
        <w:fldChar w:fldCharType="begin"/>
      </w:r>
      <w:r w:rsidR="00164AF4">
        <w:instrText xml:space="preserve"> ADDIN ZOTERO_ITEM CSL_CITATION {"citationID":"a2ll45et69n","properties":{"formattedCitation":"\\super 58,60\\uc0\\u8211{}62\\nosupersub{}","plainCitation":"58,60–62","noteIndex":0},"citationItems":[{"id":155,"uris":["http://zotero.org/users/5395629/items/WAWRPT3K"],"itemData":{"id":155,"type":"article-journal","abstract":"To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164AF4" w:rsidRPr="00164AF4">
        <w:rPr>
          <w:kern w:val="0"/>
          <w:szCs w:val="24"/>
          <w:vertAlign w:val="superscript"/>
          <w:lang w:val="en-US"/>
        </w:rPr>
        <w:t>58,60–62</w:t>
      </w:r>
      <w:r w:rsidRPr="00207D2A">
        <w:fldChar w:fldCharType="end"/>
      </w:r>
      <w:r w:rsidRPr="005466B0">
        <w:t xml:space="preserve">. </w:t>
      </w:r>
      <w:r w:rsidRPr="00207D2A">
        <w:t xml:space="preserve">Using </w:t>
      </w:r>
      <w:r w:rsidR="00D0654D">
        <w:t>UAV</w:t>
      </w:r>
      <w:r w:rsidRPr="00207D2A">
        <w:t xml:space="preserve">-derived </w:t>
      </w:r>
      <w:r w:rsidRPr="00207D2A">
        <w:rPr>
          <w:i/>
          <w:iCs/>
        </w:rPr>
        <w:t xml:space="preserve">TL </w:t>
      </w:r>
      <w:r w:rsidRPr="00207D2A">
        <w:t>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w:t>
      </w:r>
      <w:r w:rsidRPr="00207D2A">
        <w:fldChar w:fldCharType="begin"/>
      </w:r>
      <w:r w:rsidR="00164AF4">
        <w:instrText xml:space="preserve"> ADDIN ZOTERO_ITEM CSL_CITATION {"citationID":"a1jpn5ngd6f","properties":{"formattedCitation":"\\super 63,64\\nosupersub{}","plainCitation":"63,64","noteIndex":0},"citationItems":[{"id":1325,"uris":["http://zotero.org/users/5395629/items/BNDZ6HWN"],"itemData":{"id":1325,"type":"article-journal","abstract":"It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00164AF4" w:rsidRPr="00164AF4">
        <w:rPr>
          <w:kern w:val="0"/>
          <w:szCs w:val="24"/>
          <w:vertAlign w:val="superscript"/>
          <w:lang w:val="en-US"/>
        </w:rPr>
        <w:t>63,64</w:t>
      </w:r>
      <w:r w:rsidRPr="00207D2A">
        <w:fldChar w:fldCharType="end"/>
      </w:r>
      <w:r w:rsidRPr="00207D2A">
        <w:t>. Being able to infer the developmental stage</w:t>
      </w:r>
      <w:r w:rsidR="00943EA6">
        <w:t xml:space="preserve"> and sex</w:t>
      </w:r>
      <w:r w:rsidRPr="00207D2A">
        <w:t xml:space="preserve"> of individuals from </w:t>
      </w:r>
      <w:r w:rsidR="00D0654D">
        <w:t>UAV</w:t>
      </w:r>
      <w:r w:rsidRPr="00207D2A">
        <w:t>-derived footage would allow us to better understand the extent to which care behaviours are driven by calves or juveniles seeking care versus adults providing care, and how these change over</w:t>
      </w:r>
      <w:r w:rsidR="005466B0">
        <w:t xml:space="preserve"> </w:t>
      </w:r>
      <w:r w:rsidRPr="00207D2A">
        <w:t xml:space="preserve">time. </w:t>
      </w:r>
      <w:r w:rsidR="00943EA6">
        <w:t xml:space="preserve">It would also reveal the degree to which each sex may contribute to different aspects of </w:t>
      </w:r>
      <w:r w:rsidR="009D50AB">
        <w:t xml:space="preserve">calf </w:t>
      </w:r>
      <w:r w:rsidR="00943EA6">
        <w:t>care.</w:t>
      </w:r>
    </w:p>
    <w:p w14:paraId="541325DB" w14:textId="2D82765E"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w:t>
      </w:r>
      <w:r w:rsidRPr="00207D2A">
        <w:fldChar w:fldCharType="begin"/>
      </w:r>
      <w:r w:rsidR="00DC1D0D">
        <w:instrText xml:space="preserve"> ADDIN ZOTERO_ITEM CSL_CITATION {"citationID":"a2qai6ds0df","properties":{"formattedCitation":"\\super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r w:rsidRPr="00207D2A">
        <w:rPr>
          <w:i/>
          <w:iCs/>
        </w:rPr>
        <w:t>TL</w:t>
      </w:r>
      <w:r w:rsidR="00943EA6">
        <w:rPr>
          <w:i/>
          <w:iCs/>
        </w:rPr>
        <w:t>,</w:t>
      </w:r>
      <w:r w:rsidRPr="00207D2A">
        <w:t xml:space="preserve"> </w:t>
      </w:r>
      <w:r w:rsidRPr="00207D2A">
        <w:rPr>
          <w:i/>
          <w:iCs/>
        </w:rPr>
        <w:t>NR</w:t>
      </w:r>
      <w:r w:rsidRPr="00207D2A">
        <w:rPr>
          <w:i/>
          <w:iCs/>
          <w:vertAlign w:val="subscript"/>
        </w:rPr>
        <w:t>flipper</w:t>
      </w:r>
      <w:r w:rsidR="00943EA6">
        <w:t xml:space="preserve">, </w:t>
      </w:r>
      <w:r w:rsidR="00400B43">
        <w:t xml:space="preserve">and raw nose measurements </w:t>
      </w:r>
      <w:r w:rsidRPr="00207D2A">
        <w:t xml:space="preserve">correlate with the frequency with which </w:t>
      </w:r>
      <w:proofErr w:type="gramStart"/>
      <w:r w:rsidRPr="00207D2A">
        <w:t>females</w:t>
      </w:r>
      <w:proofErr w:type="gramEnd"/>
      <w:r w:rsidRPr="00207D2A">
        <w:t xml:space="preserve"> approach or interact with males and vice versa. While this would not directly measure reproductive success, patterns of female-male interactions could clarify the drivers of female choice</w:t>
      </w:r>
      <w:r w:rsidRPr="00207D2A">
        <w:fldChar w:fldCharType="begin"/>
      </w:r>
      <w:r w:rsidR="00DC1D0D">
        <w:instrText xml:space="preserve"> ADDIN ZOTERO_ITEM CSL_CITATION {"citationID":"a1pck73ei98","properties":{"formattedCitation":"\\super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w:t>
      </w:r>
    </w:p>
    <w:p w14:paraId="7DA0204A" w14:textId="6E61C923" w:rsidR="00B80788" w:rsidRPr="00207D2A" w:rsidRDefault="00B80788" w:rsidP="00B80788">
      <w:pPr>
        <w:spacing w:line="360" w:lineRule="auto"/>
      </w:pPr>
      <w:r w:rsidRPr="00207D2A">
        <w:t xml:space="preserve">Length-based inferences of developmental stage </w:t>
      </w:r>
      <w:r w:rsidR="00400B43">
        <w:t xml:space="preserve">and sex </w:t>
      </w:r>
      <w:r w:rsidRPr="00207D2A">
        <w:t xml:space="preserve">obtained through UAV photogrammetry can also provide a relatively inexpensive and quick method </w:t>
      </w:r>
      <w:r w:rsidR="00A162A5" w:rsidRPr="00207D2A">
        <w:t xml:space="preserve">for </w:t>
      </w:r>
      <w:r w:rsidRPr="00207D2A">
        <w:t>quantifying the age structure of a population, and inferring its reproductive potential</w:t>
      </w:r>
      <w:r w:rsidRPr="00207D2A">
        <w:fldChar w:fldCharType="begin"/>
      </w:r>
      <w:r w:rsidR="00A40687">
        <w:instrText xml:space="preserve"> ADDIN ZOTERO_ITEM CSL_CITATION {"citationID":"agv6mkun41","properties":{"formattedCitation":"\\super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r w:rsidRPr="00207D2A">
        <w:t xml:space="preserve">. Usually, estimating the age distribution </w:t>
      </w:r>
      <w:r w:rsidR="00A162A5" w:rsidRPr="00207D2A">
        <w:t>of</w:t>
      </w:r>
      <w:r w:rsidRPr="00207D2A">
        <w:t xml:space="preserve"> a population requires</w:t>
      </w:r>
      <w:r w:rsidR="000B7221">
        <w:t xml:space="preserve"> large-scale sampling (e.g., hunting or commercial harvesting), </w:t>
      </w:r>
      <w:r w:rsidRPr="00207D2A">
        <w:t xml:space="preserve">mark-recapture methods </w:t>
      </w:r>
      <w:r w:rsidR="00711750">
        <w:t>or</w:t>
      </w:r>
      <w:r w:rsidR="00711750" w:rsidRPr="00207D2A">
        <w:t xml:space="preserve"> </w:t>
      </w:r>
      <w:r w:rsidRPr="00207D2A">
        <w:t>long-term monitoring. But, photogrammetric estimates of size distribution, informed by ground-truthing data, can provide useful estimates</w:t>
      </w:r>
      <w:r w:rsidRPr="00207D2A">
        <w:fldChar w:fldCharType="begin"/>
      </w:r>
      <w:r w:rsidR="00A40687">
        <w:instrText xml:space="preserve"> ADDIN ZOTERO_ITEM CSL_CITATION {"citationID":"atnmqg5s5f","properties":{"formattedCitation":"\\super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r w:rsidRPr="00207D2A">
        <w:t xml:space="preserve">. This is a particularly useful means of monitoring the reproductive potential </w:t>
      </w:r>
      <w:r w:rsidRPr="00207D2A">
        <w:lastRenderedPageBreak/>
        <w:t>of a population over time, for instance</w:t>
      </w:r>
      <w:r w:rsidR="00400B43">
        <w:t xml:space="preserve"> by comparing reproductive parameters obtained near the end of whaling by traditional methods with present day parameters</w:t>
      </w:r>
      <w:r w:rsidRPr="00207D2A">
        <w:t xml:space="preserve">,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in the face of compounding anthropogenic threats</w:t>
      </w:r>
      <w:r w:rsidR="00A162A5" w:rsidRPr="00207D2A">
        <w:fldChar w:fldCharType="begin"/>
      </w:r>
      <w:r w:rsidR="00164AF4">
        <w:instrText xml:space="preserve"> ADDIN ZOTERO_ITEM CSL_CITATION {"citationID":"a2of0jtejec","properties":{"formattedCitation":"\\super 65\\nosupersub{}","plainCitation":"65","noteIndex":0},"citationItems":[{"id":79,"uris":["http://zotero.org/users/5395629/items/RKIDFR3L"],"itemData":{"id":79,"type":"article-journal","abstract":"Culture—socially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164AF4" w:rsidRPr="00164AF4">
        <w:rPr>
          <w:kern w:val="0"/>
          <w:szCs w:val="24"/>
          <w:vertAlign w:val="superscript"/>
          <w:lang w:val="en-US"/>
        </w:rPr>
        <w:t>65</w:t>
      </w:r>
      <w:r w:rsidR="00A162A5" w:rsidRPr="00207D2A">
        <w:fldChar w:fldCharType="end"/>
      </w:r>
      <w:r w:rsidRPr="00207D2A">
        <w:t xml:space="preserve">. Still, some care should be taken to make sure that individuals measured are a representative and unbiased sample of the population. </w:t>
      </w:r>
    </w:p>
    <w:p w14:paraId="0303C001" w14:textId="0EAD1269" w:rsidR="00B80788" w:rsidRDefault="00B80788" w:rsidP="00B80788">
      <w:pPr>
        <w:spacing w:line="360" w:lineRule="auto"/>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00441A85">
        <w:t xml:space="preserve">(e.g. </w:t>
      </w:r>
      <w:r w:rsidRPr="00207D2A">
        <w:fldChar w:fldCharType="begin"/>
      </w:r>
      <w:r w:rsidR="00164AF4">
        <w:instrText xml:space="preserve"> ADDIN ZOTERO_ITEM CSL_CITATION {"citationID":"anh8ssl720","properties":{"formattedCitation":"\\super 66\\uc0\\u8211{}68\\nosupersub{}","plainCitation":"66–68","noteIndex":0},"citationItems":[{"id":10,"uris":["http://zotero.org/users/5395629/items/9LRSEEJA"],"itemData":{"id":10,"type":"article-journal","abstract":"A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164AF4">
        <w:rPr>
          <w:rFonts w:ascii="Cambria Math" w:hAnsi="Cambria Math" w:cs="Cambria Math"/>
        </w:rPr>
        <w:instrText>∼</w:instrText>
      </w:r>
      <w:r w:rsidR="00164AF4">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00164AF4" w:rsidRPr="00164AF4">
        <w:rPr>
          <w:kern w:val="0"/>
          <w:szCs w:val="24"/>
          <w:vertAlign w:val="superscript"/>
          <w:lang w:val="en-US"/>
        </w:rPr>
        <w:t>66–68</w:t>
      </w:r>
      <w:r w:rsidRPr="00207D2A">
        <w:fldChar w:fldCharType="end"/>
      </w:r>
      <w:r w:rsidR="00DB26B0">
        <w:t>)</w:t>
      </w:r>
      <w:r w:rsidRPr="005466B0">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w:t>
      </w:r>
      <w:r w:rsidR="00400B43">
        <w:t>males</w:t>
      </w:r>
      <w:r w:rsidRPr="00207D2A">
        <w:t xml:space="preserve">?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00DB26B0">
        <w:fldChar w:fldCharType="begin"/>
      </w:r>
      <w:r w:rsidR="00164AF4">
        <w:instrText xml:space="preserve"> ADDIN ZOTERO_ITEM CSL_CITATION {"citationID":"a107skqi3f6","properties":{"formattedCitation":"\\super 62\\nosupersub{}","plainCitation":"62","noteIndex":0},"citationItems":[{"id":22,"uris":["http://zotero.org/users/5395629/items/4E8385WB"],"itemData":{"id":22,"type":"article","DOI":"10.32942/X2NM0Q","publisher":"EcoEvoRxiv","title":"The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00DB26B0">
        <w:fldChar w:fldCharType="separate"/>
      </w:r>
      <w:r w:rsidR="00164AF4" w:rsidRPr="00164AF4">
        <w:rPr>
          <w:kern w:val="0"/>
          <w:szCs w:val="24"/>
          <w:vertAlign w:val="superscript"/>
          <w:lang w:val="en-US"/>
        </w:rPr>
        <w:t>62</w:t>
      </w:r>
      <w:r w:rsidR="00DB26B0">
        <w:fldChar w:fldCharType="end"/>
      </w:r>
      <w:r w:rsidR="00DB26B0">
        <w:t>.</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02AE2FFC" w:rsidR="00B80788" w:rsidRPr="00207D2A" w:rsidRDefault="00B80788" w:rsidP="00B80788">
      <w:pPr>
        <w:spacing w:line="360" w:lineRule="auto"/>
        <w:rPr>
          <w:lang w:val="en-US"/>
        </w:rPr>
      </w:pPr>
      <w:r w:rsidRPr="00207D2A">
        <w:t>Our work is chiefly limited by the absence of known data on the developmental stage and sex of measured individuals. This means that we can</w:t>
      </w:r>
      <w:r w:rsidR="00711750">
        <w:t>no</w:t>
      </w:r>
      <w:r w:rsidRPr="00207D2A">
        <w:t xml:space="preserve">t provide evaluations of classification performance equivalent to those presented by </w:t>
      </w:r>
      <w:r w:rsidR="00DB26B0">
        <w:fldChar w:fldCharType="begin"/>
      </w:r>
      <w:r w:rsidR="00164AF4">
        <w:instrText xml:space="preserve"> ADDIN ZOTERO_ITEM CSL_CITATION {"citationID":"a2genipv4o","properties":{"formattedCitation":"\\super 12,13,15\\nosupersub{}","plainCitation":"12,13,15","noteIndex":0},"citationItems":[{"id":33,"uris":["http://zotero.org/users/5395629/items/52UHIPB3"],"itemData":{"id":33,"type":"article-journal","abstract":"Data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B26B0">
        <w:fldChar w:fldCharType="separate"/>
      </w:r>
      <w:r w:rsidR="00164AF4" w:rsidRPr="00164AF4">
        <w:rPr>
          <w:kern w:val="0"/>
          <w:szCs w:val="24"/>
          <w:vertAlign w:val="superscript"/>
          <w:lang w:val="en-US"/>
        </w:rPr>
        <w:t>12,13,15</w:t>
      </w:r>
      <w:r w:rsidR="00DB26B0">
        <w:fldChar w:fldCharType="end"/>
      </w:r>
      <w:r w:rsidR="00DB26B0">
        <w:t xml:space="preserve">. </w:t>
      </w:r>
      <w:r w:rsidR="00D5751C">
        <w:t>F</w:t>
      </w:r>
      <w:r w:rsidR="00D5751C" w:rsidRPr="00207D2A">
        <w:t>uture applications of our methods could overcome this limitation by collecting measurements from individuals of known sex and developmental</w:t>
      </w:r>
      <w:r w:rsidR="00711750">
        <w:t xml:space="preserve"> stage</w:t>
      </w:r>
      <w:r w:rsidR="00D5751C" w:rsidRPr="00207D2A">
        <w:t>.</w:t>
      </w:r>
      <w:r w:rsidRPr="00207D2A">
        <w:t xml:space="preserve"> For the present study, we evaluated the ability of our methods to infer individual developmental stages and sexes by comparing our findings to those based on direct measurements of thousands of killed individuals</w:t>
      </w:r>
      <w:r w:rsidR="00DB26B0">
        <w:fldChar w:fldCharType="begin"/>
      </w:r>
      <w:r w:rsidR="00164AF4">
        <w:instrText xml:space="preserve"> ADDIN ZOTERO_ITEM CSL_CITATION {"citationID":"a25d61h0370","properties":{"formattedCitation":"\\super 23,34,47\\nosupersub{}","plainCitation":"23,34,47","noteIndex":0},"citationItems":[{"id":1729,"uris":["http://zotero.org/users/5395629/items/4DP8Z8PY"],"itemData":{"id":1729,"type":"article-journal","container-title":"Scientific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DB26B0">
        <w:fldChar w:fldCharType="separate"/>
      </w:r>
      <w:r w:rsidR="00164AF4" w:rsidRPr="00164AF4">
        <w:rPr>
          <w:kern w:val="0"/>
          <w:szCs w:val="24"/>
          <w:vertAlign w:val="superscript"/>
          <w:lang w:val="en-US"/>
        </w:rPr>
        <w:t>23,34,47</w:t>
      </w:r>
      <w:r w:rsidR="00DB26B0">
        <w:fldChar w:fldCharType="end"/>
      </w:r>
      <w:r w:rsidR="00DB26B0">
        <w:t xml:space="preserve"> </w:t>
      </w:r>
      <w:r w:rsidRPr="00207D2A">
        <w:t>or mass strandings</w:t>
      </w:r>
      <w:r w:rsidR="00DB26B0">
        <w:fldChar w:fldCharType="begin"/>
      </w:r>
      <w:r w:rsidR="00164AF4">
        <w:instrText xml:space="preserve"> ADDIN ZOTERO_ITEM CSL_CITATION {"citationID":"ajnhps62go","properties":{"formattedCitation":"\\super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DB26B0">
        <w:fldChar w:fldCharType="separate"/>
      </w:r>
      <w:r w:rsidR="00164AF4" w:rsidRPr="00164AF4">
        <w:rPr>
          <w:kern w:val="0"/>
          <w:szCs w:val="24"/>
          <w:vertAlign w:val="superscript"/>
          <w:lang w:val="en-US"/>
        </w:rPr>
        <w:t>41</w:t>
      </w:r>
      <w:r w:rsidR="00DB26B0">
        <w:fldChar w:fldCharType="end"/>
      </w:r>
      <w:r w:rsidR="00DB26B0">
        <w:t>.</w:t>
      </w:r>
      <w:r w:rsidRPr="00207D2A">
        <w:t xml:space="preserve">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164AF4">
        <w:instrText xml:space="preserve"> ADDIN ZOTERO_ITEM CSL_CITATION {"citationID":"a2o3o63jeoc","properties":{"formattedCitation":"\\super 69\\nosupersub{}","plainCitation":"69","noteIndex":0},"citationItems":[{"id":20,"uris":["http://zotero.org/users/5395629/items/UE28HZHZ"],"itemData":{"id":20,"type":"article-journal","abstract":"Growth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00164AF4" w:rsidRPr="00164AF4">
        <w:rPr>
          <w:kern w:val="0"/>
          <w:szCs w:val="24"/>
          <w:vertAlign w:val="superscript"/>
          <w:lang w:val="en-US"/>
        </w:rPr>
        <w:t>69</w:t>
      </w:r>
      <w:r w:rsidRPr="00207D2A">
        <w:fldChar w:fldCharType="end"/>
      </w:r>
      <w:r w:rsidRPr="00207D2A">
        <w:t xml:space="preserve">. For instance, </w:t>
      </w:r>
      <w:r w:rsidR="00DB26B0">
        <w:fldChar w:fldCharType="begin"/>
      </w:r>
      <w:r w:rsidR="00164AF4">
        <w:instrText xml:space="preserve"> ADDIN ZOTERO_ITEM CSL_CITATION {"citationID":"a2fu4sabj48","properties":{"formattedCitation":"\\super 70\\nosupersub{}","plainCitation":"70","noteIndex":0},"citationItems":[{"id":1217,"uris":["http://zotero.org/users/5395629/items/NDVSLRF2"],"itemData":{"id":1217,"type":"article-journal","abstract":"This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00DB26B0">
        <w:fldChar w:fldCharType="separate"/>
      </w:r>
      <w:r w:rsidR="00164AF4" w:rsidRPr="00164AF4">
        <w:rPr>
          <w:kern w:val="0"/>
          <w:szCs w:val="24"/>
          <w:vertAlign w:val="superscript"/>
          <w:lang w:val="en-US"/>
        </w:rPr>
        <w:t>70</w:t>
      </w:r>
      <w:r w:rsidR="00DB26B0">
        <w:fldChar w:fldCharType="end"/>
      </w:r>
      <w:r w:rsidRPr="00207D2A">
        <w:t xml:space="preserve"> found that female sperm whales killed before the whaling moratorium (1959 – 1962) in the Eastern </w:t>
      </w:r>
      <w:r w:rsidR="00711750" w:rsidRPr="00207D2A">
        <w:t xml:space="preserve">South </w:t>
      </w:r>
      <w:r w:rsidRPr="00207D2A">
        <w:t xml:space="preserve">Pacific sexually matured earlier (6.5 years) and at smaller sizes (8.2 m) than in other regions, presumably as a result of prolonged whaling in the region. Similarly, </w:t>
      </w:r>
      <w:r w:rsidR="00B67D3F">
        <w:fldChar w:fldCharType="begin"/>
      </w:r>
      <w:r w:rsidR="00A40687">
        <w:instrText xml:space="preserve"> ADDIN ZOTERO_ITEM CSL_CITATION {"citationID":"a1f2t4nmj66","properties":{"formattedCitation":"\\super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67D3F">
        <w:fldChar w:fldCharType="separate"/>
      </w:r>
      <w:r w:rsidR="00A40687" w:rsidRPr="00A40687">
        <w:rPr>
          <w:kern w:val="0"/>
          <w:szCs w:val="24"/>
          <w:vertAlign w:val="superscript"/>
          <w:lang w:val="en-US"/>
        </w:rPr>
        <w:t>46</w:t>
      </w:r>
      <w:r w:rsidR="00B67D3F">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 xml:space="preserve">may reflect a bias in whaling data towards </w:t>
      </w:r>
      <w:r w:rsidRPr="00207D2A">
        <w:lastRenderedPageBreak/>
        <w:t>larger and more lucrative individuals</w:t>
      </w:r>
      <w:r w:rsidR="00B22DF8" w:rsidRPr="00207D2A">
        <w:t xml:space="preserve"> in whaling data</w:t>
      </w:r>
      <w:r w:rsidRPr="00207D2A">
        <w:t>, the differences between growth curves remained within the expected variation</w:t>
      </w:r>
      <w:r w:rsidR="00D5751C">
        <w:t xml:space="preserve"> of age – length relationships</w:t>
      </w:r>
      <w:r w:rsidRPr="00207D2A">
        <w:fldChar w:fldCharType="begin"/>
      </w:r>
      <w:r w:rsidR="00A40687">
        <w:instrText xml:space="preserve"> ADDIN ZOTERO_ITEM CSL_CITATION {"citationID":"a26frri2phc","properties":{"formattedCitation":"\\super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 There is also evidence that size distributions among female sperm whales vary geographically, with whales in lower latitudes being generally smaller than those in higher latitudes</w:t>
      </w:r>
      <w:r w:rsidRPr="00207D2A">
        <w:fldChar w:fldCharType="begin"/>
      </w:r>
      <w:r w:rsidR="00164AF4">
        <w:instrText xml:space="preserve"> ADDIN ZOTERO_ITEM CSL_CITATION {"citationID":"a1csop1l0dp","properties":{"formattedCitation":"\\super 71\\nosupersub{}","plainCitation":"71","noteIndex":0},"citationItems":[{"id":17,"uris":["http://zotero.org/users/5395629/items/P3WSJINY"],"itemData":{"id":17,"type":"article-journal","abstract":"This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164AF4" w:rsidRPr="00164AF4">
        <w:rPr>
          <w:kern w:val="0"/>
          <w:szCs w:val="24"/>
          <w:vertAlign w:val="superscript"/>
          <w:lang w:val="en-US"/>
        </w:rPr>
        <w:t>71</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w:t>
      </w:r>
      <w:r w:rsidR="00B22DF8" w:rsidRPr="00207D2A">
        <w:t>will require estimating</w:t>
      </w:r>
      <w:r w:rsidRPr="00207D2A">
        <w:t xml:space="preserve"> optimal parameters for </w:t>
      </w:r>
      <w:r w:rsidR="00B22DF8" w:rsidRPr="00207D2A">
        <w:t>a given population</w:t>
      </w:r>
      <w:r w:rsidRPr="00207D2A">
        <w:t xml:space="preserve">. </w:t>
      </w:r>
    </w:p>
    <w:p w14:paraId="4B1A2405" w14:textId="7CD7E4AA" w:rsidR="00B67D3F" w:rsidRDefault="00B80788" w:rsidP="00B67D3F">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w:t>
      </w:r>
      <w:r w:rsidRPr="00207D2A">
        <w:fldChar w:fldCharType="begin"/>
      </w:r>
      <w:r w:rsidR="00A40687">
        <w:instrText xml:space="preserve"> ADDIN ZOTERO_ITEM CSL_CITATION {"citationID":"aur3ekled7","properties":{"formattedCitation":"\\super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00A40687" w:rsidRPr="00A40687">
        <w:rPr>
          <w:kern w:val="0"/>
          <w:szCs w:val="24"/>
          <w:vertAlign w:val="superscript"/>
          <w:lang w:val="en-US"/>
        </w:rPr>
        <w:t>39</w:t>
      </w:r>
      <w:r w:rsidRPr="00207D2A">
        <w:fldChar w:fldCharType="end"/>
      </w:r>
      <w:r w:rsidRPr="00207D2A">
        <w:t xml:space="preserve">. This would improve accuracy and precision in </w:t>
      </w:r>
      <w:r w:rsidRPr="00207D2A">
        <w:rPr>
          <w:i/>
          <w:iCs/>
        </w:rPr>
        <w:t xml:space="preserve">TL </w:t>
      </w:r>
      <w:r w:rsidRPr="00207D2A">
        <w:t>estimates</w:t>
      </w:r>
      <w:r w:rsidRPr="00207D2A">
        <w:fldChar w:fldCharType="begin"/>
      </w:r>
      <w:r w:rsidR="00164AF4">
        <w:instrText xml:space="preserve"> ADDIN ZOTERO_ITEM CSL_CITATION {"citationID":"a1vpsf2ojc1","properties":{"formattedCitation":"\\super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w:t>
      </w:r>
      <w:r w:rsidR="00B17799">
        <w:t>there is some unavoidable uncertainty in this</w:t>
      </w:r>
      <w:r w:rsidRPr="00207D2A">
        <w:t>. We suggest</w:t>
      </w:r>
      <w:r w:rsidR="00B17799">
        <w:t xml:space="preserve">, as we have done here, </w:t>
      </w:r>
      <w:r w:rsidRPr="00207D2A">
        <w:t xml:space="preserve">taking several measures for the same individuals </w:t>
      </w:r>
      <w:r w:rsidR="00B17799">
        <w:t xml:space="preserve">to quantify </w:t>
      </w:r>
      <w:r w:rsidRPr="00207D2A">
        <w:t xml:space="preserve">the uncertainty associated with these metrics, which can then be propagated through further analytical steps using frequentist or Bayesian approaches </w:t>
      </w:r>
      <w:r w:rsidR="00E2236F">
        <w:t xml:space="preserve">(e.g. </w:t>
      </w:r>
      <w:r w:rsidRPr="00207D2A">
        <w:fldChar w:fldCharType="begin"/>
      </w:r>
      <w:r w:rsidR="00164AF4">
        <w:instrText xml:space="preserve"> ADDIN ZOTERO_ITEM CSL_CITATION {"citationID":"a3itaj3mcs","properties":{"formattedCitation":"\\super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00E2236F">
        <w:t>)</w:t>
      </w:r>
      <w:r w:rsidR="00B67D3F">
        <w:t>.</w:t>
      </w:r>
    </w:p>
    <w:bookmarkEnd w:id="29"/>
    <w:p w14:paraId="36AC0E5C" w14:textId="3F933B5E" w:rsidR="00B67D3F" w:rsidRDefault="00B67D3F" w:rsidP="00727667">
      <w:pPr>
        <w:pStyle w:val="Heading3"/>
        <w:spacing w:line="360" w:lineRule="auto"/>
        <w:rPr>
          <w:rFonts w:cs="Times New Roman"/>
        </w:rPr>
      </w:pPr>
      <w:r w:rsidRPr="00207D2A">
        <w:rPr>
          <w:rFonts w:cs="Times New Roman"/>
        </w:rPr>
        <w:t xml:space="preserve">5 | </w:t>
      </w:r>
      <w:r>
        <w:rPr>
          <w:rFonts w:cs="Times New Roman"/>
        </w:rPr>
        <w:t>Conclusions</w:t>
      </w:r>
    </w:p>
    <w:p w14:paraId="5B16B1E3" w14:textId="3AFED784" w:rsidR="00B67D3F" w:rsidRPr="0090097F" w:rsidRDefault="00B219FD" w:rsidP="0090097F">
      <w:pPr>
        <w:spacing w:line="360" w:lineRule="auto"/>
      </w:pPr>
      <w:r>
        <w:t>Our work demonstrates the application of UAV-based photogrammetry to infer the developmental stage and sex of</w:t>
      </w:r>
      <w:r w:rsidR="00F90692">
        <w:t xml:space="preserve"> live</w:t>
      </w:r>
      <w:r>
        <w:t xml:space="preserve"> sperm whales. By combining modern techniques with historical whaling data, we developed a minimally invasive</w:t>
      </w:r>
      <w:r w:rsidR="00F90692">
        <w:t>,</w:t>
      </w:r>
      <w:r>
        <w:t xml:space="preserve"> low-cost means of obtaining </w:t>
      </w:r>
      <w:r w:rsidR="005A2CF6">
        <w:t>refined</w:t>
      </w:r>
      <w:r>
        <w:t xml:space="preserve"> demographic data that</w:t>
      </w:r>
      <w:r w:rsidR="005A2CF6">
        <w:t xml:space="preserve"> represents a significant advancement to traditional age-class assignments that were possible based on field observations. </w:t>
      </w:r>
      <w:r w:rsidR="004751F9">
        <w:t xml:space="preserve">In the future, this approach can be further refined by incorporating measures of individuals with known sex/age and adoption of state-of-the art UAV systems. </w:t>
      </w:r>
      <w:r w:rsidR="005A2CF6">
        <w:t xml:space="preserve">The ability to obtain individual sex and developmental stage inferences will contribute to our understanding of the development and divergence of social behaviour of this extremely sexually dimorphic species. Moreover, finer-scale demographic data </w:t>
      </w:r>
      <w:r w:rsidR="001709B0">
        <w:t xml:space="preserve">provides key information for evaluating </w:t>
      </w:r>
      <w:r w:rsidR="00620AE7">
        <w:t>populations</w:t>
      </w:r>
      <w:r w:rsidR="001709B0">
        <w:t xml:space="preserve"> </w:t>
      </w:r>
      <w:r w:rsidR="005A2CF6">
        <w:t xml:space="preserve">and reproductive potential, which </w:t>
      </w:r>
      <w:r w:rsidR="001709B0">
        <w:t>is</w:t>
      </w:r>
      <w:r w:rsidR="005A2CF6">
        <w:t xml:space="preserve"> be particularly valuable in regions with unfavourable or uncertain conservation status. </w:t>
      </w:r>
      <w:r w:rsidR="00211DAD">
        <w:t>Finally, w</w:t>
      </w:r>
      <w:r w:rsidR="00620AE7">
        <w:t xml:space="preserve">hile </w:t>
      </w:r>
      <w:r w:rsidR="00211DAD">
        <w:t>our</w:t>
      </w:r>
      <w:r w:rsidR="00620AE7">
        <w:t xml:space="preserve"> approach</w:t>
      </w:r>
      <w:r w:rsidR="00211DAD">
        <w:t xml:space="preserve"> to inferring sex</w:t>
      </w:r>
      <w:r w:rsidR="00620AE7">
        <w:t xml:space="preserve"> was developed </w:t>
      </w:r>
      <w:r w:rsidR="00211DAD">
        <w:t xml:space="preserve">based on sperm whales’ particular morphological development, it may be adapted towards other species with morphological differences between sexes emerging before full maturity.   </w:t>
      </w:r>
    </w:p>
    <w:p w14:paraId="572FC040" w14:textId="2CAF050F" w:rsidR="0036132F" w:rsidRDefault="0036132F" w:rsidP="005757D2">
      <w:pPr>
        <w:pStyle w:val="Heading3"/>
        <w:spacing w:line="360" w:lineRule="auto"/>
      </w:pPr>
      <w:r>
        <w:lastRenderedPageBreak/>
        <w:t>Box 1</w:t>
      </w:r>
      <w:r w:rsidR="001B2E58">
        <w:t>. Sexual dimorphism in sperm whales</w:t>
      </w:r>
    </w:p>
    <w:p w14:paraId="2AFCF419" w14:textId="75620BC5" w:rsidR="0036132F" w:rsidRPr="001B2E58" w:rsidRDefault="001B2E58" w:rsidP="005757D2">
      <w:pPr>
        <w:spacing w:line="360" w:lineRule="auto"/>
      </w:pPr>
      <w:r w:rsidRPr="001B2E58">
        <w:rPr>
          <w:lang w:val="en-US"/>
        </w:rPr>
        <w:t xml:space="preserve">Sperm whales’ noses encase structures, namely the spermaceti organ, involved in the production of </w:t>
      </w:r>
      <w:r w:rsidRPr="001B2E58">
        <w:t>clicks</w:t>
      </w:r>
      <w:r w:rsidRPr="001B2E58">
        <w:rPr>
          <w:lang w:val="en-US"/>
        </w:rPr>
        <w:t>, which they use for echolocation and communication (Norris &amp; Harvey 1972). Sperm whale clicks have a multi-pulse structure that results from sound waves being emitted near the blowhole and bouncing against the base of the skull (Norris &amp; Harvey 1972). Because the time elapsed between pulses is proportional to the size of the sperm whale’s nose, it has been theorized that the hypertrophy of male sperm whales’ noses serves</w:t>
      </w:r>
      <w:r>
        <w:rPr>
          <w:lang w:val="en-US"/>
        </w:rPr>
        <w:t xml:space="preserve"> to </w:t>
      </w:r>
      <w:r w:rsidRPr="001B2E58">
        <w:rPr>
          <w:lang w:val="en-US"/>
        </w:rPr>
        <w:t xml:space="preserve">acoustically exaggerate and advertise their size to females and other males (Cranford 1999, Madsen et al. 2002). It has also been suggested that the enlarged nose may give males a competitive advantage by serving as a ‘battering ram’ during fights for access to females </w:t>
      </w:r>
      <w:r w:rsidRPr="001B2E58">
        <w:rPr>
          <w:u w:val="single"/>
          <w:lang w:val="en-US"/>
        </w:rPr>
        <w:t xml:space="preserve">(Clarke &amp; </w:t>
      </w:r>
      <w:proofErr w:type="spellStart"/>
      <w:r w:rsidRPr="001B2E58">
        <w:rPr>
          <w:u w:val="single"/>
          <w:lang w:val="en-US"/>
        </w:rPr>
        <w:t>Paliza</w:t>
      </w:r>
      <w:proofErr w:type="spellEnd"/>
      <w:r w:rsidRPr="001B2E58">
        <w:rPr>
          <w:u w:val="single"/>
          <w:lang w:val="en-US"/>
        </w:rPr>
        <w:t xml:space="preserve"> 1988, Carrier et al. 2002, Panagiotopoulou et al. 2016)</w:t>
      </w:r>
      <w:r w:rsidRPr="001B2E58">
        <w:rPr>
          <w:lang w:val="en-US"/>
        </w:rPr>
        <w:t xml:space="preserve">. However, there is scant evidence of male-male fighting between males of reproductive age in regions where they would encounter females </w:t>
      </w:r>
      <w:r w:rsidRPr="001B2E58">
        <w:rPr>
          <w:u w:val="single"/>
          <w:lang w:val="en-US"/>
        </w:rPr>
        <w:t>(Whitehead 2003, Gero et al. 2014)</w:t>
      </w:r>
      <w:r w:rsidRPr="001B2E58">
        <w:rPr>
          <w:lang w:val="en-US"/>
        </w:rPr>
        <w:t>. Although the reproductive advantages of enlarged sperm whale noses haven’t been empirically demonstrated, their extreme sexual dimorphism likely represents a form of sexual selection.</w:t>
      </w:r>
    </w:p>
    <w:p w14:paraId="5DAAF511" w14:textId="77777777" w:rsidR="0036132F" w:rsidRDefault="0036132F" w:rsidP="00B67D3F">
      <w:pPr>
        <w:pStyle w:val="Heading3"/>
      </w:pPr>
    </w:p>
    <w:p w14:paraId="7B461ACD" w14:textId="1DDDB665" w:rsidR="00B67D3F" w:rsidRDefault="00B67D3F" w:rsidP="00B67D3F">
      <w:pPr>
        <w:pStyle w:val="Heading3"/>
      </w:pPr>
      <w:r>
        <w:t>References</w:t>
      </w:r>
    </w:p>
    <w:p w14:paraId="60AE07B0" w14:textId="77777777" w:rsidR="00164AF4" w:rsidRPr="00164AF4" w:rsidRDefault="00B67D3F" w:rsidP="00164AF4">
      <w:pPr>
        <w:pStyle w:val="Bibliography"/>
        <w:rPr>
          <w:lang w:val="en-US"/>
        </w:rPr>
      </w:pPr>
      <w:r>
        <w:fldChar w:fldCharType="begin"/>
      </w:r>
      <w:r w:rsidR="00164AF4">
        <w:instrText xml:space="preserve"> ADDIN ZOTERO_BIBL {"uncited":[],"omitted":[],"custom":[]} CSL_BIBLIOGRAPHY </w:instrText>
      </w:r>
      <w:r>
        <w:fldChar w:fldCharType="separate"/>
      </w:r>
      <w:r w:rsidR="00164AF4" w:rsidRPr="00164AF4">
        <w:rPr>
          <w:lang w:val="en-US"/>
        </w:rPr>
        <w:t>1.</w:t>
      </w:r>
      <w:r w:rsidR="00164AF4" w:rsidRPr="00164AF4">
        <w:rPr>
          <w:lang w:val="en-US"/>
        </w:rPr>
        <w:tab/>
        <w:t xml:space="preserve">Bleich, V. C., Bowyer, R. T. &amp; Wehausen, J. D. Sexual segregation in mountain sheep: resources or predation? </w:t>
      </w:r>
      <w:r w:rsidR="00164AF4" w:rsidRPr="00164AF4">
        <w:rPr>
          <w:i/>
          <w:iCs/>
          <w:lang w:val="en-US"/>
        </w:rPr>
        <w:t>Wildl. Monogr.</w:t>
      </w:r>
      <w:r w:rsidR="00164AF4" w:rsidRPr="00164AF4">
        <w:rPr>
          <w:lang w:val="en-US"/>
        </w:rPr>
        <w:t xml:space="preserve"> </w:t>
      </w:r>
      <w:r w:rsidR="00164AF4" w:rsidRPr="00164AF4">
        <w:rPr>
          <w:b/>
          <w:bCs/>
          <w:lang w:val="en-US"/>
        </w:rPr>
        <w:t>134</w:t>
      </w:r>
      <w:r w:rsidR="00164AF4" w:rsidRPr="00164AF4">
        <w:rPr>
          <w:lang w:val="en-US"/>
        </w:rPr>
        <w:t>, 3–50 (1997).</w:t>
      </w:r>
    </w:p>
    <w:p w14:paraId="0F69E6A6" w14:textId="77777777" w:rsidR="00164AF4" w:rsidRPr="00164AF4" w:rsidRDefault="00164AF4" w:rsidP="00164AF4">
      <w:pPr>
        <w:pStyle w:val="Bibliography"/>
        <w:rPr>
          <w:lang w:val="en-US"/>
        </w:rPr>
      </w:pPr>
      <w:r w:rsidRPr="00164AF4">
        <w:rPr>
          <w:lang w:val="en-US"/>
        </w:rPr>
        <w:t>2.</w:t>
      </w:r>
      <w:r w:rsidRPr="00164AF4">
        <w:rPr>
          <w:lang w:val="en-US"/>
        </w:rPr>
        <w:tab/>
        <w:t xml:space="preserve">Ruckstuhl, K. E. Sexual segregation in vertebrates: proximate and ultimate causes. </w:t>
      </w:r>
      <w:r w:rsidRPr="00164AF4">
        <w:rPr>
          <w:i/>
          <w:iCs/>
          <w:lang w:val="en-US"/>
        </w:rPr>
        <w:t>Integr. Comp. Biol.</w:t>
      </w:r>
      <w:r w:rsidRPr="00164AF4">
        <w:rPr>
          <w:lang w:val="en-US"/>
        </w:rPr>
        <w:t xml:space="preserve"> </w:t>
      </w:r>
      <w:r w:rsidRPr="00164AF4">
        <w:rPr>
          <w:b/>
          <w:bCs/>
          <w:lang w:val="en-US"/>
        </w:rPr>
        <w:t>47</w:t>
      </w:r>
      <w:r w:rsidRPr="00164AF4">
        <w:rPr>
          <w:lang w:val="en-US"/>
        </w:rPr>
        <w:t>, 245–257 (2007).</w:t>
      </w:r>
    </w:p>
    <w:p w14:paraId="6CC21D82" w14:textId="77777777" w:rsidR="00164AF4" w:rsidRPr="00164AF4" w:rsidRDefault="00164AF4" w:rsidP="00164AF4">
      <w:pPr>
        <w:pStyle w:val="Bibliography"/>
        <w:rPr>
          <w:lang w:val="en-US"/>
        </w:rPr>
      </w:pPr>
      <w:r w:rsidRPr="00164AF4">
        <w:rPr>
          <w:lang w:val="en-US"/>
        </w:rPr>
        <w:t>3.</w:t>
      </w:r>
      <w:r w:rsidRPr="00164AF4">
        <w:rPr>
          <w:lang w:val="en-US"/>
        </w:rPr>
        <w:tab/>
        <w:t xml:space="preserve">Griffiths, S. W., Orpwood, J. E., Ojanguren, A. F., Armstrong, J. D. &amp; Magurran, A. E. Sexual segregation in monomorphic minnows. </w:t>
      </w:r>
      <w:r w:rsidRPr="00164AF4">
        <w:rPr>
          <w:i/>
          <w:iCs/>
          <w:lang w:val="en-US"/>
        </w:rPr>
        <w:t>Anim. Behav.</w:t>
      </w:r>
      <w:r w:rsidRPr="00164AF4">
        <w:rPr>
          <w:lang w:val="en-US"/>
        </w:rPr>
        <w:t xml:space="preserve"> </w:t>
      </w:r>
      <w:r w:rsidRPr="00164AF4">
        <w:rPr>
          <w:b/>
          <w:bCs/>
          <w:lang w:val="en-US"/>
        </w:rPr>
        <w:t>88</w:t>
      </w:r>
      <w:r w:rsidRPr="00164AF4">
        <w:rPr>
          <w:lang w:val="en-US"/>
        </w:rPr>
        <w:t>, 7–12 (2014).</w:t>
      </w:r>
    </w:p>
    <w:p w14:paraId="6DF2EEB2" w14:textId="77777777" w:rsidR="00164AF4" w:rsidRPr="00164AF4" w:rsidRDefault="00164AF4" w:rsidP="00164AF4">
      <w:pPr>
        <w:pStyle w:val="Bibliography"/>
        <w:rPr>
          <w:lang w:val="en-US"/>
        </w:rPr>
      </w:pPr>
      <w:r w:rsidRPr="00164AF4">
        <w:rPr>
          <w:lang w:val="en-US"/>
        </w:rPr>
        <w:t>4.</w:t>
      </w:r>
      <w:r w:rsidRPr="00164AF4">
        <w:rPr>
          <w:lang w:val="en-US"/>
        </w:rPr>
        <w:tab/>
        <w:t xml:space="preserve">Volis, S. &amp; Deng, T. Importance of a single population demographic census as a first step of threatened species conservation planning. </w:t>
      </w:r>
      <w:r w:rsidRPr="00164AF4">
        <w:rPr>
          <w:i/>
          <w:iCs/>
          <w:lang w:val="en-US"/>
        </w:rPr>
        <w:t>Biodivers. Conserv.</w:t>
      </w:r>
      <w:r w:rsidRPr="00164AF4">
        <w:rPr>
          <w:lang w:val="en-US"/>
        </w:rPr>
        <w:t xml:space="preserve"> </w:t>
      </w:r>
      <w:r w:rsidRPr="00164AF4">
        <w:rPr>
          <w:b/>
          <w:bCs/>
          <w:lang w:val="en-US"/>
        </w:rPr>
        <w:t>29</w:t>
      </w:r>
      <w:r w:rsidRPr="00164AF4">
        <w:rPr>
          <w:lang w:val="en-US"/>
        </w:rPr>
        <w:t>, 527–543 (2020).</w:t>
      </w:r>
    </w:p>
    <w:p w14:paraId="1BBC2737" w14:textId="77777777" w:rsidR="00164AF4" w:rsidRPr="00164AF4" w:rsidRDefault="00164AF4" w:rsidP="00164AF4">
      <w:pPr>
        <w:pStyle w:val="Bibliography"/>
        <w:rPr>
          <w:lang w:val="en-US"/>
        </w:rPr>
      </w:pPr>
      <w:r w:rsidRPr="00164AF4">
        <w:rPr>
          <w:lang w:val="en-US"/>
        </w:rPr>
        <w:t>5.</w:t>
      </w:r>
      <w:r w:rsidRPr="00164AF4">
        <w:rPr>
          <w:lang w:val="en-US"/>
        </w:rPr>
        <w:tab/>
        <w:t xml:space="preserve">Le Clercq, L., Kotzé, A., Grobler, J. P. &amp; Dalton, D. L. Biological clocks as age estimation markers in animals: a systematic review and meta‐analysis. </w:t>
      </w:r>
      <w:r w:rsidRPr="00164AF4">
        <w:rPr>
          <w:i/>
          <w:iCs/>
          <w:lang w:val="en-US"/>
        </w:rPr>
        <w:t>Biol. Rev.</w:t>
      </w:r>
      <w:r w:rsidRPr="00164AF4">
        <w:rPr>
          <w:lang w:val="en-US"/>
        </w:rPr>
        <w:t xml:space="preserve"> </w:t>
      </w:r>
      <w:r w:rsidRPr="00164AF4">
        <w:rPr>
          <w:b/>
          <w:bCs/>
          <w:lang w:val="en-US"/>
        </w:rPr>
        <w:t>98</w:t>
      </w:r>
      <w:r w:rsidRPr="00164AF4">
        <w:rPr>
          <w:lang w:val="en-US"/>
        </w:rPr>
        <w:t>, 1972–2011 (2023).</w:t>
      </w:r>
    </w:p>
    <w:p w14:paraId="1C3928E6" w14:textId="77777777" w:rsidR="00164AF4" w:rsidRPr="00164AF4" w:rsidRDefault="00164AF4" w:rsidP="00164AF4">
      <w:pPr>
        <w:pStyle w:val="Bibliography"/>
        <w:rPr>
          <w:lang w:val="en-US"/>
        </w:rPr>
      </w:pPr>
      <w:r w:rsidRPr="00164AF4">
        <w:rPr>
          <w:lang w:val="en-US"/>
        </w:rPr>
        <w:t>6.</w:t>
      </w:r>
      <w:r w:rsidRPr="00164AF4">
        <w:rPr>
          <w:lang w:val="en-US"/>
        </w:rPr>
        <w:tab/>
        <w:t xml:space="preserve">Shaw, C. N., Wilson, P. J. &amp; White, B. N. A reliable molecular method of gender determination for mammals. </w:t>
      </w:r>
      <w:r w:rsidRPr="00164AF4">
        <w:rPr>
          <w:i/>
          <w:iCs/>
          <w:lang w:val="en-US"/>
        </w:rPr>
        <w:t>J. Mammal.</w:t>
      </w:r>
      <w:r w:rsidRPr="00164AF4">
        <w:rPr>
          <w:lang w:val="en-US"/>
        </w:rPr>
        <w:t xml:space="preserve"> </w:t>
      </w:r>
      <w:r w:rsidRPr="00164AF4">
        <w:rPr>
          <w:b/>
          <w:bCs/>
          <w:lang w:val="en-US"/>
        </w:rPr>
        <w:t>84</w:t>
      </w:r>
      <w:r w:rsidRPr="00164AF4">
        <w:rPr>
          <w:lang w:val="en-US"/>
        </w:rPr>
        <w:t>, 123–128 (2003).</w:t>
      </w:r>
    </w:p>
    <w:p w14:paraId="57E2B0B5" w14:textId="77777777" w:rsidR="00164AF4" w:rsidRPr="00164AF4" w:rsidRDefault="00164AF4" w:rsidP="00164AF4">
      <w:pPr>
        <w:pStyle w:val="Bibliography"/>
        <w:rPr>
          <w:lang w:val="en-US"/>
        </w:rPr>
      </w:pPr>
      <w:r w:rsidRPr="00164AF4">
        <w:rPr>
          <w:lang w:val="en-US"/>
        </w:rPr>
        <w:lastRenderedPageBreak/>
        <w:t>7.</w:t>
      </w:r>
      <w:r w:rsidRPr="00164AF4">
        <w:rPr>
          <w:lang w:val="en-US"/>
        </w:rPr>
        <w:tab/>
        <w:t xml:space="preserve">Gowans, S., Whitehead, H. &amp; Hooker, S. K. Social organization in northern bottlenose whales, Hyperoodon ampullatus: not driven by deep-water foraging? </w:t>
      </w:r>
      <w:r w:rsidRPr="00164AF4">
        <w:rPr>
          <w:i/>
          <w:iCs/>
          <w:lang w:val="en-US"/>
        </w:rPr>
        <w:t>Anim. Behav.</w:t>
      </w:r>
      <w:r w:rsidRPr="00164AF4">
        <w:rPr>
          <w:lang w:val="en-US"/>
        </w:rPr>
        <w:t xml:space="preserve"> </w:t>
      </w:r>
      <w:r w:rsidRPr="00164AF4">
        <w:rPr>
          <w:b/>
          <w:bCs/>
          <w:lang w:val="en-US"/>
        </w:rPr>
        <w:t>62</w:t>
      </w:r>
      <w:r w:rsidRPr="00164AF4">
        <w:rPr>
          <w:lang w:val="en-US"/>
        </w:rPr>
        <w:t>, 369–377 (2001).</w:t>
      </w:r>
    </w:p>
    <w:p w14:paraId="2EA1EF97" w14:textId="77777777" w:rsidR="00164AF4" w:rsidRPr="00764DF1" w:rsidRDefault="00164AF4" w:rsidP="00164AF4">
      <w:pPr>
        <w:pStyle w:val="Bibliography"/>
        <w:rPr>
          <w:lang w:val="fr-FR"/>
          <w:rPrChange w:id="30" w:author="Hal Whitehead" w:date="2025-09-27T08:17:00Z">
            <w:rPr>
              <w:lang w:val="en-US"/>
            </w:rPr>
          </w:rPrChange>
        </w:rPr>
      </w:pPr>
      <w:r w:rsidRPr="00164AF4">
        <w:rPr>
          <w:lang w:val="en-US"/>
        </w:rPr>
        <w:t>8.</w:t>
      </w:r>
      <w:r w:rsidRPr="00164AF4">
        <w:rPr>
          <w:lang w:val="en-US"/>
        </w:rPr>
        <w:tab/>
        <w:t xml:space="preserve">Denkinger, J. </w:t>
      </w:r>
      <w:r w:rsidRPr="00164AF4">
        <w:rPr>
          <w:i/>
          <w:iCs/>
          <w:lang w:val="en-US"/>
        </w:rPr>
        <w:t>et al.</w:t>
      </w:r>
      <w:r w:rsidRPr="00164AF4">
        <w:rPr>
          <w:lang w:val="en-US"/>
        </w:rPr>
        <w:t xml:space="preserve"> Social structure of killer whales (Orcinus orca) in a variable low‐latitude environment, the Galápagos Archipelago. </w:t>
      </w:r>
      <w:r w:rsidRPr="00764DF1">
        <w:rPr>
          <w:i/>
          <w:iCs/>
          <w:lang w:val="fr-FR"/>
          <w:rPrChange w:id="31" w:author="Hal Whitehead" w:date="2025-09-27T08:17:00Z">
            <w:rPr>
              <w:i/>
              <w:iCs/>
              <w:lang w:val="en-US"/>
            </w:rPr>
          </w:rPrChange>
        </w:rPr>
        <w:t>Mar. Mammal Sci.</w:t>
      </w:r>
      <w:r w:rsidRPr="00764DF1">
        <w:rPr>
          <w:lang w:val="fr-FR"/>
          <w:rPrChange w:id="32" w:author="Hal Whitehead" w:date="2025-09-27T08:17:00Z">
            <w:rPr>
              <w:lang w:val="en-US"/>
            </w:rPr>
          </w:rPrChange>
        </w:rPr>
        <w:t xml:space="preserve"> mms.12672 (2020) doi:10.1111/mms.12672.</w:t>
      </w:r>
    </w:p>
    <w:p w14:paraId="1571338C" w14:textId="77777777" w:rsidR="00164AF4" w:rsidRPr="00164AF4" w:rsidRDefault="00164AF4" w:rsidP="00164AF4">
      <w:pPr>
        <w:pStyle w:val="Bibliography"/>
        <w:rPr>
          <w:lang w:val="en-US"/>
        </w:rPr>
      </w:pPr>
      <w:r w:rsidRPr="00764DF1">
        <w:rPr>
          <w:lang w:val="fr-FR"/>
          <w:rPrChange w:id="33" w:author="Hal Whitehead" w:date="2025-09-27T08:17:00Z">
            <w:rPr>
              <w:lang w:val="en-US"/>
            </w:rPr>
          </w:rPrChange>
        </w:rPr>
        <w:t>9.</w:t>
      </w:r>
      <w:r w:rsidRPr="00764DF1">
        <w:rPr>
          <w:lang w:val="fr-FR"/>
          <w:rPrChange w:id="34" w:author="Hal Whitehead" w:date="2025-09-27T08:17:00Z">
            <w:rPr>
              <w:lang w:val="en-US"/>
            </w:rPr>
          </w:rPrChange>
        </w:rPr>
        <w:tab/>
        <w:t xml:space="preserve">Burnett, J. D. </w:t>
      </w:r>
      <w:r w:rsidRPr="00764DF1">
        <w:rPr>
          <w:i/>
          <w:iCs/>
          <w:lang w:val="fr-FR"/>
          <w:rPrChange w:id="35" w:author="Hal Whitehead" w:date="2025-09-27T08:17:00Z">
            <w:rPr>
              <w:i/>
              <w:iCs/>
              <w:lang w:val="en-US"/>
            </w:rPr>
          </w:rPrChange>
        </w:rPr>
        <w:t>et al.</w:t>
      </w:r>
      <w:r w:rsidRPr="00764DF1">
        <w:rPr>
          <w:lang w:val="fr-FR"/>
          <w:rPrChange w:id="36" w:author="Hal Whitehead" w:date="2025-09-27T08:17:00Z">
            <w:rPr>
              <w:lang w:val="en-US"/>
            </w:rPr>
          </w:rPrChange>
        </w:rPr>
        <w:t xml:space="preserve"> </w:t>
      </w:r>
      <w:r w:rsidRPr="00164AF4">
        <w:rPr>
          <w:lang w:val="en-US"/>
        </w:rPr>
        <w:t xml:space="preserve">Estimating morphometric attributes of baleen whales with photogrammetry from small UASs: A case study with blue and gray whales: PHOTOGRAMMETRIC WHALE MORPHOLOGY. </w:t>
      </w:r>
      <w:r w:rsidRPr="00164AF4">
        <w:rPr>
          <w:i/>
          <w:iCs/>
          <w:lang w:val="en-US"/>
        </w:rPr>
        <w:t>Mar. Mammal Sci.</w:t>
      </w:r>
      <w:r w:rsidRPr="00164AF4">
        <w:rPr>
          <w:lang w:val="en-US"/>
        </w:rPr>
        <w:t xml:space="preserve"> </w:t>
      </w:r>
      <w:r w:rsidRPr="00164AF4">
        <w:rPr>
          <w:b/>
          <w:bCs/>
          <w:lang w:val="en-US"/>
        </w:rPr>
        <w:t>35</w:t>
      </w:r>
      <w:r w:rsidRPr="00164AF4">
        <w:rPr>
          <w:lang w:val="en-US"/>
        </w:rPr>
        <w:t>, 108–139 (2019).</w:t>
      </w:r>
    </w:p>
    <w:p w14:paraId="32D34479" w14:textId="77777777" w:rsidR="00164AF4" w:rsidRPr="00164AF4" w:rsidRDefault="00164AF4" w:rsidP="00164AF4">
      <w:pPr>
        <w:pStyle w:val="Bibliography"/>
        <w:rPr>
          <w:lang w:val="en-US"/>
        </w:rPr>
      </w:pPr>
      <w:r w:rsidRPr="00164AF4">
        <w:rPr>
          <w:lang w:val="en-US"/>
        </w:rPr>
        <w:t>10.</w:t>
      </w:r>
      <w:r w:rsidRPr="00164AF4">
        <w:rPr>
          <w:lang w:val="en-US"/>
        </w:rPr>
        <w:tab/>
        <w:t xml:space="preserve">Bierlich, K. </w:t>
      </w:r>
      <w:r w:rsidRPr="00164AF4">
        <w:rPr>
          <w:i/>
          <w:iCs/>
          <w:lang w:val="en-US"/>
        </w:rPr>
        <w:t>et al.</w:t>
      </w:r>
      <w:r w:rsidRPr="00164AF4">
        <w:rPr>
          <w:lang w:val="en-US"/>
        </w:rPr>
        <w:t xml:space="preserve"> Bayesian approach for predicting photogrammetric uncertainty in morphometric measurements derived from drones. </w:t>
      </w:r>
      <w:r w:rsidRPr="00164AF4">
        <w:rPr>
          <w:i/>
          <w:iCs/>
          <w:lang w:val="en-US"/>
        </w:rPr>
        <w:t>Mar. Ecol. Prog. Ser.</w:t>
      </w:r>
      <w:r w:rsidRPr="00164AF4">
        <w:rPr>
          <w:lang w:val="en-US"/>
        </w:rPr>
        <w:t xml:space="preserve"> </w:t>
      </w:r>
      <w:r w:rsidRPr="00164AF4">
        <w:rPr>
          <w:b/>
          <w:bCs/>
          <w:lang w:val="en-US"/>
        </w:rPr>
        <w:t>673</w:t>
      </w:r>
      <w:r w:rsidRPr="00164AF4">
        <w:rPr>
          <w:lang w:val="en-US"/>
        </w:rPr>
        <w:t>, 193–210 (2021).</w:t>
      </w:r>
    </w:p>
    <w:p w14:paraId="6DF69BCA" w14:textId="77777777" w:rsidR="00164AF4" w:rsidRPr="00164AF4" w:rsidRDefault="00164AF4" w:rsidP="00164AF4">
      <w:pPr>
        <w:pStyle w:val="Bibliography"/>
        <w:rPr>
          <w:lang w:val="en-US"/>
        </w:rPr>
      </w:pPr>
      <w:r w:rsidRPr="00164AF4">
        <w:rPr>
          <w:lang w:val="en-US"/>
        </w:rPr>
        <w:t>11.</w:t>
      </w:r>
      <w:r w:rsidRPr="00164AF4">
        <w:rPr>
          <w:lang w:val="en-US"/>
        </w:rPr>
        <w:tab/>
        <w:t xml:space="preserve">Glarou, M. </w:t>
      </w:r>
      <w:r w:rsidRPr="00164AF4">
        <w:rPr>
          <w:i/>
          <w:iCs/>
          <w:lang w:val="en-US"/>
        </w:rPr>
        <w:t>et al.</w:t>
      </w:r>
      <w:r w:rsidRPr="00164AF4">
        <w:rPr>
          <w:lang w:val="en-US"/>
        </w:rPr>
        <w:t xml:space="preserve"> Estimating body mass of sperm whales from aerial photographs. </w:t>
      </w:r>
      <w:r w:rsidRPr="00164AF4">
        <w:rPr>
          <w:i/>
          <w:iCs/>
          <w:lang w:val="en-US"/>
        </w:rPr>
        <w:t>Mar. Mammal Sci.</w:t>
      </w:r>
      <w:r w:rsidRPr="00164AF4">
        <w:rPr>
          <w:lang w:val="en-US"/>
        </w:rPr>
        <w:t xml:space="preserve"> </w:t>
      </w:r>
      <w:r w:rsidRPr="00164AF4">
        <w:rPr>
          <w:b/>
          <w:bCs/>
          <w:lang w:val="en-US"/>
        </w:rPr>
        <w:t>39</w:t>
      </w:r>
      <w:r w:rsidRPr="00164AF4">
        <w:rPr>
          <w:lang w:val="en-US"/>
        </w:rPr>
        <w:t>, mms.12982 (2022).</w:t>
      </w:r>
    </w:p>
    <w:p w14:paraId="28C37950" w14:textId="77777777" w:rsidR="00164AF4" w:rsidRPr="00164AF4" w:rsidRDefault="00164AF4" w:rsidP="00164AF4">
      <w:pPr>
        <w:pStyle w:val="Bibliography"/>
        <w:rPr>
          <w:lang w:val="en-US"/>
        </w:rPr>
      </w:pPr>
      <w:r w:rsidRPr="00164AF4">
        <w:rPr>
          <w:lang w:val="en-US"/>
        </w:rPr>
        <w:t>12.</w:t>
      </w:r>
      <w:r w:rsidRPr="00164AF4">
        <w:rPr>
          <w:lang w:val="en-US"/>
        </w:rPr>
        <w:tab/>
        <w:t xml:space="preserve">Vivier, F. </w:t>
      </w:r>
      <w:r w:rsidRPr="00164AF4">
        <w:rPr>
          <w:i/>
          <w:iCs/>
          <w:lang w:val="en-US"/>
        </w:rPr>
        <w:t>et al.</w:t>
      </w:r>
      <w:r w:rsidRPr="00164AF4">
        <w:rPr>
          <w:lang w:val="en-US"/>
        </w:rPr>
        <w:t xml:space="preserve"> Inferring dolphin population status: using unoccupied aerial systems to quantify age‐structure. </w:t>
      </w:r>
      <w:r w:rsidRPr="00164AF4">
        <w:rPr>
          <w:i/>
          <w:iCs/>
          <w:lang w:val="en-US"/>
        </w:rPr>
        <w:t>Anim. Conserv.</w:t>
      </w:r>
      <w:r w:rsidRPr="00164AF4">
        <w:rPr>
          <w:lang w:val="en-US"/>
        </w:rPr>
        <w:t xml:space="preserve"> acv.12978 (2024) doi:10.1111/acv.12978.</w:t>
      </w:r>
    </w:p>
    <w:p w14:paraId="6E11BF50" w14:textId="77777777" w:rsidR="00164AF4" w:rsidRPr="00164AF4" w:rsidRDefault="00164AF4" w:rsidP="00164AF4">
      <w:pPr>
        <w:pStyle w:val="Bibliography"/>
        <w:rPr>
          <w:lang w:val="en-US"/>
        </w:rPr>
      </w:pPr>
      <w:r w:rsidRPr="00164AF4">
        <w:rPr>
          <w:lang w:val="en-US"/>
        </w:rPr>
        <w:t>13.</w:t>
      </w:r>
      <w:r w:rsidRPr="00164AF4">
        <w:rPr>
          <w:lang w:val="en-US"/>
        </w:rPr>
        <w:tab/>
        <w:t xml:space="preserve">Cheney, B. J., Dale, J., Thompson, P. M. &amp; Quick, N. J. Spy in the sky: a method to identify pregnant small cetaceans. </w:t>
      </w:r>
      <w:r w:rsidRPr="00164AF4">
        <w:rPr>
          <w:i/>
          <w:iCs/>
          <w:lang w:val="en-US"/>
        </w:rPr>
        <w:t>Remote Sens. Ecol. Conserv.</w:t>
      </w:r>
      <w:r w:rsidRPr="00164AF4">
        <w:rPr>
          <w:lang w:val="en-US"/>
        </w:rPr>
        <w:t xml:space="preserve"> </w:t>
      </w:r>
      <w:r w:rsidRPr="00164AF4">
        <w:rPr>
          <w:b/>
          <w:bCs/>
          <w:lang w:val="en-US"/>
        </w:rPr>
        <w:t>8</w:t>
      </w:r>
      <w:r w:rsidRPr="00164AF4">
        <w:rPr>
          <w:lang w:val="en-US"/>
        </w:rPr>
        <w:t>, 492–505 (2022).</w:t>
      </w:r>
    </w:p>
    <w:p w14:paraId="39E54451" w14:textId="77777777" w:rsidR="00164AF4" w:rsidRPr="00164AF4" w:rsidRDefault="00164AF4" w:rsidP="00164AF4">
      <w:pPr>
        <w:pStyle w:val="Bibliography"/>
        <w:rPr>
          <w:lang w:val="en-US"/>
        </w:rPr>
      </w:pPr>
      <w:r w:rsidRPr="00164AF4">
        <w:rPr>
          <w:lang w:val="en-US"/>
        </w:rPr>
        <w:t>14.</w:t>
      </w:r>
      <w:r w:rsidRPr="00164AF4">
        <w:rPr>
          <w:lang w:val="en-US"/>
        </w:rPr>
        <w:tab/>
        <w:t xml:space="preserve">Fernandez Ajó, A. </w:t>
      </w:r>
      <w:r w:rsidRPr="00164AF4">
        <w:rPr>
          <w:i/>
          <w:iCs/>
          <w:lang w:val="en-US"/>
        </w:rPr>
        <w:t>et al.</w:t>
      </w:r>
      <w:r w:rsidRPr="00164AF4">
        <w:rPr>
          <w:lang w:val="en-US"/>
        </w:rPr>
        <w:t xml:space="preserve"> Assessment of a non-invasive approach to pregnancy diagnosis in gray whales through drone-based photogrammetry and faecal hormone analysis. </w:t>
      </w:r>
      <w:r w:rsidRPr="00164AF4">
        <w:rPr>
          <w:i/>
          <w:iCs/>
          <w:lang w:val="en-US"/>
        </w:rPr>
        <w:t>R. Soc. Open Sci.</w:t>
      </w:r>
      <w:r w:rsidRPr="00164AF4">
        <w:rPr>
          <w:lang w:val="en-US"/>
        </w:rPr>
        <w:t xml:space="preserve"> </w:t>
      </w:r>
      <w:r w:rsidRPr="00164AF4">
        <w:rPr>
          <w:b/>
          <w:bCs/>
          <w:lang w:val="en-US"/>
        </w:rPr>
        <w:t>10</w:t>
      </w:r>
      <w:r w:rsidRPr="00164AF4">
        <w:rPr>
          <w:lang w:val="en-US"/>
        </w:rPr>
        <w:t>, (2023).</w:t>
      </w:r>
    </w:p>
    <w:p w14:paraId="2B7AB2C4" w14:textId="77777777" w:rsidR="00164AF4" w:rsidRPr="00164AF4" w:rsidRDefault="00164AF4" w:rsidP="00164AF4">
      <w:pPr>
        <w:pStyle w:val="Bibliography"/>
        <w:rPr>
          <w:lang w:val="en-US"/>
        </w:rPr>
      </w:pPr>
      <w:r w:rsidRPr="00164AF4">
        <w:rPr>
          <w:lang w:val="en-US"/>
        </w:rPr>
        <w:t>15.</w:t>
      </w:r>
      <w:r w:rsidRPr="00164AF4">
        <w:rPr>
          <w:lang w:val="en-US"/>
        </w:rPr>
        <w:tab/>
        <w:t xml:space="preserve">Robinson, C. V. &amp; Visona-Kelly, B. C. A geometric morphometric approach for detecting different reproductive stages of a free-ranging killer whale Orcinus orca population. </w:t>
      </w:r>
      <w:r w:rsidRPr="00164AF4">
        <w:rPr>
          <w:i/>
          <w:iCs/>
          <w:lang w:val="en-US"/>
        </w:rPr>
        <w:t>Sci. Rep.</w:t>
      </w:r>
      <w:r w:rsidRPr="00164AF4">
        <w:rPr>
          <w:lang w:val="en-US"/>
        </w:rPr>
        <w:t xml:space="preserve"> </w:t>
      </w:r>
      <w:r w:rsidRPr="00164AF4">
        <w:rPr>
          <w:b/>
          <w:bCs/>
          <w:lang w:val="en-US"/>
        </w:rPr>
        <w:t>15</w:t>
      </w:r>
      <w:r w:rsidRPr="00164AF4">
        <w:rPr>
          <w:lang w:val="en-US"/>
        </w:rPr>
        <w:t>, (2025).</w:t>
      </w:r>
    </w:p>
    <w:p w14:paraId="1D28CCCA" w14:textId="77777777" w:rsidR="00164AF4" w:rsidRPr="00164AF4" w:rsidRDefault="00164AF4" w:rsidP="00164AF4">
      <w:pPr>
        <w:pStyle w:val="Bibliography"/>
        <w:rPr>
          <w:lang w:val="en-US"/>
        </w:rPr>
      </w:pPr>
      <w:r w:rsidRPr="00164AF4">
        <w:rPr>
          <w:lang w:val="en-US"/>
        </w:rPr>
        <w:t>16.</w:t>
      </w:r>
      <w:r w:rsidRPr="00164AF4">
        <w:rPr>
          <w:lang w:val="en-US"/>
        </w:rPr>
        <w:tab/>
        <w:t xml:space="preserve">Whitehead, H. </w:t>
      </w:r>
      <w:r w:rsidRPr="00164AF4">
        <w:rPr>
          <w:i/>
          <w:iCs/>
          <w:lang w:val="en-US"/>
        </w:rPr>
        <w:t>Sperm Whales: Social Evolution in the Ocean</w:t>
      </w:r>
      <w:r w:rsidRPr="00164AF4">
        <w:rPr>
          <w:lang w:val="en-US"/>
        </w:rPr>
        <w:t>. (University of Chicago Press, Chicago, USA, 2003).</w:t>
      </w:r>
    </w:p>
    <w:p w14:paraId="41453514" w14:textId="77777777" w:rsidR="00164AF4" w:rsidRPr="00164AF4" w:rsidRDefault="00164AF4" w:rsidP="00164AF4">
      <w:pPr>
        <w:pStyle w:val="Bibliography"/>
        <w:rPr>
          <w:lang w:val="en-US"/>
        </w:rPr>
      </w:pPr>
      <w:r w:rsidRPr="00164AF4">
        <w:rPr>
          <w:lang w:val="en-US"/>
        </w:rPr>
        <w:t>17.</w:t>
      </w:r>
      <w:r w:rsidRPr="00164AF4">
        <w:rPr>
          <w:lang w:val="en-US"/>
        </w:rPr>
        <w:tab/>
        <w:t>Cantor, M., Eguiguren, A., Merlen, G. &amp; Whitehead, H. Galápagos sperm whales (</w:t>
      </w:r>
      <w:r w:rsidRPr="00164AF4">
        <w:rPr>
          <w:i/>
          <w:iCs/>
          <w:lang w:val="en-US"/>
        </w:rPr>
        <w:t>Physeter macrocephalus</w:t>
      </w:r>
      <w:r w:rsidRPr="00164AF4">
        <w:rPr>
          <w:lang w:val="en-US"/>
        </w:rPr>
        <w:t xml:space="preserve">): Waxing and waning over three decades. </w:t>
      </w:r>
      <w:r w:rsidRPr="00164AF4">
        <w:rPr>
          <w:i/>
          <w:iCs/>
          <w:lang w:val="en-US"/>
        </w:rPr>
        <w:t>Can. J. Zool.</w:t>
      </w:r>
      <w:r w:rsidRPr="00164AF4">
        <w:rPr>
          <w:lang w:val="en-US"/>
        </w:rPr>
        <w:t xml:space="preserve"> </w:t>
      </w:r>
      <w:r w:rsidRPr="00164AF4">
        <w:rPr>
          <w:b/>
          <w:bCs/>
          <w:lang w:val="en-US"/>
        </w:rPr>
        <w:t>95</w:t>
      </w:r>
      <w:r w:rsidRPr="00164AF4">
        <w:rPr>
          <w:lang w:val="en-US"/>
        </w:rPr>
        <w:t>, 645–652 (2017).</w:t>
      </w:r>
    </w:p>
    <w:p w14:paraId="171215FD" w14:textId="77777777" w:rsidR="00164AF4" w:rsidRPr="00164AF4" w:rsidRDefault="00164AF4" w:rsidP="00164AF4">
      <w:pPr>
        <w:pStyle w:val="Bibliography"/>
        <w:rPr>
          <w:lang w:val="en-US"/>
        </w:rPr>
      </w:pPr>
      <w:r w:rsidRPr="00164AF4">
        <w:rPr>
          <w:lang w:val="en-US"/>
        </w:rPr>
        <w:lastRenderedPageBreak/>
        <w:t>18.</w:t>
      </w:r>
      <w:r w:rsidRPr="00164AF4">
        <w:rPr>
          <w:lang w:val="en-US"/>
        </w:rPr>
        <w:tab/>
        <w:t xml:space="preserve">Whitehead, H., Coakes, A., Jaquet, N. &amp; Lusseau, S. Movements of sperm whales in the tropical Pacific. </w:t>
      </w:r>
      <w:r w:rsidRPr="00164AF4">
        <w:rPr>
          <w:i/>
          <w:iCs/>
          <w:lang w:val="en-US"/>
        </w:rPr>
        <w:t>Mar. Ecol. Prog. Ser.</w:t>
      </w:r>
      <w:r w:rsidRPr="00164AF4">
        <w:rPr>
          <w:lang w:val="en-US"/>
        </w:rPr>
        <w:t xml:space="preserve"> </w:t>
      </w:r>
      <w:r w:rsidRPr="00164AF4">
        <w:rPr>
          <w:b/>
          <w:bCs/>
          <w:lang w:val="en-US"/>
        </w:rPr>
        <w:t>361</w:t>
      </w:r>
      <w:r w:rsidRPr="00164AF4">
        <w:rPr>
          <w:lang w:val="en-US"/>
        </w:rPr>
        <w:t>, 291–300 (2008).</w:t>
      </w:r>
    </w:p>
    <w:p w14:paraId="2BE23698" w14:textId="77777777" w:rsidR="00164AF4" w:rsidRPr="00164AF4" w:rsidRDefault="00164AF4" w:rsidP="00164AF4">
      <w:pPr>
        <w:pStyle w:val="Bibliography"/>
        <w:rPr>
          <w:lang w:val="en-US"/>
        </w:rPr>
      </w:pPr>
      <w:r w:rsidRPr="00164AF4">
        <w:rPr>
          <w:lang w:val="en-US"/>
        </w:rPr>
        <w:t>19.</w:t>
      </w:r>
      <w:r w:rsidRPr="00164AF4">
        <w:rPr>
          <w:lang w:val="en-US"/>
        </w:rPr>
        <w:tab/>
        <w:t xml:space="preserve">Christal, J. &amp; Whitehead, H. Aggregations of mature male sperm whales on the Galápagos Islands breeding ground. </w:t>
      </w:r>
      <w:r w:rsidRPr="00164AF4">
        <w:rPr>
          <w:i/>
          <w:iCs/>
          <w:lang w:val="en-US"/>
        </w:rPr>
        <w:t>Mar. Mammal Sci.</w:t>
      </w:r>
      <w:r w:rsidRPr="00164AF4">
        <w:rPr>
          <w:lang w:val="en-US"/>
        </w:rPr>
        <w:t xml:space="preserve"> </w:t>
      </w:r>
      <w:r w:rsidRPr="00164AF4">
        <w:rPr>
          <w:b/>
          <w:bCs/>
          <w:lang w:val="en-US"/>
        </w:rPr>
        <w:t>13</w:t>
      </w:r>
      <w:r w:rsidRPr="00164AF4">
        <w:rPr>
          <w:lang w:val="en-US"/>
        </w:rPr>
        <w:t>, 59–69 (1997).</w:t>
      </w:r>
    </w:p>
    <w:p w14:paraId="20553B17" w14:textId="77777777" w:rsidR="00164AF4" w:rsidRPr="00164AF4" w:rsidRDefault="00164AF4" w:rsidP="00164AF4">
      <w:pPr>
        <w:pStyle w:val="Bibliography"/>
        <w:rPr>
          <w:lang w:val="en-US"/>
        </w:rPr>
      </w:pPr>
      <w:r w:rsidRPr="00164AF4">
        <w:rPr>
          <w:lang w:val="en-US"/>
        </w:rPr>
        <w:t>20.</w:t>
      </w:r>
      <w:r w:rsidRPr="00164AF4">
        <w:rPr>
          <w:lang w:val="en-US"/>
        </w:rPr>
        <w:tab/>
        <w:t xml:space="preserve">Rice, D. W. Sperm whale. </w:t>
      </w:r>
      <w:r w:rsidRPr="00164AF4">
        <w:rPr>
          <w:i/>
          <w:iCs/>
          <w:lang w:val="en-US"/>
        </w:rPr>
        <w:t>Physeter macrocephalus</w:t>
      </w:r>
      <w:r w:rsidRPr="00164AF4">
        <w:rPr>
          <w:lang w:val="en-US"/>
        </w:rPr>
        <w:t xml:space="preserve"> Linnaeus, 1758. in </w:t>
      </w:r>
      <w:r w:rsidRPr="00164AF4">
        <w:rPr>
          <w:i/>
          <w:iCs/>
          <w:lang w:val="en-US"/>
        </w:rPr>
        <w:t>Handbook of marine mammals</w:t>
      </w:r>
      <w:r w:rsidRPr="00164AF4">
        <w:rPr>
          <w:lang w:val="en-US"/>
        </w:rPr>
        <w:t xml:space="preserve"> (eds Ridgway, S. H. &amp; Harrison, R.) 177–233 (Academic Press, London, 1989).</w:t>
      </w:r>
    </w:p>
    <w:p w14:paraId="00C89AFB" w14:textId="77777777" w:rsidR="00164AF4" w:rsidRPr="00164AF4" w:rsidRDefault="00164AF4" w:rsidP="00164AF4">
      <w:pPr>
        <w:pStyle w:val="Bibliography"/>
        <w:rPr>
          <w:lang w:val="en-US"/>
        </w:rPr>
      </w:pPr>
      <w:r w:rsidRPr="00164AF4">
        <w:rPr>
          <w:lang w:val="en-US"/>
        </w:rPr>
        <w:t>21.</w:t>
      </w:r>
      <w:r w:rsidRPr="00164AF4">
        <w:rPr>
          <w:lang w:val="en-US"/>
        </w:rPr>
        <w:tab/>
        <w:t xml:space="preserve">Eguiguren, A., Konrad Clarke, C. M. &amp; Cantor, M. Sperm Whale Reproductive Strategies: Current Knowledge and Future Directions. in </w:t>
      </w:r>
      <w:r w:rsidRPr="00164AF4">
        <w:rPr>
          <w:i/>
          <w:iCs/>
          <w:lang w:val="en-US"/>
        </w:rPr>
        <w:t>Sex in Cetaceans: Morphology, Behavior, and the Evolution of Sexual Strategies</w:t>
      </w:r>
      <w:r w:rsidRPr="00164AF4">
        <w:rPr>
          <w:lang w:val="en-US"/>
        </w:rPr>
        <w:t xml:space="preserve"> (eds Würsig, B. &amp; Orbach, D. N.) 443–467 (Springer International Publishing, Cham, 2023). doi:10.1007/978-3-031-35651-3_19.</w:t>
      </w:r>
    </w:p>
    <w:p w14:paraId="2AEE3673" w14:textId="77777777" w:rsidR="00164AF4" w:rsidRPr="00164AF4" w:rsidRDefault="00164AF4" w:rsidP="00164AF4">
      <w:pPr>
        <w:pStyle w:val="Bibliography"/>
        <w:rPr>
          <w:lang w:val="en-US"/>
        </w:rPr>
      </w:pPr>
      <w:r w:rsidRPr="00164AF4">
        <w:rPr>
          <w:lang w:val="en-US"/>
        </w:rPr>
        <w:t>22.</w:t>
      </w:r>
      <w:r w:rsidRPr="00164AF4">
        <w:rPr>
          <w:lang w:val="en-US"/>
        </w:rPr>
        <w:tab/>
        <w:t xml:space="preserve">Cranford, T. W. The sperm whale’s nose: sexual selection on a grand scale? </w:t>
      </w:r>
      <w:r w:rsidRPr="00164AF4">
        <w:rPr>
          <w:i/>
          <w:iCs/>
          <w:lang w:val="en-US"/>
        </w:rPr>
        <w:t>Mar. Mammal Sci.</w:t>
      </w:r>
      <w:r w:rsidRPr="00164AF4">
        <w:rPr>
          <w:lang w:val="en-US"/>
        </w:rPr>
        <w:t xml:space="preserve"> </w:t>
      </w:r>
      <w:r w:rsidRPr="00164AF4">
        <w:rPr>
          <w:b/>
          <w:bCs/>
          <w:lang w:val="en-US"/>
        </w:rPr>
        <w:t>15</w:t>
      </w:r>
      <w:r w:rsidRPr="00164AF4">
        <w:rPr>
          <w:lang w:val="en-US"/>
        </w:rPr>
        <w:t>, 1133–1157 (1999).</w:t>
      </w:r>
    </w:p>
    <w:p w14:paraId="0FAB9427" w14:textId="77777777" w:rsidR="00164AF4" w:rsidRPr="00164AF4" w:rsidRDefault="00164AF4" w:rsidP="00164AF4">
      <w:pPr>
        <w:pStyle w:val="Bibliography"/>
        <w:rPr>
          <w:lang w:val="en-US"/>
        </w:rPr>
      </w:pPr>
      <w:r w:rsidRPr="00164AF4">
        <w:rPr>
          <w:lang w:val="en-US"/>
        </w:rPr>
        <w:t>23.</w:t>
      </w:r>
      <w:r w:rsidRPr="00164AF4">
        <w:rPr>
          <w:lang w:val="en-US"/>
        </w:rPr>
        <w:tab/>
        <w:t xml:space="preserve">Nishiwaki, M., Ohsumi, S. &amp; Maeda, Y. Change of form in the sperm whale accompanied with growth. </w:t>
      </w:r>
      <w:r w:rsidRPr="00164AF4">
        <w:rPr>
          <w:i/>
          <w:iCs/>
          <w:lang w:val="en-US"/>
        </w:rPr>
        <w:t>Sci. Rep. Whales Res. Inst. Tokyo</w:t>
      </w:r>
      <w:r w:rsidRPr="00164AF4">
        <w:rPr>
          <w:lang w:val="en-US"/>
        </w:rPr>
        <w:t xml:space="preserve"> </w:t>
      </w:r>
      <w:r w:rsidRPr="00164AF4">
        <w:rPr>
          <w:b/>
          <w:bCs/>
          <w:lang w:val="en-US"/>
        </w:rPr>
        <w:t>17</w:t>
      </w:r>
      <w:r w:rsidRPr="00164AF4">
        <w:rPr>
          <w:lang w:val="en-US"/>
        </w:rPr>
        <w:t>, 1–17 (1963).</w:t>
      </w:r>
    </w:p>
    <w:p w14:paraId="445F47E4" w14:textId="77777777" w:rsidR="00164AF4" w:rsidRPr="00164AF4" w:rsidRDefault="00164AF4" w:rsidP="00164AF4">
      <w:pPr>
        <w:pStyle w:val="Bibliography"/>
        <w:rPr>
          <w:lang w:val="en-US"/>
        </w:rPr>
      </w:pPr>
      <w:r w:rsidRPr="00164AF4">
        <w:rPr>
          <w:lang w:val="en-US"/>
        </w:rPr>
        <w:t>24.</w:t>
      </w:r>
      <w:r w:rsidRPr="00164AF4">
        <w:rPr>
          <w:lang w:val="en-US"/>
        </w:rPr>
        <w:tab/>
        <w:t xml:space="preserve">Altmann, J. Observational study of behavior: sampling methods. </w:t>
      </w:r>
      <w:r w:rsidRPr="00164AF4">
        <w:rPr>
          <w:i/>
          <w:iCs/>
          <w:lang w:val="en-US"/>
        </w:rPr>
        <w:t>Behaviour</w:t>
      </w:r>
      <w:r w:rsidRPr="00164AF4">
        <w:rPr>
          <w:lang w:val="en-US"/>
        </w:rPr>
        <w:t xml:space="preserve"> </w:t>
      </w:r>
      <w:r w:rsidRPr="00164AF4">
        <w:rPr>
          <w:b/>
          <w:bCs/>
          <w:lang w:val="en-US"/>
        </w:rPr>
        <w:t>49</w:t>
      </w:r>
      <w:r w:rsidRPr="00164AF4">
        <w:rPr>
          <w:lang w:val="en-US"/>
        </w:rPr>
        <w:t>, 227–266 (1974).</w:t>
      </w:r>
    </w:p>
    <w:p w14:paraId="1655BC00" w14:textId="77777777" w:rsidR="00164AF4" w:rsidRPr="00164AF4" w:rsidRDefault="00164AF4" w:rsidP="00164AF4">
      <w:pPr>
        <w:pStyle w:val="Bibliography"/>
        <w:rPr>
          <w:lang w:val="en-US"/>
        </w:rPr>
      </w:pPr>
      <w:r w:rsidRPr="00164AF4">
        <w:rPr>
          <w:lang w:val="en-US"/>
        </w:rPr>
        <w:t>25.</w:t>
      </w:r>
      <w:r w:rsidRPr="00164AF4">
        <w:rPr>
          <w:lang w:val="en-US"/>
        </w:rPr>
        <w:tab/>
        <w:t xml:space="preserve">Napoli, C. </w:t>
      </w:r>
      <w:r w:rsidRPr="00164AF4">
        <w:rPr>
          <w:i/>
          <w:iCs/>
          <w:lang w:val="en-US"/>
        </w:rPr>
        <w:t>et al.</w:t>
      </w:r>
      <w:r w:rsidRPr="00164AF4">
        <w:rPr>
          <w:lang w:val="en-US"/>
        </w:rPr>
        <w:t xml:space="preserve"> Drone-based photogrammetry reveals differences in humpback whale body condition and mass across North Atlantic foraging grounds. </w:t>
      </w:r>
      <w:r w:rsidRPr="00164AF4">
        <w:rPr>
          <w:i/>
          <w:iCs/>
          <w:lang w:val="en-US"/>
        </w:rPr>
        <w:t>Front. Mar. Sci.</w:t>
      </w:r>
      <w:r w:rsidRPr="00164AF4">
        <w:rPr>
          <w:lang w:val="en-US"/>
        </w:rPr>
        <w:t xml:space="preserve"> </w:t>
      </w:r>
      <w:r w:rsidRPr="00164AF4">
        <w:rPr>
          <w:b/>
          <w:bCs/>
          <w:lang w:val="en-US"/>
        </w:rPr>
        <w:t>11</w:t>
      </w:r>
      <w:r w:rsidRPr="00164AF4">
        <w:rPr>
          <w:lang w:val="en-US"/>
        </w:rPr>
        <w:t>, 1336455 (2024).</w:t>
      </w:r>
    </w:p>
    <w:p w14:paraId="721A16C7" w14:textId="77777777" w:rsidR="00164AF4" w:rsidRPr="00164AF4" w:rsidRDefault="00164AF4" w:rsidP="00164AF4">
      <w:pPr>
        <w:pStyle w:val="Bibliography"/>
        <w:rPr>
          <w:lang w:val="en-US"/>
        </w:rPr>
      </w:pPr>
      <w:r w:rsidRPr="00164AF4">
        <w:rPr>
          <w:lang w:val="en-US"/>
        </w:rPr>
        <w:t>26.</w:t>
      </w:r>
      <w:r w:rsidRPr="00164AF4">
        <w:rPr>
          <w:lang w:val="en-US"/>
        </w:rPr>
        <w:tab/>
        <w:t xml:space="preserve">Torres, W. &amp; Bierlich, K. MorphoMetriX: a photogrammetric measurement GUI for morphometric analysis of megafauna. </w:t>
      </w:r>
      <w:r w:rsidRPr="00164AF4">
        <w:rPr>
          <w:i/>
          <w:iCs/>
          <w:lang w:val="en-US"/>
        </w:rPr>
        <w:t>J. Open Source Softw.</w:t>
      </w:r>
      <w:r w:rsidRPr="00164AF4">
        <w:rPr>
          <w:lang w:val="en-US"/>
        </w:rPr>
        <w:t xml:space="preserve"> </w:t>
      </w:r>
      <w:r w:rsidRPr="00164AF4">
        <w:rPr>
          <w:b/>
          <w:bCs/>
          <w:lang w:val="en-US"/>
        </w:rPr>
        <w:t>5</w:t>
      </w:r>
      <w:r w:rsidRPr="00164AF4">
        <w:rPr>
          <w:lang w:val="en-US"/>
        </w:rPr>
        <w:t>, 1825 (2020).</w:t>
      </w:r>
    </w:p>
    <w:p w14:paraId="6DE8B4C5" w14:textId="77777777" w:rsidR="00164AF4" w:rsidRPr="00164AF4" w:rsidRDefault="00164AF4" w:rsidP="00164AF4">
      <w:pPr>
        <w:pStyle w:val="Bibliography"/>
        <w:rPr>
          <w:lang w:val="en-US"/>
        </w:rPr>
      </w:pPr>
      <w:r w:rsidRPr="00164AF4">
        <w:rPr>
          <w:lang w:val="en-US"/>
        </w:rPr>
        <w:t>27.</w:t>
      </w:r>
      <w:r w:rsidRPr="00164AF4">
        <w:rPr>
          <w:lang w:val="en-US"/>
        </w:rPr>
        <w:tab/>
        <w:t xml:space="preserve">Friard, O. &amp; Gamba, M. </w:t>
      </w:r>
      <w:r w:rsidRPr="00164AF4">
        <w:rPr>
          <w:smallCaps/>
          <w:lang w:val="en-US"/>
        </w:rPr>
        <w:t>BORIS</w:t>
      </w:r>
      <w:r w:rsidRPr="00164AF4">
        <w:rPr>
          <w:lang w:val="en-US"/>
        </w:rPr>
        <w:t xml:space="preserve"> : a free, versatile open‐source event‐logging software for video/audio coding and live observations. </w:t>
      </w:r>
      <w:r w:rsidRPr="00164AF4">
        <w:rPr>
          <w:i/>
          <w:iCs/>
          <w:lang w:val="en-US"/>
        </w:rPr>
        <w:t>Methods Ecol. Evol.</w:t>
      </w:r>
      <w:r w:rsidRPr="00164AF4">
        <w:rPr>
          <w:lang w:val="en-US"/>
        </w:rPr>
        <w:t xml:space="preserve"> </w:t>
      </w:r>
      <w:r w:rsidRPr="00164AF4">
        <w:rPr>
          <w:b/>
          <w:bCs/>
          <w:lang w:val="en-US"/>
        </w:rPr>
        <w:t>7</w:t>
      </w:r>
      <w:r w:rsidRPr="00164AF4">
        <w:rPr>
          <w:lang w:val="en-US"/>
        </w:rPr>
        <w:t>, 1325–1330 (2016).</w:t>
      </w:r>
    </w:p>
    <w:p w14:paraId="136BD9BD" w14:textId="77777777" w:rsidR="00164AF4" w:rsidRPr="00164AF4" w:rsidRDefault="00164AF4" w:rsidP="00164AF4">
      <w:pPr>
        <w:pStyle w:val="Bibliography"/>
        <w:rPr>
          <w:lang w:val="en-US"/>
        </w:rPr>
      </w:pPr>
      <w:r w:rsidRPr="00164AF4">
        <w:rPr>
          <w:lang w:val="en-US"/>
        </w:rPr>
        <w:t>28.</w:t>
      </w:r>
      <w:r w:rsidRPr="00164AF4">
        <w:rPr>
          <w:lang w:val="en-US"/>
        </w:rPr>
        <w:tab/>
        <w:t xml:space="preserve">O’Callaghan, S. A. </w:t>
      </w:r>
      <w:r w:rsidRPr="00164AF4">
        <w:rPr>
          <w:i/>
          <w:iCs/>
          <w:lang w:val="en-US"/>
        </w:rPr>
        <w:t>et al.</w:t>
      </w:r>
      <w:r w:rsidRPr="00164AF4">
        <w:rPr>
          <w:lang w:val="en-US"/>
        </w:rPr>
        <w:t xml:space="preserve"> Aerial photo-identification of sperm whales (</w:t>
      </w:r>
      <w:r w:rsidRPr="00164AF4">
        <w:rPr>
          <w:i/>
          <w:iCs/>
          <w:lang w:val="en-US"/>
        </w:rPr>
        <w:t>Physeter macrocephalus</w:t>
      </w:r>
      <w:r w:rsidRPr="00164AF4">
        <w:rPr>
          <w:lang w:val="en-US"/>
        </w:rPr>
        <w:t xml:space="preserve">). </w:t>
      </w:r>
      <w:r w:rsidRPr="00164AF4">
        <w:rPr>
          <w:i/>
          <w:iCs/>
          <w:lang w:val="en-US"/>
        </w:rPr>
        <w:t>Aquat. Mamm.</w:t>
      </w:r>
      <w:r w:rsidRPr="00164AF4">
        <w:rPr>
          <w:lang w:val="en-US"/>
        </w:rPr>
        <w:t xml:space="preserve"> </w:t>
      </w:r>
      <w:r w:rsidRPr="00164AF4">
        <w:rPr>
          <w:b/>
          <w:bCs/>
          <w:lang w:val="en-US"/>
        </w:rPr>
        <w:t>50</w:t>
      </w:r>
      <w:r w:rsidRPr="00164AF4">
        <w:rPr>
          <w:lang w:val="en-US"/>
        </w:rPr>
        <w:t>, 479–494 (2024).</w:t>
      </w:r>
    </w:p>
    <w:p w14:paraId="2B8CD7FE" w14:textId="77777777" w:rsidR="00164AF4" w:rsidRPr="00164AF4" w:rsidRDefault="00164AF4" w:rsidP="00164AF4">
      <w:pPr>
        <w:pStyle w:val="Bibliography"/>
        <w:rPr>
          <w:lang w:val="en-US"/>
        </w:rPr>
      </w:pPr>
      <w:r w:rsidRPr="00164AF4">
        <w:rPr>
          <w:lang w:val="en-US"/>
        </w:rPr>
        <w:t>29.</w:t>
      </w:r>
      <w:r w:rsidRPr="00164AF4">
        <w:rPr>
          <w:lang w:val="en-US"/>
        </w:rPr>
        <w:tab/>
        <w:t xml:space="preserve">Arnbom, T. Individual identification of sperm whales. </w:t>
      </w:r>
      <w:r w:rsidRPr="00164AF4">
        <w:rPr>
          <w:i/>
          <w:iCs/>
          <w:lang w:val="en-US"/>
        </w:rPr>
        <w:t>Int. Whal. Commision</w:t>
      </w:r>
      <w:r w:rsidRPr="00164AF4">
        <w:rPr>
          <w:lang w:val="en-US"/>
        </w:rPr>
        <w:t xml:space="preserve"> </w:t>
      </w:r>
      <w:r w:rsidRPr="00164AF4">
        <w:rPr>
          <w:b/>
          <w:bCs/>
          <w:lang w:val="en-US"/>
        </w:rPr>
        <w:t>37</w:t>
      </w:r>
      <w:r w:rsidRPr="00164AF4">
        <w:rPr>
          <w:lang w:val="en-US"/>
        </w:rPr>
        <w:t>, 201–204 (1987).</w:t>
      </w:r>
    </w:p>
    <w:p w14:paraId="5546E4D1" w14:textId="77777777" w:rsidR="00164AF4" w:rsidRPr="00164AF4" w:rsidRDefault="00164AF4" w:rsidP="00164AF4">
      <w:pPr>
        <w:pStyle w:val="Bibliography"/>
        <w:rPr>
          <w:lang w:val="en-US"/>
        </w:rPr>
      </w:pPr>
      <w:r w:rsidRPr="00164AF4">
        <w:rPr>
          <w:lang w:val="en-US"/>
        </w:rPr>
        <w:t>30.</w:t>
      </w:r>
      <w:r w:rsidRPr="00164AF4">
        <w:rPr>
          <w:lang w:val="en-US"/>
        </w:rPr>
        <w:tab/>
        <w:t>R Core Team. R: A language and environment for statistical computing. R Foundation for Statistical Computing (2019).</w:t>
      </w:r>
    </w:p>
    <w:p w14:paraId="1BC512F3" w14:textId="77777777" w:rsidR="00164AF4" w:rsidRPr="00164AF4" w:rsidRDefault="00164AF4" w:rsidP="00164AF4">
      <w:pPr>
        <w:pStyle w:val="Bibliography"/>
        <w:rPr>
          <w:lang w:val="en-US"/>
        </w:rPr>
      </w:pPr>
      <w:r w:rsidRPr="00164AF4">
        <w:rPr>
          <w:lang w:val="en-US"/>
        </w:rPr>
        <w:lastRenderedPageBreak/>
        <w:t>31.</w:t>
      </w:r>
      <w:r w:rsidRPr="00164AF4">
        <w:rPr>
          <w:lang w:val="en-US"/>
        </w:rPr>
        <w:tab/>
        <w:t xml:space="preserve">Dixon, P. M. The Bootstrap and the Jackknife: Describing the Precision of Ecological Indices. in </w:t>
      </w:r>
      <w:r w:rsidRPr="00164AF4">
        <w:rPr>
          <w:i/>
          <w:iCs/>
          <w:lang w:val="en-US"/>
        </w:rPr>
        <w:t>Design and Analysis of Ecological Experiments</w:t>
      </w:r>
      <w:r w:rsidRPr="00164AF4">
        <w:rPr>
          <w:lang w:val="en-US"/>
        </w:rPr>
        <w:t xml:space="preserve"> (eds Scheiner, S. M. &amp; Gurevitch, J.) 267–288 (Oxford University PressNew York, NY, 2001). doi:10.1093/oso/9780195131871.003.0014.</w:t>
      </w:r>
    </w:p>
    <w:p w14:paraId="7274B2C4" w14:textId="77777777" w:rsidR="00164AF4" w:rsidRPr="00164AF4" w:rsidRDefault="00164AF4" w:rsidP="00164AF4">
      <w:pPr>
        <w:pStyle w:val="Bibliography"/>
        <w:rPr>
          <w:lang w:val="en-US"/>
        </w:rPr>
      </w:pPr>
      <w:r w:rsidRPr="00164AF4">
        <w:rPr>
          <w:lang w:val="en-US"/>
        </w:rPr>
        <w:t>32.</w:t>
      </w:r>
      <w:r w:rsidRPr="00164AF4">
        <w:rPr>
          <w:lang w:val="en-US"/>
        </w:rPr>
        <w:tab/>
        <w:t xml:space="preserve">Richard, K. R., Dillon, M. C., Whitehead, H. &amp; Wright, J. M. Patterns of kinship in groups of free-living sperm whales (Physeter macrocephalus) revealed by multiple molecular genetic analyses. </w:t>
      </w:r>
      <w:r w:rsidRPr="00164AF4">
        <w:rPr>
          <w:i/>
          <w:iCs/>
          <w:lang w:val="en-US"/>
        </w:rPr>
        <w:t>Proc. Natl. Acad. Sci.</w:t>
      </w:r>
      <w:r w:rsidRPr="00164AF4">
        <w:rPr>
          <w:lang w:val="en-US"/>
        </w:rPr>
        <w:t xml:space="preserve"> </w:t>
      </w:r>
      <w:r w:rsidRPr="00164AF4">
        <w:rPr>
          <w:b/>
          <w:bCs/>
          <w:lang w:val="en-US"/>
        </w:rPr>
        <w:t>93</w:t>
      </w:r>
      <w:r w:rsidRPr="00164AF4">
        <w:rPr>
          <w:lang w:val="en-US"/>
        </w:rPr>
        <w:t>, 8792–8795 (1996).</w:t>
      </w:r>
    </w:p>
    <w:p w14:paraId="01FAF5C7" w14:textId="77777777" w:rsidR="00164AF4" w:rsidRPr="00164AF4" w:rsidRDefault="00164AF4" w:rsidP="00164AF4">
      <w:pPr>
        <w:pStyle w:val="Bibliography"/>
        <w:rPr>
          <w:lang w:val="en-US"/>
        </w:rPr>
      </w:pPr>
      <w:r w:rsidRPr="00164AF4">
        <w:rPr>
          <w:lang w:val="en-US"/>
        </w:rPr>
        <w:t>33.</w:t>
      </w:r>
      <w:r w:rsidRPr="00164AF4">
        <w:rPr>
          <w:lang w:val="en-US"/>
        </w:rPr>
        <w:tab/>
        <w:t xml:space="preserve">Best, P. B. Social organization in sperm whales, </w:t>
      </w:r>
      <w:r w:rsidRPr="00164AF4">
        <w:rPr>
          <w:i/>
          <w:iCs/>
          <w:lang w:val="en-US"/>
        </w:rPr>
        <w:t>Physeter macrocephalus</w:t>
      </w:r>
      <w:r w:rsidRPr="00164AF4">
        <w:rPr>
          <w:lang w:val="en-US"/>
        </w:rPr>
        <w:t xml:space="preserve">. in </w:t>
      </w:r>
      <w:r w:rsidRPr="00164AF4">
        <w:rPr>
          <w:i/>
          <w:iCs/>
          <w:lang w:val="en-US"/>
        </w:rPr>
        <w:t>Behavior of marine animals</w:t>
      </w:r>
      <w:r w:rsidRPr="00164AF4">
        <w:rPr>
          <w:lang w:val="en-US"/>
        </w:rPr>
        <w:t xml:space="preserve"> (eds Winn, H. E. &amp; Olla, B. L.) 227–290 (University of California Press, Berkeley, 1979).</w:t>
      </w:r>
    </w:p>
    <w:p w14:paraId="13B38E6A" w14:textId="77777777" w:rsidR="00164AF4" w:rsidRPr="00164AF4" w:rsidRDefault="00164AF4" w:rsidP="00164AF4">
      <w:pPr>
        <w:pStyle w:val="Bibliography"/>
        <w:rPr>
          <w:lang w:val="en-US"/>
        </w:rPr>
      </w:pPr>
      <w:r w:rsidRPr="00164AF4">
        <w:rPr>
          <w:lang w:val="en-US"/>
        </w:rPr>
        <w:t>34.</w:t>
      </w:r>
      <w:r w:rsidRPr="00164AF4">
        <w:rPr>
          <w:lang w:val="en-US"/>
        </w:rPr>
        <w:tab/>
        <w:t xml:space="preserve">Best, P. B., Canham, P. A. S. &amp; Macleod, N. Patterns of reproduction in sperm whales, </w:t>
      </w:r>
      <w:r w:rsidRPr="00164AF4">
        <w:rPr>
          <w:i/>
          <w:iCs/>
          <w:lang w:val="en-US"/>
        </w:rPr>
        <w:t>Physeter macrocephalus</w:t>
      </w:r>
      <w:r w:rsidRPr="00164AF4">
        <w:rPr>
          <w:lang w:val="en-US"/>
        </w:rPr>
        <w:t xml:space="preserve">. </w:t>
      </w:r>
      <w:r w:rsidRPr="00164AF4">
        <w:rPr>
          <w:i/>
          <w:iCs/>
          <w:lang w:val="en-US"/>
        </w:rPr>
        <w:t>Rep. Int. Whal. Comm.</w:t>
      </w:r>
      <w:r w:rsidRPr="00164AF4">
        <w:rPr>
          <w:lang w:val="en-US"/>
        </w:rPr>
        <w:t xml:space="preserve"> 51–79 (1984).</w:t>
      </w:r>
    </w:p>
    <w:p w14:paraId="6A6B380C" w14:textId="77777777" w:rsidR="00164AF4" w:rsidRPr="00164AF4" w:rsidRDefault="00164AF4" w:rsidP="00164AF4">
      <w:pPr>
        <w:pStyle w:val="Bibliography"/>
        <w:rPr>
          <w:lang w:val="en-US"/>
        </w:rPr>
      </w:pPr>
      <w:r w:rsidRPr="00164AF4">
        <w:rPr>
          <w:lang w:val="en-US"/>
        </w:rPr>
        <w:t>35.</w:t>
      </w:r>
      <w:r w:rsidRPr="00164AF4">
        <w:rPr>
          <w:lang w:val="en-US"/>
        </w:rPr>
        <w:tab/>
        <w:t xml:space="preserve">Mendes, S., Newton, J., Reid, R. J., Zuur, A. F. &amp; Pierce, G. J. Stable carbon and nitrogen isotope ratio profiling of sperm whale teeth reveals ontogenetic movements and trophic ecology. </w:t>
      </w:r>
      <w:r w:rsidRPr="00164AF4">
        <w:rPr>
          <w:i/>
          <w:iCs/>
          <w:lang w:val="en-US"/>
        </w:rPr>
        <w:t>Oecologia</w:t>
      </w:r>
      <w:r w:rsidRPr="00164AF4">
        <w:rPr>
          <w:lang w:val="en-US"/>
        </w:rPr>
        <w:t xml:space="preserve"> </w:t>
      </w:r>
      <w:r w:rsidRPr="00164AF4">
        <w:rPr>
          <w:b/>
          <w:bCs/>
          <w:lang w:val="en-US"/>
        </w:rPr>
        <w:t>151</w:t>
      </w:r>
      <w:r w:rsidRPr="00164AF4">
        <w:rPr>
          <w:lang w:val="en-US"/>
        </w:rPr>
        <w:t>, 605–615 (2007).</w:t>
      </w:r>
    </w:p>
    <w:p w14:paraId="2E521667" w14:textId="77777777" w:rsidR="00164AF4" w:rsidRPr="00164AF4" w:rsidRDefault="00164AF4" w:rsidP="00164AF4">
      <w:pPr>
        <w:pStyle w:val="Bibliography"/>
        <w:rPr>
          <w:lang w:val="en-US"/>
        </w:rPr>
      </w:pPr>
      <w:r w:rsidRPr="00164AF4">
        <w:rPr>
          <w:lang w:val="en-US"/>
        </w:rPr>
        <w:t>36.</w:t>
      </w:r>
      <w:r w:rsidRPr="00164AF4">
        <w:rPr>
          <w:lang w:val="en-US"/>
        </w:rPr>
        <w:tab/>
        <w:t xml:space="preserve">Gero, S. &amp; Whitehead, H. Sucking behavior in sperm whale calves: observations and hypotheses. </w:t>
      </w:r>
      <w:r w:rsidRPr="00164AF4">
        <w:rPr>
          <w:i/>
          <w:iCs/>
          <w:lang w:val="en-US"/>
        </w:rPr>
        <w:t>Mar. Mammal Sci.</w:t>
      </w:r>
      <w:r w:rsidRPr="00164AF4">
        <w:rPr>
          <w:lang w:val="en-US"/>
        </w:rPr>
        <w:t xml:space="preserve"> </w:t>
      </w:r>
      <w:r w:rsidRPr="00164AF4">
        <w:rPr>
          <w:b/>
          <w:bCs/>
          <w:lang w:val="en-US"/>
        </w:rPr>
        <w:t>23</w:t>
      </w:r>
      <w:r w:rsidRPr="00164AF4">
        <w:rPr>
          <w:lang w:val="en-US"/>
        </w:rPr>
        <w:t>, 398–413 (2007).</w:t>
      </w:r>
    </w:p>
    <w:p w14:paraId="1E32326E" w14:textId="77777777" w:rsidR="00164AF4" w:rsidRPr="00164AF4" w:rsidRDefault="00164AF4" w:rsidP="00164AF4">
      <w:pPr>
        <w:pStyle w:val="Bibliography"/>
        <w:rPr>
          <w:lang w:val="en-US"/>
        </w:rPr>
      </w:pPr>
      <w:r w:rsidRPr="00164AF4">
        <w:rPr>
          <w:lang w:val="en-US"/>
        </w:rPr>
        <w:t>37.</w:t>
      </w:r>
      <w:r w:rsidRPr="00164AF4">
        <w:rPr>
          <w:lang w:val="en-US"/>
        </w:rPr>
        <w:tab/>
        <w:t xml:space="preserve">Sarano, F. </w:t>
      </w:r>
      <w:r w:rsidRPr="00164AF4">
        <w:rPr>
          <w:i/>
          <w:iCs/>
          <w:lang w:val="en-US"/>
        </w:rPr>
        <w:t>et al.</w:t>
      </w:r>
      <w:r w:rsidRPr="00164AF4">
        <w:rPr>
          <w:lang w:val="en-US"/>
        </w:rPr>
        <w:t xml:space="preserve"> Nursing Behavior in Sperm Whales (Physeter macrocephalus). </w:t>
      </w:r>
      <w:r w:rsidRPr="00164AF4">
        <w:rPr>
          <w:i/>
          <w:iCs/>
          <w:lang w:val="en-US"/>
        </w:rPr>
        <w:t>Anim. Behav. Cogn.</w:t>
      </w:r>
      <w:r w:rsidRPr="00164AF4">
        <w:rPr>
          <w:lang w:val="en-US"/>
        </w:rPr>
        <w:t xml:space="preserve"> </w:t>
      </w:r>
      <w:r w:rsidRPr="00164AF4">
        <w:rPr>
          <w:b/>
          <w:bCs/>
          <w:lang w:val="en-US"/>
        </w:rPr>
        <w:t>10</w:t>
      </w:r>
      <w:r w:rsidRPr="00164AF4">
        <w:rPr>
          <w:lang w:val="en-US"/>
        </w:rPr>
        <w:t>, 105–131 (2023).</w:t>
      </w:r>
    </w:p>
    <w:p w14:paraId="06C5649B" w14:textId="77777777" w:rsidR="00164AF4" w:rsidRPr="00164AF4" w:rsidRDefault="00164AF4" w:rsidP="00164AF4">
      <w:pPr>
        <w:pStyle w:val="Bibliography"/>
        <w:rPr>
          <w:lang w:val="en-US"/>
        </w:rPr>
      </w:pPr>
      <w:r w:rsidRPr="00164AF4">
        <w:rPr>
          <w:lang w:val="en-US"/>
        </w:rPr>
        <w:t>38.</w:t>
      </w:r>
      <w:r w:rsidRPr="00164AF4">
        <w:rPr>
          <w:lang w:val="en-US"/>
        </w:rPr>
        <w:tab/>
        <w:t xml:space="preserve">Konrad, C. M., Frasier, T. R., Whitehead, H. &amp; Gero, S. Kin selection and allocare in sperm whales. </w:t>
      </w:r>
      <w:r w:rsidRPr="00164AF4">
        <w:rPr>
          <w:i/>
          <w:iCs/>
          <w:lang w:val="en-US"/>
        </w:rPr>
        <w:t>Behav. Ecol.</w:t>
      </w:r>
      <w:r w:rsidRPr="00164AF4">
        <w:rPr>
          <w:lang w:val="en-US"/>
        </w:rPr>
        <w:t xml:space="preserve"> </w:t>
      </w:r>
      <w:r w:rsidRPr="00164AF4">
        <w:rPr>
          <w:b/>
          <w:bCs/>
          <w:lang w:val="en-US"/>
        </w:rPr>
        <w:t>30</w:t>
      </w:r>
      <w:r w:rsidRPr="00164AF4">
        <w:rPr>
          <w:lang w:val="en-US"/>
        </w:rPr>
        <w:t>, 194–201 (2019).</w:t>
      </w:r>
    </w:p>
    <w:p w14:paraId="5DB13C17" w14:textId="77777777" w:rsidR="00164AF4" w:rsidRPr="00164AF4" w:rsidRDefault="00164AF4" w:rsidP="00164AF4">
      <w:pPr>
        <w:pStyle w:val="Bibliography"/>
        <w:rPr>
          <w:lang w:val="en-US"/>
        </w:rPr>
      </w:pPr>
      <w:r w:rsidRPr="00164AF4">
        <w:rPr>
          <w:lang w:val="en-US"/>
        </w:rPr>
        <w:t>39.</w:t>
      </w:r>
      <w:r w:rsidRPr="00164AF4">
        <w:rPr>
          <w:lang w:val="en-US"/>
        </w:rPr>
        <w:tab/>
        <w:t xml:space="preserve">Bierlich, K. C. </w:t>
      </w:r>
      <w:r w:rsidRPr="00164AF4">
        <w:rPr>
          <w:i/>
          <w:iCs/>
          <w:lang w:val="en-US"/>
        </w:rPr>
        <w:t>et al.</w:t>
      </w:r>
      <w:r w:rsidRPr="00164AF4">
        <w:rPr>
          <w:lang w:val="en-US"/>
        </w:rPr>
        <w:t xml:space="preserve"> LidarBoX: a 3D-printed, open-source altimeter system to improve photogrammetric accuracy for off-the-shelf drones. </w:t>
      </w:r>
      <w:r w:rsidRPr="00164AF4">
        <w:rPr>
          <w:i/>
          <w:iCs/>
          <w:lang w:val="en-US"/>
        </w:rPr>
        <w:t>Drone Syst. Appl.</w:t>
      </w:r>
      <w:r w:rsidRPr="00164AF4">
        <w:rPr>
          <w:lang w:val="en-US"/>
        </w:rPr>
        <w:t xml:space="preserve"> </w:t>
      </w:r>
      <w:r w:rsidRPr="00164AF4">
        <w:rPr>
          <w:b/>
          <w:bCs/>
          <w:lang w:val="en-US"/>
        </w:rPr>
        <w:t>12</w:t>
      </w:r>
      <w:r w:rsidRPr="00164AF4">
        <w:rPr>
          <w:lang w:val="en-US"/>
        </w:rPr>
        <w:t>, 1–10 (2024).</w:t>
      </w:r>
    </w:p>
    <w:p w14:paraId="735B1784" w14:textId="77777777" w:rsidR="00164AF4" w:rsidRPr="00164AF4" w:rsidRDefault="00164AF4" w:rsidP="00164AF4">
      <w:pPr>
        <w:pStyle w:val="Bibliography"/>
        <w:rPr>
          <w:lang w:val="en-US"/>
        </w:rPr>
      </w:pPr>
      <w:r w:rsidRPr="00164AF4">
        <w:rPr>
          <w:lang w:val="en-US"/>
        </w:rPr>
        <w:t>40.</w:t>
      </w:r>
      <w:r w:rsidRPr="00164AF4">
        <w:rPr>
          <w:lang w:val="en-US"/>
        </w:rPr>
        <w:tab/>
        <w:t xml:space="preserve">Whitehead, H., Brennan, S. &amp; Grover, D. Distribution and behaviour of male sperm whales on the Scotian Shelf, Canada. </w:t>
      </w:r>
      <w:r w:rsidRPr="00164AF4">
        <w:rPr>
          <w:i/>
          <w:iCs/>
          <w:lang w:val="en-US"/>
        </w:rPr>
        <w:t>Can. J. Zool.</w:t>
      </w:r>
      <w:r w:rsidRPr="00164AF4">
        <w:rPr>
          <w:lang w:val="en-US"/>
        </w:rPr>
        <w:t xml:space="preserve"> </w:t>
      </w:r>
      <w:r w:rsidRPr="00164AF4">
        <w:rPr>
          <w:b/>
          <w:bCs/>
          <w:lang w:val="en-US"/>
        </w:rPr>
        <w:t>70</w:t>
      </w:r>
      <w:r w:rsidRPr="00164AF4">
        <w:rPr>
          <w:lang w:val="en-US"/>
        </w:rPr>
        <w:t>, 912–918 (1992).</w:t>
      </w:r>
    </w:p>
    <w:p w14:paraId="08A22901" w14:textId="77777777" w:rsidR="00164AF4" w:rsidRPr="00164AF4" w:rsidRDefault="00164AF4" w:rsidP="00164AF4">
      <w:pPr>
        <w:pStyle w:val="Bibliography"/>
        <w:rPr>
          <w:lang w:val="en-US"/>
        </w:rPr>
      </w:pPr>
      <w:r w:rsidRPr="00164AF4">
        <w:rPr>
          <w:lang w:val="en-US"/>
        </w:rPr>
        <w:t>41.</w:t>
      </w:r>
      <w:r w:rsidRPr="00164AF4">
        <w:rPr>
          <w:lang w:val="en-US"/>
        </w:rPr>
        <w:tab/>
        <w:t>Evans, K. &amp; Hindell, M. A. The age structure and growth of female sperm whales (</w:t>
      </w:r>
      <w:r w:rsidRPr="00164AF4">
        <w:rPr>
          <w:i/>
          <w:iCs/>
          <w:lang w:val="en-US"/>
        </w:rPr>
        <w:t>Physeter macrocephalus</w:t>
      </w:r>
      <w:r w:rsidRPr="00164AF4">
        <w:rPr>
          <w:lang w:val="en-US"/>
        </w:rPr>
        <w:t xml:space="preserve">) in southern Australian waters. </w:t>
      </w:r>
      <w:r w:rsidRPr="00164AF4">
        <w:rPr>
          <w:i/>
          <w:iCs/>
          <w:lang w:val="en-US"/>
        </w:rPr>
        <w:t>J. Zool.</w:t>
      </w:r>
      <w:r w:rsidRPr="00164AF4">
        <w:rPr>
          <w:lang w:val="en-US"/>
        </w:rPr>
        <w:t xml:space="preserve"> </w:t>
      </w:r>
      <w:r w:rsidRPr="00164AF4">
        <w:rPr>
          <w:b/>
          <w:bCs/>
          <w:lang w:val="en-US"/>
        </w:rPr>
        <w:t>263</w:t>
      </w:r>
      <w:r w:rsidRPr="00164AF4">
        <w:rPr>
          <w:lang w:val="en-US"/>
        </w:rPr>
        <w:t>, 237–250 (2004).</w:t>
      </w:r>
    </w:p>
    <w:p w14:paraId="500BBD31" w14:textId="77777777" w:rsidR="00164AF4" w:rsidRPr="00164AF4" w:rsidRDefault="00164AF4" w:rsidP="00164AF4">
      <w:pPr>
        <w:pStyle w:val="Bibliography"/>
        <w:rPr>
          <w:lang w:val="en-US"/>
        </w:rPr>
      </w:pPr>
      <w:r w:rsidRPr="00164AF4">
        <w:rPr>
          <w:lang w:val="en-US"/>
        </w:rPr>
        <w:lastRenderedPageBreak/>
        <w:t>42.</w:t>
      </w:r>
      <w:r w:rsidRPr="00164AF4">
        <w:rPr>
          <w:lang w:val="en-US"/>
        </w:rPr>
        <w:tab/>
        <w:t xml:space="preserve">Gordon, J. A simple photographic technique for measuring the length of whales from boats at sea. </w:t>
      </w:r>
      <w:r w:rsidRPr="00164AF4">
        <w:rPr>
          <w:i/>
          <w:iCs/>
          <w:lang w:val="en-US"/>
        </w:rPr>
        <w:t>Rep. Int. Whal. Comm.</w:t>
      </w:r>
      <w:r w:rsidRPr="00164AF4">
        <w:rPr>
          <w:lang w:val="en-US"/>
        </w:rPr>
        <w:t xml:space="preserve"> </w:t>
      </w:r>
      <w:r w:rsidRPr="00164AF4">
        <w:rPr>
          <w:b/>
          <w:bCs/>
          <w:lang w:val="en-US"/>
        </w:rPr>
        <w:t>40</w:t>
      </w:r>
      <w:r w:rsidRPr="00164AF4">
        <w:rPr>
          <w:lang w:val="en-US"/>
        </w:rPr>
        <w:t>, 581–588 (1990).</w:t>
      </w:r>
    </w:p>
    <w:p w14:paraId="6D65D29F" w14:textId="77777777" w:rsidR="00164AF4" w:rsidRPr="00164AF4" w:rsidRDefault="00164AF4" w:rsidP="00164AF4">
      <w:pPr>
        <w:pStyle w:val="Bibliography"/>
        <w:rPr>
          <w:lang w:val="en-US"/>
        </w:rPr>
      </w:pPr>
      <w:r w:rsidRPr="00164AF4">
        <w:rPr>
          <w:lang w:val="en-US"/>
        </w:rPr>
        <w:t>43.</w:t>
      </w:r>
      <w:r w:rsidRPr="00164AF4">
        <w:rPr>
          <w:lang w:val="en-US"/>
        </w:rPr>
        <w:tab/>
        <w:t xml:space="preserve">Dawson, S. M., Chessum, C. J., Hunt, P. J. &amp; Slooten, E. An inexpensive stereophotographic technique to measure sperm whales from small boats. </w:t>
      </w:r>
      <w:r w:rsidRPr="00164AF4">
        <w:rPr>
          <w:i/>
          <w:iCs/>
          <w:lang w:val="en-US"/>
        </w:rPr>
        <w:t>Rep. Int. Whal. Comm.</w:t>
      </w:r>
      <w:r w:rsidRPr="00164AF4">
        <w:rPr>
          <w:lang w:val="en-US"/>
        </w:rPr>
        <w:t xml:space="preserve"> </w:t>
      </w:r>
      <w:r w:rsidRPr="00164AF4">
        <w:rPr>
          <w:b/>
          <w:bCs/>
          <w:lang w:val="en-US"/>
        </w:rPr>
        <w:t>45</w:t>
      </w:r>
      <w:r w:rsidRPr="00164AF4">
        <w:rPr>
          <w:lang w:val="en-US"/>
        </w:rPr>
        <w:t>, 431–436 (1995).</w:t>
      </w:r>
    </w:p>
    <w:p w14:paraId="764E0516" w14:textId="77777777" w:rsidR="00164AF4" w:rsidRPr="00164AF4" w:rsidRDefault="00164AF4" w:rsidP="00164AF4">
      <w:pPr>
        <w:pStyle w:val="Bibliography"/>
        <w:rPr>
          <w:lang w:val="en-US"/>
        </w:rPr>
      </w:pPr>
      <w:r w:rsidRPr="00164AF4">
        <w:rPr>
          <w:lang w:val="en-US"/>
        </w:rPr>
        <w:t>44.</w:t>
      </w:r>
      <w:r w:rsidRPr="00164AF4">
        <w:rPr>
          <w:lang w:val="en-US"/>
        </w:rPr>
        <w:tab/>
        <w:t xml:space="preserve">Jaquet, N. A simple photogrammetric technique to measure sperm whales at sea. </w:t>
      </w:r>
      <w:r w:rsidRPr="00164AF4">
        <w:rPr>
          <w:i/>
          <w:iCs/>
          <w:lang w:val="en-US"/>
        </w:rPr>
        <w:t>Mar. Mammal Sci.</w:t>
      </w:r>
      <w:r w:rsidRPr="00164AF4">
        <w:rPr>
          <w:lang w:val="en-US"/>
        </w:rPr>
        <w:t xml:space="preserve"> </w:t>
      </w:r>
      <w:r w:rsidRPr="00164AF4">
        <w:rPr>
          <w:b/>
          <w:bCs/>
          <w:lang w:val="en-US"/>
        </w:rPr>
        <w:t>22</w:t>
      </w:r>
      <w:r w:rsidRPr="00164AF4">
        <w:rPr>
          <w:lang w:val="en-US"/>
        </w:rPr>
        <w:t>, 862–879 (2006).</w:t>
      </w:r>
    </w:p>
    <w:p w14:paraId="2A26096A" w14:textId="77777777" w:rsidR="00164AF4" w:rsidRPr="00164AF4" w:rsidRDefault="00164AF4" w:rsidP="00164AF4">
      <w:pPr>
        <w:pStyle w:val="Bibliography"/>
        <w:rPr>
          <w:lang w:val="en-US"/>
        </w:rPr>
      </w:pPr>
      <w:r w:rsidRPr="00164AF4">
        <w:rPr>
          <w:lang w:val="en-US"/>
        </w:rPr>
        <w:t>45.</w:t>
      </w:r>
      <w:r w:rsidRPr="00164AF4">
        <w:rPr>
          <w:lang w:val="en-US"/>
        </w:rPr>
        <w:tab/>
        <w:t xml:space="preserve">Dickson, T., Rayment, W. &amp; Dawson, S. Drone photogrammetry allows refinement of acoustically derived length estimation for male sperm whales. </w:t>
      </w:r>
      <w:r w:rsidRPr="00164AF4">
        <w:rPr>
          <w:i/>
          <w:iCs/>
          <w:lang w:val="en-US"/>
        </w:rPr>
        <w:t>Mar. Mammal Sci.</w:t>
      </w:r>
      <w:r w:rsidRPr="00164AF4">
        <w:rPr>
          <w:lang w:val="en-US"/>
        </w:rPr>
        <w:t xml:space="preserve"> </w:t>
      </w:r>
      <w:r w:rsidRPr="00164AF4">
        <w:rPr>
          <w:b/>
          <w:bCs/>
          <w:lang w:val="en-US"/>
        </w:rPr>
        <w:t>37</w:t>
      </w:r>
      <w:r w:rsidRPr="00164AF4">
        <w:rPr>
          <w:lang w:val="en-US"/>
        </w:rPr>
        <w:t>, 1150–1158 (2021).</w:t>
      </w:r>
    </w:p>
    <w:p w14:paraId="1043FB0E" w14:textId="77777777" w:rsidR="00164AF4" w:rsidRPr="00164AF4" w:rsidRDefault="00164AF4" w:rsidP="00164AF4">
      <w:pPr>
        <w:pStyle w:val="Bibliography"/>
        <w:rPr>
          <w:lang w:val="en-US"/>
        </w:rPr>
      </w:pPr>
      <w:r w:rsidRPr="00164AF4">
        <w:rPr>
          <w:lang w:val="en-US"/>
        </w:rPr>
        <w:t>46.</w:t>
      </w:r>
      <w:r w:rsidRPr="00164AF4">
        <w:rPr>
          <w:lang w:val="en-US"/>
        </w:rPr>
        <w:tab/>
        <w:t xml:space="preserve">Waters, S. &amp; Whitehead, H. Population and growth parameters of Galápagos sperm whales estimated from length distributions. </w:t>
      </w:r>
      <w:r w:rsidRPr="00164AF4">
        <w:rPr>
          <w:i/>
          <w:iCs/>
          <w:lang w:val="en-US"/>
        </w:rPr>
        <w:t>Rep. Int. Whal. Comm.</w:t>
      </w:r>
      <w:r w:rsidRPr="00164AF4">
        <w:rPr>
          <w:lang w:val="en-US"/>
        </w:rPr>
        <w:t xml:space="preserve"> </w:t>
      </w:r>
      <w:r w:rsidRPr="00164AF4">
        <w:rPr>
          <w:b/>
          <w:bCs/>
          <w:lang w:val="en-US"/>
        </w:rPr>
        <w:t>40</w:t>
      </w:r>
      <w:r w:rsidRPr="00164AF4">
        <w:rPr>
          <w:lang w:val="en-US"/>
        </w:rPr>
        <w:t>, 225–235 (1990).</w:t>
      </w:r>
    </w:p>
    <w:p w14:paraId="1B030FDF" w14:textId="77777777" w:rsidR="00164AF4" w:rsidRPr="00164AF4" w:rsidRDefault="00164AF4" w:rsidP="00164AF4">
      <w:pPr>
        <w:pStyle w:val="Bibliography"/>
        <w:rPr>
          <w:lang w:val="en-US"/>
        </w:rPr>
      </w:pPr>
      <w:r w:rsidRPr="00164AF4">
        <w:rPr>
          <w:lang w:val="en-US"/>
        </w:rPr>
        <w:t>47.</w:t>
      </w:r>
      <w:r w:rsidRPr="00164AF4">
        <w:rPr>
          <w:lang w:val="en-US"/>
        </w:rPr>
        <w:tab/>
        <w:t xml:space="preserve">Ohsumi, S. Age-length key of the male sperm whale in the North Pacific and comparison of growth curves. </w:t>
      </w:r>
      <w:r w:rsidRPr="00164AF4">
        <w:rPr>
          <w:i/>
          <w:iCs/>
          <w:lang w:val="en-US"/>
        </w:rPr>
        <w:t>Rep. Int. Whal. Comm.</w:t>
      </w:r>
      <w:r w:rsidRPr="00164AF4">
        <w:rPr>
          <w:lang w:val="en-US"/>
        </w:rPr>
        <w:t xml:space="preserve"> </w:t>
      </w:r>
      <w:r w:rsidRPr="00164AF4">
        <w:rPr>
          <w:b/>
          <w:bCs/>
          <w:lang w:val="en-US"/>
        </w:rPr>
        <w:t>27</w:t>
      </w:r>
      <w:r w:rsidRPr="00164AF4">
        <w:rPr>
          <w:lang w:val="en-US"/>
        </w:rPr>
        <w:t>, 295–300 (1977).</w:t>
      </w:r>
    </w:p>
    <w:p w14:paraId="5F8491EF" w14:textId="77777777" w:rsidR="00164AF4" w:rsidRPr="00164AF4" w:rsidRDefault="00164AF4" w:rsidP="00164AF4">
      <w:pPr>
        <w:pStyle w:val="Bibliography"/>
        <w:rPr>
          <w:lang w:val="en-US"/>
        </w:rPr>
      </w:pPr>
      <w:r w:rsidRPr="00164AF4">
        <w:rPr>
          <w:lang w:val="en-US"/>
        </w:rPr>
        <w:t>48.</w:t>
      </w:r>
      <w:r w:rsidRPr="00164AF4">
        <w:rPr>
          <w:lang w:val="en-US"/>
        </w:rPr>
        <w:tab/>
        <w:t xml:space="preserve">Martin, A. R. An examination of sperm whale age and length data from the 1949-78 Icelandic catch. </w:t>
      </w:r>
      <w:r w:rsidRPr="00164AF4">
        <w:rPr>
          <w:i/>
          <w:iCs/>
          <w:lang w:val="en-US"/>
        </w:rPr>
        <w:t>Rep. Int. Whal. Comm.</w:t>
      </w:r>
      <w:r w:rsidRPr="00164AF4">
        <w:rPr>
          <w:lang w:val="en-US"/>
        </w:rPr>
        <w:t xml:space="preserve"> </w:t>
      </w:r>
      <w:r w:rsidRPr="00164AF4">
        <w:rPr>
          <w:b/>
          <w:bCs/>
          <w:lang w:val="en-US"/>
        </w:rPr>
        <w:t>30</w:t>
      </w:r>
      <w:r w:rsidRPr="00164AF4">
        <w:rPr>
          <w:lang w:val="en-US"/>
        </w:rPr>
        <w:t>, 227–231 (1980).</w:t>
      </w:r>
    </w:p>
    <w:p w14:paraId="7BDF794D" w14:textId="77777777" w:rsidR="00164AF4" w:rsidRPr="00164AF4" w:rsidRDefault="00164AF4" w:rsidP="00164AF4">
      <w:pPr>
        <w:pStyle w:val="Bibliography"/>
        <w:rPr>
          <w:lang w:val="en-US"/>
        </w:rPr>
      </w:pPr>
      <w:r w:rsidRPr="00164AF4">
        <w:rPr>
          <w:lang w:val="en-US"/>
        </w:rPr>
        <w:t>49.</w:t>
      </w:r>
      <w:r w:rsidRPr="00164AF4">
        <w:rPr>
          <w:lang w:val="en-US"/>
        </w:rPr>
        <w:tab/>
        <w:t xml:space="preserve">Vivier, F. </w:t>
      </w:r>
      <w:r w:rsidRPr="00164AF4">
        <w:rPr>
          <w:i/>
          <w:iCs/>
          <w:lang w:val="en-US"/>
        </w:rPr>
        <w:t>et al.</w:t>
      </w:r>
      <w:r w:rsidRPr="00164AF4">
        <w:rPr>
          <w:lang w:val="en-US"/>
        </w:rPr>
        <w:t xml:space="preserve"> Quantifying the age structure of free‐ranging delphinid populations: Testing the accuracy of Unoccupied Aerial System photogrammetry. </w:t>
      </w:r>
      <w:r w:rsidRPr="00164AF4">
        <w:rPr>
          <w:i/>
          <w:iCs/>
          <w:lang w:val="en-US"/>
        </w:rPr>
        <w:t>Ecol. Evol.</w:t>
      </w:r>
      <w:r w:rsidRPr="00164AF4">
        <w:rPr>
          <w:lang w:val="en-US"/>
        </w:rPr>
        <w:t xml:space="preserve"> </w:t>
      </w:r>
      <w:r w:rsidRPr="00164AF4">
        <w:rPr>
          <w:b/>
          <w:bCs/>
          <w:lang w:val="en-US"/>
        </w:rPr>
        <w:t>13</w:t>
      </w:r>
      <w:r w:rsidRPr="00164AF4">
        <w:rPr>
          <w:lang w:val="en-US"/>
        </w:rPr>
        <w:t>, (2023).</w:t>
      </w:r>
    </w:p>
    <w:p w14:paraId="473D8C5D" w14:textId="77777777" w:rsidR="00164AF4" w:rsidRPr="00164AF4" w:rsidRDefault="00164AF4" w:rsidP="00164AF4">
      <w:pPr>
        <w:pStyle w:val="Bibliography"/>
        <w:rPr>
          <w:lang w:val="en-US"/>
        </w:rPr>
      </w:pPr>
      <w:r w:rsidRPr="00164AF4">
        <w:rPr>
          <w:lang w:val="en-US"/>
        </w:rPr>
        <w:t>50.</w:t>
      </w:r>
      <w:r w:rsidRPr="00164AF4">
        <w:rPr>
          <w:lang w:val="en-US"/>
        </w:rPr>
        <w:tab/>
        <w:t xml:space="preserve">Vivier, F. </w:t>
      </w:r>
      <w:r w:rsidRPr="00164AF4">
        <w:rPr>
          <w:i/>
          <w:iCs/>
          <w:lang w:val="en-US"/>
        </w:rPr>
        <w:t>et al.</w:t>
      </w:r>
      <w:r w:rsidRPr="00164AF4">
        <w:rPr>
          <w:lang w:val="en-US"/>
        </w:rPr>
        <w:t xml:space="preserve"> Inferring dolphin population status: using unoccupied aerial systems to quantify age‐structure. </w:t>
      </w:r>
      <w:r w:rsidRPr="00164AF4">
        <w:rPr>
          <w:i/>
          <w:iCs/>
          <w:lang w:val="en-US"/>
        </w:rPr>
        <w:t>Anim. Conserv.</w:t>
      </w:r>
      <w:r w:rsidRPr="00164AF4">
        <w:rPr>
          <w:lang w:val="en-US"/>
        </w:rPr>
        <w:t xml:space="preserve"> </w:t>
      </w:r>
      <w:r w:rsidRPr="00164AF4">
        <w:rPr>
          <w:b/>
          <w:bCs/>
          <w:lang w:val="en-US"/>
        </w:rPr>
        <w:t>28</w:t>
      </w:r>
      <w:r w:rsidRPr="00164AF4">
        <w:rPr>
          <w:lang w:val="en-US"/>
        </w:rPr>
        <w:t>, 262–276 (2025).</w:t>
      </w:r>
    </w:p>
    <w:p w14:paraId="1F3E9C56" w14:textId="77777777" w:rsidR="00164AF4" w:rsidRPr="00164AF4" w:rsidRDefault="00164AF4" w:rsidP="00164AF4">
      <w:pPr>
        <w:pStyle w:val="Bibliography"/>
        <w:rPr>
          <w:lang w:val="en-US"/>
        </w:rPr>
      </w:pPr>
      <w:r w:rsidRPr="00164AF4">
        <w:rPr>
          <w:lang w:val="en-US"/>
        </w:rPr>
        <w:t>51.</w:t>
      </w:r>
      <w:r w:rsidRPr="00164AF4">
        <w:rPr>
          <w:lang w:val="en-US"/>
        </w:rPr>
        <w:tab/>
        <w:t xml:space="preserve">McLaughlin, J. F. </w:t>
      </w:r>
      <w:r w:rsidRPr="00164AF4">
        <w:rPr>
          <w:i/>
          <w:iCs/>
          <w:lang w:val="en-US"/>
        </w:rPr>
        <w:t>et al.</w:t>
      </w:r>
      <w:r w:rsidRPr="00164AF4">
        <w:rPr>
          <w:lang w:val="en-US"/>
        </w:rPr>
        <w:t xml:space="preserve"> Multivariate models of animal sex: breaking binaries leads to a better understanding of ecology and evolution. </w:t>
      </w:r>
      <w:r w:rsidRPr="00164AF4">
        <w:rPr>
          <w:i/>
          <w:iCs/>
          <w:lang w:val="en-US"/>
        </w:rPr>
        <w:t>Integr. Comp. Biol.</w:t>
      </w:r>
      <w:r w:rsidRPr="00164AF4">
        <w:rPr>
          <w:lang w:val="en-US"/>
        </w:rPr>
        <w:t xml:space="preserve"> </w:t>
      </w:r>
      <w:r w:rsidRPr="00164AF4">
        <w:rPr>
          <w:b/>
          <w:bCs/>
          <w:lang w:val="en-US"/>
        </w:rPr>
        <w:t>63</w:t>
      </w:r>
      <w:r w:rsidRPr="00164AF4">
        <w:rPr>
          <w:lang w:val="en-US"/>
        </w:rPr>
        <w:t>, 891–906 (2023).</w:t>
      </w:r>
    </w:p>
    <w:p w14:paraId="40004CD5" w14:textId="77777777" w:rsidR="00164AF4" w:rsidRPr="00164AF4" w:rsidRDefault="00164AF4" w:rsidP="00164AF4">
      <w:pPr>
        <w:pStyle w:val="Bibliography"/>
        <w:rPr>
          <w:lang w:val="en-US"/>
        </w:rPr>
      </w:pPr>
      <w:r w:rsidRPr="00164AF4">
        <w:rPr>
          <w:lang w:val="en-US"/>
        </w:rPr>
        <w:t>52.</w:t>
      </w:r>
      <w:r w:rsidRPr="00164AF4">
        <w:rPr>
          <w:lang w:val="en-US"/>
        </w:rPr>
        <w:tab/>
        <w:t xml:space="preserve">Einfeldt, A. L., Orbach, D. N. &amp; Feyrer, L. J. A method for determining sex and chromosome copy number: sex-by-sequencing reveals the first two species of marine mammals with XXY chromosome condition. </w:t>
      </w:r>
      <w:r w:rsidRPr="00164AF4">
        <w:rPr>
          <w:i/>
          <w:iCs/>
          <w:lang w:val="en-US"/>
        </w:rPr>
        <w:t>J. Mammal.</w:t>
      </w:r>
      <w:r w:rsidRPr="00164AF4">
        <w:rPr>
          <w:lang w:val="en-US"/>
        </w:rPr>
        <w:t xml:space="preserve"> </w:t>
      </w:r>
      <w:r w:rsidRPr="00164AF4">
        <w:rPr>
          <w:b/>
          <w:bCs/>
          <w:lang w:val="en-US"/>
        </w:rPr>
        <w:t>100</w:t>
      </w:r>
      <w:r w:rsidRPr="00164AF4">
        <w:rPr>
          <w:lang w:val="en-US"/>
        </w:rPr>
        <w:t>, 1671–1677 (2019).</w:t>
      </w:r>
    </w:p>
    <w:p w14:paraId="66906D0E" w14:textId="77777777" w:rsidR="00164AF4" w:rsidRPr="00164AF4" w:rsidRDefault="00164AF4" w:rsidP="00164AF4">
      <w:pPr>
        <w:pStyle w:val="Bibliography"/>
        <w:rPr>
          <w:lang w:val="en-US"/>
        </w:rPr>
      </w:pPr>
      <w:r w:rsidRPr="00164AF4">
        <w:rPr>
          <w:lang w:val="en-US"/>
        </w:rPr>
        <w:t>53.</w:t>
      </w:r>
      <w:r w:rsidRPr="00164AF4">
        <w:rPr>
          <w:lang w:val="en-US"/>
        </w:rPr>
        <w:tab/>
        <w:t>Richards, A. F. Life history and behavior of female dolphins (Tursiops sp.) in Shark Bay, Western Australia. (University of Michigan, United States -- Michigan, 1996).</w:t>
      </w:r>
    </w:p>
    <w:p w14:paraId="4DB49E95" w14:textId="77777777" w:rsidR="00164AF4" w:rsidRPr="00164AF4" w:rsidRDefault="00164AF4" w:rsidP="00164AF4">
      <w:pPr>
        <w:pStyle w:val="Bibliography"/>
        <w:rPr>
          <w:lang w:val="en-US"/>
        </w:rPr>
      </w:pPr>
      <w:r w:rsidRPr="00164AF4">
        <w:rPr>
          <w:lang w:val="en-US"/>
        </w:rPr>
        <w:lastRenderedPageBreak/>
        <w:t>54.</w:t>
      </w:r>
      <w:r w:rsidRPr="00164AF4">
        <w:rPr>
          <w:lang w:val="en-US"/>
        </w:rPr>
        <w:tab/>
        <w:t xml:space="preserve">Kasuya, T. Density depenent growth in North Pacific sperm Whales. </w:t>
      </w:r>
      <w:r w:rsidRPr="00164AF4">
        <w:rPr>
          <w:i/>
          <w:iCs/>
          <w:lang w:val="en-US"/>
        </w:rPr>
        <w:t>Mar. Mammal Sci.</w:t>
      </w:r>
      <w:r w:rsidRPr="00164AF4">
        <w:rPr>
          <w:lang w:val="en-US"/>
        </w:rPr>
        <w:t xml:space="preserve"> </w:t>
      </w:r>
      <w:r w:rsidRPr="00164AF4">
        <w:rPr>
          <w:b/>
          <w:bCs/>
          <w:lang w:val="en-US"/>
        </w:rPr>
        <w:t>7</w:t>
      </w:r>
      <w:r w:rsidRPr="00164AF4">
        <w:rPr>
          <w:lang w:val="en-US"/>
        </w:rPr>
        <w:t>, 230–257 (1991).</w:t>
      </w:r>
    </w:p>
    <w:p w14:paraId="25349492" w14:textId="77777777" w:rsidR="00164AF4" w:rsidRPr="00164AF4" w:rsidRDefault="00164AF4" w:rsidP="00164AF4">
      <w:pPr>
        <w:pStyle w:val="Bibliography"/>
        <w:rPr>
          <w:lang w:val="en-US"/>
        </w:rPr>
      </w:pPr>
      <w:r w:rsidRPr="00164AF4">
        <w:rPr>
          <w:lang w:val="en-US"/>
        </w:rPr>
        <w:t>55.</w:t>
      </w:r>
      <w:r w:rsidRPr="00164AF4">
        <w:rPr>
          <w:lang w:val="en-US"/>
        </w:rPr>
        <w:tab/>
        <w:t xml:space="preserve">Simmons, R. E. &amp; Scheepers, L. Winning by a neck: sexual selection in the evolution of giraffe. </w:t>
      </w:r>
      <w:r w:rsidRPr="00164AF4">
        <w:rPr>
          <w:i/>
          <w:iCs/>
          <w:lang w:val="en-US"/>
        </w:rPr>
        <w:t>Am. Nat.</w:t>
      </w:r>
      <w:r w:rsidRPr="00164AF4">
        <w:rPr>
          <w:lang w:val="en-US"/>
        </w:rPr>
        <w:t xml:space="preserve"> </w:t>
      </w:r>
      <w:r w:rsidRPr="00164AF4">
        <w:rPr>
          <w:b/>
          <w:bCs/>
          <w:lang w:val="en-US"/>
        </w:rPr>
        <w:t>148</w:t>
      </w:r>
      <w:r w:rsidRPr="00164AF4">
        <w:rPr>
          <w:lang w:val="en-US"/>
        </w:rPr>
        <w:t>, 771–786 (1996).</w:t>
      </w:r>
    </w:p>
    <w:p w14:paraId="6D3461BB" w14:textId="77777777" w:rsidR="00164AF4" w:rsidRPr="00164AF4" w:rsidRDefault="00164AF4" w:rsidP="00164AF4">
      <w:pPr>
        <w:pStyle w:val="Bibliography"/>
        <w:rPr>
          <w:lang w:val="en-US"/>
        </w:rPr>
      </w:pPr>
      <w:r w:rsidRPr="00164AF4">
        <w:rPr>
          <w:lang w:val="en-US"/>
        </w:rPr>
        <w:t>56.</w:t>
      </w:r>
      <w:r w:rsidRPr="00164AF4">
        <w:rPr>
          <w:lang w:val="en-US"/>
        </w:rPr>
        <w:tab/>
        <w:t xml:space="preserve">Hollister-Smith, J. A. </w:t>
      </w:r>
      <w:r w:rsidRPr="00164AF4">
        <w:rPr>
          <w:i/>
          <w:iCs/>
          <w:lang w:val="en-US"/>
        </w:rPr>
        <w:t>et al.</w:t>
      </w:r>
      <w:r w:rsidRPr="00164AF4">
        <w:rPr>
          <w:lang w:val="en-US"/>
        </w:rPr>
        <w:t xml:space="preserve"> Age, musth and paternity success in wild male African elephants, </w:t>
      </w:r>
      <w:r w:rsidRPr="00164AF4">
        <w:rPr>
          <w:i/>
          <w:iCs/>
          <w:lang w:val="en-US"/>
        </w:rPr>
        <w:t>Loxodonta africana</w:t>
      </w:r>
      <w:r w:rsidRPr="00164AF4">
        <w:rPr>
          <w:lang w:val="en-US"/>
        </w:rPr>
        <w:t xml:space="preserve">. </w:t>
      </w:r>
      <w:r w:rsidRPr="00164AF4">
        <w:rPr>
          <w:i/>
          <w:iCs/>
          <w:lang w:val="en-US"/>
        </w:rPr>
        <w:t>Anim. Behav.</w:t>
      </w:r>
      <w:r w:rsidRPr="00164AF4">
        <w:rPr>
          <w:lang w:val="en-US"/>
        </w:rPr>
        <w:t xml:space="preserve"> </w:t>
      </w:r>
      <w:r w:rsidRPr="00164AF4">
        <w:rPr>
          <w:b/>
          <w:bCs/>
          <w:lang w:val="en-US"/>
        </w:rPr>
        <w:t>74</w:t>
      </w:r>
      <w:r w:rsidRPr="00164AF4">
        <w:rPr>
          <w:lang w:val="en-US"/>
        </w:rPr>
        <w:t>, 287–296 (2007).</w:t>
      </w:r>
    </w:p>
    <w:p w14:paraId="0D9621B9" w14:textId="77777777" w:rsidR="00164AF4" w:rsidRPr="00164AF4" w:rsidRDefault="00164AF4" w:rsidP="00164AF4">
      <w:pPr>
        <w:pStyle w:val="Bibliography"/>
        <w:rPr>
          <w:lang w:val="en-US"/>
        </w:rPr>
      </w:pPr>
      <w:r w:rsidRPr="00164AF4">
        <w:rPr>
          <w:lang w:val="en-US"/>
        </w:rPr>
        <w:t>57.</w:t>
      </w:r>
      <w:r w:rsidRPr="00164AF4">
        <w:rPr>
          <w:lang w:val="en-US"/>
        </w:rPr>
        <w:tab/>
        <w:t xml:space="preserve">Konrad, C. M., Frasier, T. R., Whitehead, H. &amp; Gero, S. Kin selection and allocare in sperm whales. </w:t>
      </w:r>
      <w:r w:rsidRPr="00164AF4">
        <w:rPr>
          <w:i/>
          <w:iCs/>
          <w:lang w:val="en-US"/>
        </w:rPr>
        <w:t>Behav. Ecol.</w:t>
      </w:r>
      <w:r w:rsidRPr="00164AF4">
        <w:rPr>
          <w:lang w:val="en-US"/>
        </w:rPr>
        <w:t xml:space="preserve"> </w:t>
      </w:r>
      <w:r w:rsidRPr="00164AF4">
        <w:rPr>
          <w:b/>
          <w:bCs/>
          <w:lang w:val="en-US"/>
        </w:rPr>
        <w:t>30</w:t>
      </w:r>
      <w:r w:rsidRPr="00164AF4">
        <w:rPr>
          <w:lang w:val="en-US"/>
        </w:rPr>
        <w:t>, 194–201 (2019).</w:t>
      </w:r>
    </w:p>
    <w:p w14:paraId="53986124" w14:textId="77777777" w:rsidR="00164AF4" w:rsidRPr="00164AF4" w:rsidRDefault="00164AF4" w:rsidP="00164AF4">
      <w:pPr>
        <w:pStyle w:val="Bibliography"/>
        <w:rPr>
          <w:lang w:val="en-US"/>
        </w:rPr>
      </w:pPr>
      <w:r w:rsidRPr="00164AF4">
        <w:rPr>
          <w:lang w:val="en-US"/>
        </w:rPr>
        <w:t>58.</w:t>
      </w:r>
      <w:r w:rsidRPr="00164AF4">
        <w:rPr>
          <w:lang w:val="en-US"/>
        </w:rPr>
        <w:tab/>
        <w:t xml:space="preserve">Mann, J. &amp; Smuts, B. B. Natal attraction: allomaternal care and mother–infant separations in wild bottlenose dolphins. </w:t>
      </w:r>
      <w:r w:rsidRPr="00164AF4">
        <w:rPr>
          <w:i/>
          <w:iCs/>
          <w:lang w:val="en-US"/>
        </w:rPr>
        <w:t>Anim. Behav.</w:t>
      </w:r>
      <w:r w:rsidRPr="00164AF4">
        <w:rPr>
          <w:lang w:val="en-US"/>
        </w:rPr>
        <w:t xml:space="preserve"> </w:t>
      </w:r>
      <w:r w:rsidRPr="00164AF4">
        <w:rPr>
          <w:b/>
          <w:bCs/>
          <w:lang w:val="en-US"/>
        </w:rPr>
        <w:t>55</w:t>
      </w:r>
      <w:r w:rsidRPr="00164AF4">
        <w:rPr>
          <w:lang w:val="en-US"/>
        </w:rPr>
        <w:t>, 1097–1113 (1998).</w:t>
      </w:r>
    </w:p>
    <w:p w14:paraId="17D37EFE" w14:textId="77777777" w:rsidR="00164AF4" w:rsidRPr="00164AF4" w:rsidRDefault="00164AF4" w:rsidP="00164AF4">
      <w:pPr>
        <w:pStyle w:val="Bibliography"/>
        <w:rPr>
          <w:lang w:val="en-US"/>
        </w:rPr>
      </w:pPr>
      <w:r w:rsidRPr="00164AF4">
        <w:rPr>
          <w:lang w:val="en-US"/>
        </w:rPr>
        <w:t>59.</w:t>
      </w:r>
      <w:r w:rsidRPr="00164AF4">
        <w:rPr>
          <w:lang w:val="en-US"/>
        </w:rPr>
        <w:tab/>
        <w:t>Mann, J. &amp; Smuts, B. Behavioral development in wild bottlenose dolphin newborns (</w:t>
      </w:r>
      <w:r w:rsidRPr="00164AF4">
        <w:rPr>
          <w:i/>
          <w:iCs/>
          <w:lang w:val="en-US"/>
        </w:rPr>
        <w:t>Tursiops</w:t>
      </w:r>
      <w:r w:rsidRPr="00164AF4">
        <w:rPr>
          <w:lang w:val="en-US"/>
        </w:rPr>
        <w:t xml:space="preserve"> sp.). </w:t>
      </w:r>
      <w:r w:rsidRPr="00164AF4">
        <w:rPr>
          <w:i/>
          <w:iCs/>
          <w:lang w:val="en-US"/>
        </w:rPr>
        <w:t>Behaviour</w:t>
      </w:r>
      <w:r w:rsidRPr="00164AF4">
        <w:rPr>
          <w:lang w:val="en-US"/>
        </w:rPr>
        <w:t xml:space="preserve"> </w:t>
      </w:r>
      <w:r w:rsidRPr="00164AF4">
        <w:rPr>
          <w:b/>
          <w:bCs/>
          <w:lang w:val="en-US"/>
        </w:rPr>
        <w:t>136</w:t>
      </w:r>
      <w:r w:rsidRPr="00164AF4">
        <w:rPr>
          <w:lang w:val="en-US"/>
        </w:rPr>
        <w:t>, 529–566 (1999).</w:t>
      </w:r>
    </w:p>
    <w:p w14:paraId="27BB92BE" w14:textId="77777777" w:rsidR="00164AF4" w:rsidRPr="00164AF4" w:rsidRDefault="00164AF4" w:rsidP="00164AF4">
      <w:pPr>
        <w:pStyle w:val="Bibliography"/>
        <w:rPr>
          <w:lang w:val="en-US"/>
        </w:rPr>
      </w:pPr>
      <w:r w:rsidRPr="00164AF4">
        <w:rPr>
          <w:lang w:val="en-US"/>
        </w:rPr>
        <w:t>60.</w:t>
      </w:r>
      <w:r w:rsidRPr="00164AF4">
        <w:rPr>
          <w:lang w:val="en-US"/>
        </w:rPr>
        <w:tab/>
        <w:t xml:space="preserve">Fellner, W., Bauer, G. B., Stamper, S. A., Losch, B. A. &amp; Dahood, A. The development of synchronous movement by bottlenose dolphins (Tursiops truncatus). </w:t>
      </w:r>
      <w:r w:rsidRPr="00164AF4">
        <w:rPr>
          <w:i/>
          <w:iCs/>
          <w:lang w:val="en-US"/>
        </w:rPr>
        <w:t>Mar. Mammal Sci.</w:t>
      </w:r>
      <w:r w:rsidRPr="00164AF4">
        <w:rPr>
          <w:lang w:val="en-US"/>
        </w:rPr>
        <w:t xml:space="preserve"> </w:t>
      </w:r>
      <w:r w:rsidRPr="00164AF4">
        <w:rPr>
          <w:b/>
          <w:bCs/>
          <w:lang w:val="en-US"/>
        </w:rPr>
        <w:t>29</w:t>
      </w:r>
      <w:r w:rsidRPr="00164AF4">
        <w:rPr>
          <w:lang w:val="en-US"/>
        </w:rPr>
        <w:t>, E203–E225 (2013).</w:t>
      </w:r>
    </w:p>
    <w:p w14:paraId="61F94CE7" w14:textId="77777777" w:rsidR="00164AF4" w:rsidRPr="00164AF4" w:rsidRDefault="00164AF4" w:rsidP="00164AF4">
      <w:pPr>
        <w:pStyle w:val="Bibliography"/>
        <w:rPr>
          <w:lang w:val="en-US"/>
        </w:rPr>
      </w:pPr>
      <w:r w:rsidRPr="00164AF4">
        <w:rPr>
          <w:lang w:val="en-US"/>
        </w:rPr>
        <w:t>61.</w:t>
      </w:r>
      <w:r w:rsidRPr="00164AF4">
        <w:rPr>
          <w:lang w:val="en-US"/>
        </w:rPr>
        <w:tab/>
        <w:t xml:space="preserve">Sakai, M. </w:t>
      </w:r>
      <w:r w:rsidRPr="00164AF4">
        <w:rPr>
          <w:i/>
          <w:iCs/>
          <w:lang w:val="en-US"/>
        </w:rPr>
        <w:t>et al.</w:t>
      </w:r>
      <w:r w:rsidRPr="00164AF4">
        <w:rPr>
          <w:lang w:val="en-US"/>
        </w:rPr>
        <w:t xml:space="preserve"> Mother-calf interactions and social behavior development in Commerson’s dolphins (</w:t>
      </w:r>
      <w:r w:rsidRPr="00164AF4">
        <w:rPr>
          <w:i/>
          <w:iCs/>
          <w:lang w:val="en-US"/>
        </w:rPr>
        <w:t>Cephalorhhynchus commersonii</w:t>
      </w:r>
      <w:r w:rsidRPr="00164AF4">
        <w:rPr>
          <w:lang w:val="en-US"/>
        </w:rPr>
        <w:t xml:space="preserve">). </w:t>
      </w:r>
      <w:r w:rsidRPr="00164AF4">
        <w:rPr>
          <w:i/>
          <w:iCs/>
          <w:lang w:val="en-US"/>
        </w:rPr>
        <w:t>J. Ethol.</w:t>
      </w:r>
      <w:r w:rsidRPr="00164AF4">
        <w:rPr>
          <w:lang w:val="en-US"/>
        </w:rPr>
        <w:t xml:space="preserve"> </w:t>
      </w:r>
      <w:r w:rsidRPr="00164AF4">
        <w:rPr>
          <w:b/>
          <w:bCs/>
          <w:lang w:val="en-US"/>
        </w:rPr>
        <w:t>31</w:t>
      </w:r>
      <w:r w:rsidRPr="00164AF4">
        <w:rPr>
          <w:lang w:val="en-US"/>
        </w:rPr>
        <w:t>, 305–313 (2013).</w:t>
      </w:r>
    </w:p>
    <w:p w14:paraId="34081781" w14:textId="77777777" w:rsidR="00164AF4" w:rsidRPr="00164AF4" w:rsidRDefault="00164AF4" w:rsidP="00164AF4">
      <w:pPr>
        <w:pStyle w:val="Bibliography"/>
        <w:rPr>
          <w:lang w:val="en-US"/>
        </w:rPr>
      </w:pPr>
      <w:r w:rsidRPr="00164AF4">
        <w:rPr>
          <w:lang w:val="en-US"/>
        </w:rPr>
        <w:t>62.</w:t>
      </w:r>
      <w:r w:rsidRPr="00164AF4">
        <w:rPr>
          <w:lang w:val="en-US"/>
        </w:rPr>
        <w:tab/>
        <w:t>Eguiguren, A., Walmsley, S. F., Feyrer, L. J., Zwamborn, E. M. J. &amp; Whitehead, H. The role of touch in marine mammal sociality: a review and future directions. Preprint at https://doi.org/10.32942/X2NM0Q (2025).</w:t>
      </w:r>
    </w:p>
    <w:p w14:paraId="357A84AF" w14:textId="77777777" w:rsidR="00164AF4" w:rsidRPr="00164AF4" w:rsidRDefault="00164AF4" w:rsidP="00164AF4">
      <w:pPr>
        <w:pStyle w:val="Bibliography"/>
        <w:rPr>
          <w:lang w:val="en-US"/>
        </w:rPr>
      </w:pPr>
      <w:r w:rsidRPr="00164AF4">
        <w:rPr>
          <w:lang w:val="en-US"/>
        </w:rPr>
        <w:t>63.</w:t>
      </w:r>
      <w:r w:rsidRPr="00164AF4">
        <w:rPr>
          <w:lang w:val="en-US"/>
        </w:rPr>
        <w:tab/>
        <w:t xml:space="preserve">Gero, S., Gordon, J. &amp; Whitehead, H. Calves as social hubs: dynamics of the social network within sperm whale units. </w:t>
      </w:r>
      <w:r w:rsidRPr="00164AF4">
        <w:rPr>
          <w:i/>
          <w:iCs/>
          <w:lang w:val="en-US"/>
        </w:rPr>
        <w:t>Proc. R. Soc. B Biol. Sci.</w:t>
      </w:r>
      <w:r w:rsidRPr="00164AF4">
        <w:rPr>
          <w:lang w:val="en-US"/>
        </w:rPr>
        <w:t xml:space="preserve"> </w:t>
      </w:r>
      <w:r w:rsidRPr="00164AF4">
        <w:rPr>
          <w:b/>
          <w:bCs/>
          <w:lang w:val="en-US"/>
        </w:rPr>
        <w:t>280</w:t>
      </w:r>
      <w:r w:rsidRPr="00164AF4">
        <w:rPr>
          <w:lang w:val="en-US"/>
        </w:rPr>
        <w:t>, 20131113 (2013).</w:t>
      </w:r>
    </w:p>
    <w:p w14:paraId="3840F8BA" w14:textId="77777777" w:rsidR="00164AF4" w:rsidRPr="00164AF4" w:rsidRDefault="00164AF4" w:rsidP="00164AF4">
      <w:pPr>
        <w:pStyle w:val="Bibliography"/>
        <w:rPr>
          <w:lang w:val="en-US"/>
        </w:rPr>
      </w:pPr>
      <w:r w:rsidRPr="00164AF4">
        <w:rPr>
          <w:lang w:val="en-US"/>
        </w:rPr>
        <w:t>64.</w:t>
      </w:r>
      <w:r w:rsidRPr="00164AF4">
        <w:rPr>
          <w:lang w:val="en-US"/>
        </w:rPr>
        <w:tab/>
        <w:t xml:space="preserve">Cantor, M., Gero, S., Whitehead, H. &amp; Rendell, L. Sperm whale: the largest toothed creature on earth. in </w:t>
      </w:r>
      <w:r w:rsidRPr="00164AF4">
        <w:rPr>
          <w:i/>
          <w:iCs/>
          <w:lang w:val="en-US"/>
        </w:rPr>
        <w:t>Ethology and Behavioral Ecology of Odontocetes</w:t>
      </w:r>
      <w:r w:rsidRPr="00164AF4">
        <w:rPr>
          <w:lang w:val="en-US"/>
        </w:rPr>
        <w:t xml:space="preserve"> (ed. Würsig, B.) 261–280 (Springer International Publishing, Cham, 2019). doi:10.1007/978-3-030-16663-2_12.</w:t>
      </w:r>
    </w:p>
    <w:p w14:paraId="2F92D887" w14:textId="77777777" w:rsidR="00164AF4" w:rsidRPr="00164AF4" w:rsidRDefault="00164AF4" w:rsidP="00164AF4">
      <w:pPr>
        <w:pStyle w:val="Bibliography"/>
        <w:rPr>
          <w:lang w:val="en-US"/>
        </w:rPr>
      </w:pPr>
      <w:r w:rsidRPr="00164AF4">
        <w:rPr>
          <w:lang w:val="en-US"/>
        </w:rPr>
        <w:lastRenderedPageBreak/>
        <w:t>65.</w:t>
      </w:r>
      <w:r w:rsidRPr="00164AF4">
        <w:rPr>
          <w:lang w:val="en-US"/>
        </w:rPr>
        <w:tab/>
        <w:t xml:space="preserve">Eguiguren, A. </w:t>
      </w:r>
      <w:r w:rsidRPr="00164AF4">
        <w:rPr>
          <w:i/>
          <w:iCs/>
          <w:lang w:val="en-US"/>
        </w:rPr>
        <w:t>et al.</w:t>
      </w:r>
      <w:r w:rsidRPr="00164AF4">
        <w:rPr>
          <w:lang w:val="en-US"/>
        </w:rPr>
        <w:t xml:space="preserve"> Integrating cultural dimensions in sperm whale ( </w:t>
      </w:r>
      <w:r w:rsidRPr="00164AF4">
        <w:rPr>
          <w:i/>
          <w:iCs/>
          <w:lang w:val="en-US"/>
        </w:rPr>
        <w:t>Physeter macrocephalus</w:t>
      </w:r>
      <w:r w:rsidRPr="00164AF4">
        <w:rPr>
          <w:lang w:val="en-US"/>
        </w:rPr>
        <w:t xml:space="preserve"> ) conservation: threats, challenges and solutions. </w:t>
      </w:r>
      <w:r w:rsidRPr="00164AF4">
        <w:rPr>
          <w:i/>
          <w:iCs/>
          <w:lang w:val="en-US"/>
        </w:rPr>
        <w:t>Philos. Trans. R. Soc. B Biol. Sci.</w:t>
      </w:r>
      <w:r w:rsidRPr="00164AF4">
        <w:rPr>
          <w:lang w:val="en-US"/>
        </w:rPr>
        <w:t xml:space="preserve"> </w:t>
      </w:r>
      <w:r w:rsidRPr="00164AF4">
        <w:rPr>
          <w:b/>
          <w:bCs/>
          <w:lang w:val="en-US"/>
        </w:rPr>
        <w:t>380</w:t>
      </w:r>
      <w:r w:rsidRPr="00164AF4">
        <w:rPr>
          <w:lang w:val="en-US"/>
        </w:rPr>
        <w:t>, 20240142 (2025).</w:t>
      </w:r>
    </w:p>
    <w:p w14:paraId="2F898E88" w14:textId="77777777" w:rsidR="00164AF4" w:rsidRPr="00164AF4" w:rsidRDefault="00164AF4" w:rsidP="00164AF4">
      <w:pPr>
        <w:pStyle w:val="Bibliography"/>
        <w:rPr>
          <w:lang w:val="en-US"/>
        </w:rPr>
      </w:pPr>
      <w:r w:rsidRPr="00164AF4">
        <w:rPr>
          <w:lang w:val="en-US"/>
        </w:rPr>
        <w:t>66.</w:t>
      </w:r>
      <w:r w:rsidRPr="00164AF4">
        <w:rPr>
          <w:lang w:val="en-US"/>
        </w:rPr>
        <w:tab/>
        <w:t xml:space="preserve">Connor, R. C., Mann, J. &amp; Watson-Capps, J. A sex-specific affiliative contact behavior in indian ocean bottlenose dolphins, </w:t>
      </w:r>
      <w:r w:rsidRPr="00164AF4">
        <w:rPr>
          <w:i/>
          <w:iCs/>
          <w:lang w:val="en-US"/>
        </w:rPr>
        <w:t>Tursiops</w:t>
      </w:r>
      <w:r w:rsidRPr="00164AF4">
        <w:rPr>
          <w:lang w:val="en-US"/>
        </w:rPr>
        <w:t xml:space="preserve"> sp. </w:t>
      </w:r>
      <w:r w:rsidRPr="00164AF4">
        <w:rPr>
          <w:i/>
          <w:iCs/>
          <w:lang w:val="en-US"/>
        </w:rPr>
        <w:t>Ethology</w:t>
      </w:r>
      <w:r w:rsidRPr="00164AF4">
        <w:rPr>
          <w:lang w:val="en-US"/>
        </w:rPr>
        <w:t xml:space="preserve"> </w:t>
      </w:r>
      <w:r w:rsidRPr="00164AF4">
        <w:rPr>
          <w:b/>
          <w:bCs/>
          <w:lang w:val="en-US"/>
        </w:rPr>
        <w:t>112</w:t>
      </w:r>
      <w:r w:rsidRPr="00164AF4">
        <w:rPr>
          <w:lang w:val="en-US"/>
        </w:rPr>
        <w:t>, 631–638 (2006).</w:t>
      </w:r>
    </w:p>
    <w:p w14:paraId="4B2DC8EE" w14:textId="77777777" w:rsidR="00164AF4" w:rsidRPr="00164AF4" w:rsidRDefault="00164AF4" w:rsidP="00164AF4">
      <w:pPr>
        <w:pStyle w:val="Bibliography"/>
        <w:rPr>
          <w:lang w:val="en-US"/>
        </w:rPr>
      </w:pPr>
      <w:r w:rsidRPr="00164AF4">
        <w:rPr>
          <w:lang w:val="en-US"/>
        </w:rPr>
        <w:t>67.</w:t>
      </w:r>
      <w:r w:rsidRPr="00164AF4">
        <w:rPr>
          <w:lang w:val="en-US"/>
        </w:rPr>
        <w:tab/>
        <w:t>Harvey, B. S., Dudzinski, K. M. &amp; Kuczaj, S. A. Associations and the role of affiliative, agonistic, and socio-sexual behaviors among common bottlenose dolphins (</w:t>
      </w:r>
      <w:r w:rsidRPr="00164AF4">
        <w:rPr>
          <w:i/>
          <w:iCs/>
          <w:lang w:val="en-US"/>
        </w:rPr>
        <w:t>Tursiops truncatus</w:t>
      </w:r>
      <w:r w:rsidRPr="00164AF4">
        <w:rPr>
          <w:lang w:val="en-US"/>
        </w:rPr>
        <w:t xml:space="preserve">). </w:t>
      </w:r>
      <w:r w:rsidRPr="00164AF4">
        <w:rPr>
          <w:i/>
          <w:iCs/>
          <w:lang w:val="en-US"/>
        </w:rPr>
        <w:t>Behav. Processes</w:t>
      </w:r>
      <w:r w:rsidRPr="00164AF4">
        <w:rPr>
          <w:lang w:val="en-US"/>
        </w:rPr>
        <w:t xml:space="preserve"> </w:t>
      </w:r>
      <w:r w:rsidRPr="00164AF4">
        <w:rPr>
          <w:b/>
          <w:bCs/>
          <w:lang w:val="en-US"/>
        </w:rPr>
        <w:t>135</w:t>
      </w:r>
      <w:r w:rsidRPr="00164AF4">
        <w:rPr>
          <w:lang w:val="en-US"/>
        </w:rPr>
        <w:t>, 145–156 (2017).</w:t>
      </w:r>
    </w:p>
    <w:p w14:paraId="36821DEA" w14:textId="77777777" w:rsidR="00164AF4" w:rsidRPr="00164AF4" w:rsidRDefault="00164AF4" w:rsidP="00164AF4">
      <w:pPr>
        <w:pStyle w:val="Bibliography"/>
        <w:rPr>
          <w:lang w:val="en-US"/>
        </w:rPr>
      </w:pPr>
      <w:r w:rsidRPr="00164AF4">
        <w:rPr>
          <w:lang w:val="en-US"/>
        </w:rPr>
        <w:t>68.</w:t>
      </w:r>
      <w:r w:rsidRPr="00164AF4">
        <w:rPr>
          <w:lang w:val="en-US"/>
        </w:rPr>
        <w:tab/>
        <w:t xml:space="preserve">Zwamborn, E. M. J., Walmsley, S. F. &amp; Whitehead, H. Flanking female guides: collective decision making in long-finned pilot whales. </w:t>
      </w:r>
      <w:r w:rsidRPr="00164AF4">
        <w:rPr>
          <w:i/>
          <w:iCs/>
          <w:lang w:val="en-US"/>
        </w:rPr>
        <w:t>Anim. Behav.</w:t>
      </w:r>
      <w:r w:rsidRPr="00164AF4">
        <w:rPr>
          <w:lang w:val="en-US"/>
        </w:rPr>
        <w:t xml:space="preserve"> </w:t>
      </w:r>
      <w:r w:rsidRPr="00164AF4">
        <w:rPr>
          <w:b/>
          <w:bCs/>
          <w:lang w:val="en-US"/>
        </w:rPr>
        <w:t>205</w:t>
      </w:r>
      <w:r w:rsidRPr="00164AF4">
        <w:rPr>
          <w:lang w:val="en-US"/>
        </w:rPr>
        <w:t>, 149–159 (2023).</w:t>
      </w:r>
    </w:p>
    <w:p w14:paraId="38C2707A" w14:textId="77777777" w:rsidR="00164AF4" w:rsidRPr="00164AF4" w:rsidRDefault="00164AF4" w:rsidP="00164AF4">
      <w:pPr>
        <w:pStyle w:val="Bibliography"/>
        <w:rPr>
          <w:lang w:val="en-US"/>
        </w:rPr>
      </w:pPr>
      <w:r w:rsidRPr="00164AF4">
        <w:rPr>
          <w:lang w:val="en-US"/>
        </w:rPr>
        <w:t>69.</w:t>
      </w:r>
      <w:r w:rsidRPr="00164AF4">
        <w:rPr>
          <w:lang w:val="en-US"/>
        </w:rPr>
        <w:tab/>
        <w:t xml:space="preserve">Adamczak, S. K. </w:t>
      </w:r>
      <w:r w:rsidRPr="00164AF4">
        <w:rPr>
          <w:i/>
          <w:iCs/>
          <w:lang w:val="en-US"/>
        </w:rPr>
        <w:t>et al.</w:t>
      </w:r>
      <w:r w:rsidRPr="00164AF4">
        <w:rPr>
          <w:lang w:val="en-US"/>
        </w:rPr>
        <w:t xml:space="preserve"> Growth in marine mammals: a review of growth patterns, composition and energy investment. </w:t>
      </w:r>
      <w:r w:rsidRPr="00164AF4">
        <w:rPr>
          <w:i/>
          <w:iCs/>
          <w:lang w:val="en-US"/>
        </w:rPr>
        <w:t>Conserv. Physiol.</w:t>
      </w:r>
      <w:r w:rsidRPr="00164AF4">
        <w:rPr>
          <w:lang w:val="en-US"/>
        </w:rPr>
        <w:t xml:space="preserve"> </w:t>
      </w:r>
      <w:r w:rsidRPr="00164AF4">
        <w:rPr>
          <w:b/>
          <w:bCs/>
          <w:lang w:val="en-US"/>
        </w:rPr>
        <w:t>11</w:t>
      </w:r>
      <w:r w:rsidRPr="00164AF4">
        <w:rPr>
          <w:lang w:val="en-US"/>
        </w:rPr>
        <w:t>, coad035 (2023).</w:t>
      </w:r>
    </w:p>
    <w:p w14:paraId="1661C354" w14:textId="77777777" w:rsidR="00164AF4" w:rsidRPr="00164AF4" w:rsidRDefault="00164AF4" w:rsidP="00164AF4">
      <w:pPr>
        <w:pStyle w:val="Bibliography"/>
        <w:rPr>
          <w:lang w:val="en-US"/>
        </w:rPr>
      </w:pPr>
      <w:r w:rsidRPr="00164AF4">
        <w:rPr>
          <w:lang w:val="en-US"/>
        </w:rPr>
        <w:t>70.</w:t>
      </w:r>
      <w:r w:rsidRPr="00164AF4">
        <w:rPr>
          <w:lang w:val="en-US"/>
        </w:rPr>
        <w:tab/>
        <w:t>Clarke, R., Paliza, O. &amp; Waerebeek, K. V. Sperm whales of the Southeast Pacific. Part VII. Reproduction and growth in the female. 32 (2012).</w:t>
      </w:r>
    </w:p>
    <w:p w14:paraId="3F8F1A2C" w14:textId="77777777" w:rsidR="00164AF4" w:rsidRPr="00164AF4" w:rsidRDefault="00164AF4" w:rsidP="00164AF4">
      <w:pPr>
        <w:pStyle w:val="Bibliography"/>
        <w:rPr>
          <w:lang w:val="en-US"/>
        </w:rPr>
      </w:pPr>
      <w:r w:rsidRPr="00164AF4">
        <w:rPr>
          <w:lang w:val="en-US"/>
        </w:rPr>
        <w:t>71.</w:t>
      </w:r>
      <w:r w:rsidRPr="00164AF4">
        <w:rPr>
          <w:lang w:val="en-US"/>
        </w:rPr>
        <w:tab/>
        <w:t>Best, P. B., Tormosov, D., Brandão, A. &amp; Mikhalev, Y. Geographical variation in the body size of adult female sperm whales (</w:t>
      </w:r>
      <w:r w:rsidRPr="00164AF4">
        <w:rPr>
          <w:i/>
          <w:iCs/>
          <w:lang w:val="en-US"/>
        </w:rPr>
        <w:t>Physeter macrocephalus</w:t>
      </w:r>
      <w:r w:rsidRPr="00164AF4">
        <w:rPr>
          <w:lang w:val="en-US"/>
        </w:rPr>
        <w:t xml:space="preserve">) – an example of McNab’s resource rule? </w:t>
      </w:r>
      <w:r w:rsidRPr="00164AF4">
        <w:rPr>
          <w:i/>
          <w:iCs/>
          <w:lang w:val="en-US"/>
        </w:rPr>
        <w:t>Mammalia</w:t>
      </w:r>
      <w:r w:rsidRPr="00164AF4">
        <w:rPr>
          <w:lang w:val="en-US"/>
        </w:rPr>
        <w:t xml:space="preserve"> </w:t>
      </w:r>
      <w:r w:rsidRPr="00164AF4">
        <w:rPr>
          <w:b/>
          <w:bCs/>
          <w:lang w:val="en-US"/>
        </w:rPr>
        <w:t>81</w:t>
      </w:r>
      <w:r w:rsidRPr="00164AF4">
        <w:rPr>
          <w:lang w:val="en-US"/>
        </w:rPr>
        <w:t>, 189–196 (2016).</w:t>
      </w:r>
    </w:p>
    <w:p w14:paraId="6FEBEDB6" w14:textId="77777777" w:rsidR="00164AF4" w:rsidRPr="00164AF4" w:rsidRDefault="00164AF4" w:rsidP="00164AF4">
      <w:pPr>
        <w:pStyle w:val="Bibliography"/>
        <w:rPr>
          <w:lang w:val="en-US"/>
        </w:rPr>
      </w:pPr>
      <w:r w:rsidRPr="00164AF4">
        <w:rPr>
          <w:lang w:val="en-US"/>
        </w:rPr>
        <w:t>72.</w:t>
      </w:r>
      <w:r w:rsidRPr="00164AF4">
        <w:rPr>
          <w:lang w:val="en-US"/>
        </w:rPr>
        <w:tab/>
        <w:t xml:space="preserve">Napoli, C. </w:t>
      </w:r>
      <w:r w:rsidRPr="00164AF4">
        <w:rPr>
          <w:i/>
          <w:iCs/>
          <w:lang w:val="en-US"/>
        </w:rPr>
        <w:t>et al.</w:t>
      </w:r>
      <w:r w:rsidRPr="00164AF4">
        <w:rPr>
          <w:lang w:val="en-US"/>
        </w:rPr>
        <w:t xml:space="preserve"> Drone-based photogrammetry reveals differences in humpback whale body condition and mass across North Atlantic foraging grounds. </w:t>
      </w:r>
      <w:r w:rsidRPr="00164AF4">
        <w:rPr>
          <w:i/>
          <w:iCs/>
          <w:lang w:val="en-US"/>
        </w:rPr>
        <w:t>Front. Mar. Sci.</w:t>
      </w:r>
      <w:r w:rsidRPr="00164AF4">
        <w:rPr>
          <w:lang w:val="en-US"/>
        </w:rPr>
        <w:t xml:space="preserve"> </w:t>
      </w:r>
      <w:r w:rsidRPr="00164AF4">
        <w:rPr>
          <w:b/>
          <w:bCs/>
          <w:lang w:val="en-US"/>
        </w:rPr>
        <w:t>11</w:t>
      </w:r>
      <w:r w:rsidRPr="00164AF4">
        <w:rPr>
          <w:lang w:val="en-US"/>
        </w:rPr>
        <w:t>, 1336455 (2024).</w:t>
      </w:r>
    </w:p>
    <w:p w14:paraId="10A5E15A" w14:textId="490B5641" w:rsidR="00B67D3F" w:rsidRPr="00B67D3F" w:rsidRDefault="00B67D3F" w:rsidP="00DC1D0D">
      <w:pPr>
        <w:pStyle w:val="Bibliography"/>
      </w:pPr>
      <w:r>
        <w:fldChar w:fldCharType="end"/>
      </w:r>
    </w:p>
    <w:p w14:paraId="0E2470E0" w14:textId="4B7F1F49"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a Eguiguren" w:date="2025-09-25T22:04:00Z" w:initials="AE">
    <w:p w14:paraId="4686406A" w14:textId="77777777" w:rsidR="00B67D3F" w:rsidRDefault="00B67D3F" w:rsidP="00B67D3F">
      <w:r>
        <w:rPr>
          <w:rStyle w:val="CommentReference"/>
        </w:rPr>
        <w:annotationRef/>
      </w:r>
      <w:r>
        <w:rPr>
          <w:sz w:val="20"/>
          <w:szCs w:val="20"/>
        </w:rPr>
        <w:t>up to 200 words</w:t>
      </w:r>
    </w:p>
  </w:comment>
  <w:comment w:id="4"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5"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6" w:author="Christine K" w:date="2025-09-26T12:54:00Z" w:initials="CK">
    <w:p w14:paraId="5B89AEF1" w14:textId="77777777" w:rsidR="00B842AE" w:rsidRDefault="00B842AE" w:rsidP="00B842AE">
      <w:pPr>
        <w:pStyle w:val="CommentText"/>
      </w:pPr>
      <w:r>
        <w:rPr>
          <w:rStyle w:val="CommentReference"/>
        </w:rPr>
        <w:annotationRef/>
      </w:r>
      <w:r>
        <w:t>Seems reasonable to me</w:t>
      </w:r>
    </w:p>
  </w:comment>
  <w:comment w:id="7" w:author="Christine K" w:date="2025-09-26T12:55:00Z" w:initials="CK">
    <w:p w14:paraId="15BED8A3" w14:textId="77777777" w:rsidR="00B842AE" w:rsidRDefault="00B842AE" w:rsidP="00B842AE">
      <w:pPr>
        <w:pStyle w:val="CommentText"/>
      </w:pPr>
      <w:r>
        <w:rPr>
          <w:rStyle w:val="CommentReference"/>
        </w:rPr>
        <w:annotationRef/>
      </w:r>
      <w:r>
        <w:t>To be added?</w:t>
      </w:r>
    </w:p>
  </w:comment>
  <w:comment w:id="24" w:author="Christine K" w:date="2025-09-26T13:55:00Z" w:initials="CK">
    <w:p w14:paraId="0DB15B66" w14:textId="77777777" w:rsidR="00B904CD" w:rsidRDefault="00B904CD" w:rsidP="00B904CD">
      <w:pPr>
        <w:pStyle w:val="CommentText"/>
      </w:pPr>
      <w:r>
        <w:rPr>
          <w:rStyle w:val="CommentReference"/>
        </w:rPr>
        <w:annotationRef/>
      </w:r>
      <w:r>
        <w:t>You probably want to update ‘point_shape’ on the figure to say ‘sex assignment’ or something?</w:t>
      </w:r>
    </w:p>
  </w:comment>
  <w:comment w:id="25" w:author="Hal Whitehead" w:date="2025-09-27T11:19:00Z" w:initials="HW">
    <w:p w14:paraId="417769BE" w14:textId="6DD263C2" w:rsidR="00AA4328" w:rsidRDefault="00AA4328">
      <w:pPr>
        <w:pStyle w:val="CommentText"/>
      </w:pPr>
      <w:r>
        <w:rPr>
          <w:rStyle w:val="CommentReference"/>
        </w:rPr>
        <w:annotationRef/>
      </w:r>
      <w:r>
        <w:t>Citation in superscript font</w:t>
      </w:r>
    </w:p>
  </w:comment>
  <w:comment w:id="26" w:author="Ana Eguiguren" w:date="2025-09-25T21:26:00Z" w:initials="AE">
    <w:p w14:paraId="0D514784" w14:textId="77777777" w:rsidR="00943EA6" w:rsidRDefault="00943EA6" w:rsidP="00943EA6">
      <w:r>
        <w:rPr>
          <w:rStyle w:val="CommentReference"/>
        </w:rPr>
        <w:annotationRef/>
      </w:r>
      <w:r>
        <w:rPr>
          <w:sz w:val="20"/>
          <w:szCs w:val="20"/>
        </w:rPr>
        <w:t>CC: I keep forgetting that there is a distinction between adult and mature. Probably that’s on me, since I do think you lay it out clearly. But this might be something other readers trip up on too, since the words feel kind of synonymous</w:t>
      </w:r>
    </w:p>
  </w:comment>
  <w:comment w:id="27" w:author="Ana Eguiguren" w:date="2025-09-25T21:27:00Z" w:initials="AE">
    <w:p w14:paraId="0A4304C0" w14:textId="77777777" w:rsidR="00943EA6" w:rsidRDefault="00943EA6" w:rsidP="00943EA6">
      <w:r>
        <w:rPr>
          <w:rStyle w:val="CommentReference"/>
        </w:rPr>
        <w:annotationRef/>
      </w:r>
      <w:r>
        <w:rPr>
          <w:sz w:val="20"/>
          <w:szCs w:val="20"/>
        </w:rPr>
        <w:t>I may leave it in for now just because we defined in the table - but agree that it is not super intuitive</w:t>
      </w:r>
    </w:p>
  </w:comment>
  <w:comment w:id="28" w:author="Christine K" w:date="2025-09-26T14:33:00Z" w:initials="CK">
    <w:p w14:paraId="53BF1B14" w14:textId="77777777" w:rsidR="00BB2C97" w:rsidRDefault="00BB2C97" w:rsidP="00BB2C97">
      <w:pPr>
        <w:pStyle w:val="CommentText"/>
      </w:pPr>
      <w:r>
        <w:rPr>
          <w:rStyle w:val="CommentReference"/>
        </w:rPr>
        <w:annotationRef/>
      </w:r>
      <w:r>
        <w:t>Above says 3 + 1?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86406A" w15:done="0"/>
  <w15:commentEx w15:paraId="581AC800" w15:done="1"/>
  <w15:commentEx w15:paraId="6C4DBBE0" w15:paraIdParent="581AC800" w15:done="1"/>
  <w15:commentEx w15:paraId="5B89AEF1" w15:paraIdParent="581AC800" w15:done="1"/>
  <w15:commentEx w15:paraId="15BED8A3" w15:done="1"/>
  <w15:commentEx w15:paraId="0DB15B66" w15:done="0"/>
  <w15:commentEx w15:paraId="417769BE" w15:done="0"/>
  <w15:commentEx w15:paraId="0D514784" w15:done="1"/>
  <w15:commentEx w15:paraId="0A4304C0" w15:paraIdParent="0D514784" w15:done="1"/>
  <w15:commentEx w15:paraId="53BF1B1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445823" w16cex:dateUtc="2025-09-26T01:04:00Z"/>
  <w16cex:commentExtensible w16cex:durableId="554EA364" w16cex:dateUtc="2025-08-09T20:57:00Z"/>
  <w16cex:commentExtensible w16cex:durableId="73E7CF5A" w16cex:dateUtc="2025-09-16T23:20:00Z"/>
  <w16cex:commentExtensible w16cex:durableId="6CAC59BD" w16cex:dateUtc="2025-09-26T19:54:00Z"/>
  <w16cex:commentExtensible w16cex:durableId="60922118" w16cex:dateUtc="2025-09-26T19:55:00Z"/>
  <w16cex:commentExtensible w16cex:durableId="5BFAFCB2" w16cex:dateUtc="2025-09-26T20:55:00Z"/>
  <w16cex:commentExtensible w16cex:durableId="37D573D6" w16cex:dateUtc="2025-09-27T14:19:00Z"/>
  <w16cex:commentExtensible w16cex:durableId="0864B6A3" w16cex:dateUtc="2025-09-26T00:26:00Z"/>
  <w16cex:commentExtensible w16cex:durableId="3EA083B1" w16cex:dateUtc="2025-09-26T00:27:00Z">
    <w16cex:extLst>
      <w16:ext w16:uri="{CE6994B0-6A32-4C9F-8C6B-6E91EDA988CE}">
        <cr:reactions xmlns:cr="http://schemas.microsoft.com/office/comments/2020/reactions">
          <cr:reaction reactionType="1">
            <cr:reactionInfo dateUtc="2025-09-26T21:30:29Z">
              <cr:user userId="e5cdb86eeba46edf" userProvider="Windows Live" userName="Christine K"/>
            </cr:reactionInfo>
          </cr:reaction>
        </cr:reactions>
      </w16:ext>
    </w16cex:extLst>
  </w16cex:commentExtensible>
  <w16cex:commentExtensible w16cex:durableId="5E0D08EF" w16cex:dateUtc="2025-09-26T2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86406A" w16cid:durableId="2B445823"/>
  <w16cid:commentId w16cid:paraId="581AC800" w16cid:durableId="554EA364"/>
  <w16cid:commentId w16cid:paraId="6C4DBBE0" w16cid:durableId="73E7CF5A"/>
  <w16cid:commentId w16cid:paraId="5B89AEF1" w16cid:durableId="6CAC59BD"/>
  <w16cid:commentId w16cid:paraId="15BED8A3" w16cid:durableId="60922118"/>
  <w16cid:commentId w16cid:paraId="0DB15B66" w16cid:durableId="5BFAFCB2"/>
  <w16cid:commentId w16cid:paraId="417769BE" w16cid:durableId="37D573D6"/>
  <w16cid:commentId w16cid:paraId="0D514784" w16cid:durableId="0864B6A3"/>
  <w16cid:commentId w16cid:paraId="0A4304C0" w16cid:durableId="3EA083B1"/>
  <w16cid:commentId w16cid:paraId="53BF1B14" w16cid:durableId="5E0D08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469B69" w14:textId="77777777" w:rsidR="006E1BF2" w:rsidRPr="00EC30B6" w:rsidRDefault="006E1BF2">
      <w:pPr>
        <w:spacing w:after="0" w:line="240" w:lineRule="auto"/>
      </w:pPr>
      <w:r w:rsidRPr="00EC30B6">
        <w:separator/>
      </w:r>
    </w:p>
  </w:endnote>
  <w:endnote w:type="continuationSeparator" w:id="0">
    <w:p w14:paraId="342C1FB5" w14:textId="77777777" w:rsidR="006E1BF2" w:rsidRPr="00EC30B6" w:rsidRDefault="006E1BF2">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B67D3F">
          <w:fldChar w:fldCharType="begin"/>
        </w:r>
        <w:r w:rsidRPr="00EC30B6">
          <w:instrText xml:space="preserve"> PAGE   \* MERGEFORMAT </w:instrText>
        </w:r>
        <w:r w:rsidRPr="00B67D3F">
          <w:fldChar w:fldCharType="separate"/>
        </w:r>
        <w:r w:rsidRPr="00B67D3F">
          <w:t>2</w:t>
        </w:r>
        <w:r w:rsidRPr="00B67D3F">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C88C13" w14:textId="77777777" w:rsidR="006E1BF2" w:rsidRPr="00EC30B6" w:rsidRDefault="006E1BF2">
      <w:pPr>
        <w:spacing w:after="0" w:line="240" w:lineRule="auto"/>
      </w:pPr>
      <w:r w:rsidRPr="00EC30B6">
        <w:separator/>
      </w:r>
    </w:p>
  </w:footnote>
  <w:footnote w:type="continuationSeparator" w:id="0">
    <w:p w14:paraId="38543299" w14:textId="77777777" w:rsidR="006E1BF2" w:rsidRPr="00EC30B6" w:rsidRDefault="006E1BF2">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Eguiguren">
    <w15:presenceInfo w15:providerId="AD" w15:userId="S::an648663@dal.ca::78fc145a-0000-4b05-b4d6-5624936d5ffb"/>
  </w15:person>
  <w15:person w15:author="Christine K">
    <w15:presenceInfo w15:providerId="Windows Live" w15:userId="e5cdb86eeba46edf"/>
  </w15:person>
  <w15:person w15:author="Hal Whitehead">
    <w15:presenceInfo w15:providerId="AD" w15:userId="S::hwhitehe@dal.ca::d9bf6773-906a-4701-9c5f-9758a1d041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260B4"/>
    <w:rsid w:val="00030960"/>
    <w:rsid w:val="000316F7"/>
    <w:rsid w:val="00037DCB"/>
    <w:rsid w:val="000418E2"/>
    <w:rsid w:val="000512A1"/>
    <w:rsid w:val="000525B4"/>
    <w:rsid w:val="00052A57"/>
    <w:rsid w:val="00052EF9"/>
    <w:rsid w:val="00056D15"/>
    <w:rsid w:val="000631E8"/>
    <w:rsid w:val="0006604D"/>
    <w:rsid w:val="0007359C"/>
    <w:rsid w:val="00076109"/>
    <w:rsid w:val="000763B9"/>
    <w:rsid w:val="000766B8"/>
    <w:rsid w:val="00077A16"/>
    <w:rsid w:val="00084287"/>
    <w:rsid w:val="000851A3"/>
    <w:rsid w:val="000943C9"/>
    <w:rsid w:val="00096326"/>
    <w:rsid w:val="000A251D"/>
    <w:rsid w:val="000A294B"/>
    <w:rsid w:val="000A3F2E"/>
    <w:rsid w:val="000A5484"/>
    <w:rsid w:val="000B0A39"/>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0B15"/>
    <w:rsid w:val="000F552C"/>
    <w:rsid w:val="000F59CE"/>
    <w:rsid w:val="001027DD"/>
    <w:rsid w:val="00102F09"/>
    <w:rsid w:val="001077C3"/>
    <w:rsid w:val="00110949"/>
    <w:rsid w:val="0011182C"/>
    <w:rsid w:val="001129B3"/>
    <w:rsid w:val="00112DDA"/>
    <w:rsid w:val="00114061"/>
    <w:rsid w:val="00116451"/>
    <w:rsid w:val="0012150A"/>
    <w:rsid w:val="0012217A"/>
    <w:rsid w:val="001247C4"/>
    <w:rsid w:val="00124D22"/>
    <w:rsid w:val="001306CB"/>
    <w:rsid w:val="00131CF4"/>
    <w:rsid w:val="001335E8"/>
    <w:rsid w:val="00134443"/>
    <w:rsid w:val="0013582D"/>
    <w:rsid w:val="00135C6F"/>
    <w:rsid w:val="00137A11"/>
    <w:rsid w:val="00137A4D"/>
    <w:rsid w:val="00140AB1"/>
    <w:rsid w:val="00143460"/>
    <w:rsid w:val="00147AE5"/>
    <w:rsid w:val="001555F5"/>
    <w:rsid w:val="001608D0"/>
    <w:rsid w:val="0016136D"/>
    <w:rsid w:val="001625DA"/>
    <w:rsid w:val="00164AF4"/>
    <w:rsid w:val="00167434"/>
    <w:rsid w:val="001679F8"/>
    <w:rsid w:val="001709B0"/>
    <w:rsid w:val="00170AE9"/>
    <w:rsid w:val="001763E2"/>
    <w:rsid w:val="00176570"/>
    <w:rsid w:val="001808C5"/>
    <w:rsid w:val="00180FEE"/>
    <w:rsid w:val="001823D3"/>
    <w:rsid w:val="001859B4"/>
    <w:rsid w:val="001874DC"/>
    <w:rsid w:val="00187C9B"/>
    <w:rsid w:val="00187FEE"/>
    <w:rsid w:val="00192CF7"/>
    <w:rsid w:val="001B2E58"/>
    <w:rsid w:val="001B6492"/>
    <w:rsid w:val="001C1257"/>
    <w:rsid w:val="001C3A91"/>
    <w:rsid w:val="001D5F5A"/>
    <w:rsid w:val="001E0016"/>
    <w:rsid w:val="001E1EC1"/>
    <w:rsid w:val="001E274D"/>
    <w:rsid w:val="001F0774"/>
    <w:rsid w:val="001F0B45"/>
    <w:rsid w:val="001F1000"/>
    <w:rsid w:val="001F3587"/>
    <w:rsid w:val="001F51BD"/>
    <w:rsid w:val="001F5573"/>
    <w:rsid w:val="0020338D"/>
    <w:rsid w:val="0020623C"/>
    <w:rsid w:val="00207D2A"/>
    <w:rsid w:val="002108D2"/>
    <w:rsid w:val="00211DAD"/>
    <w:rsid w:val="00213E7B"/>
    <w:rsid w:val="00214779"/>
    <w:rsid w:val="00215849"/>
    <w:rsid w:val="002204F7"/>
    <w:rsid w:val="00221ADC"/>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B4EDE"/>
    <w:rsid w:val="002D1758"/>
    <w:rsid w:val="002D3224"/>
    <w:rsid w:val="002D52E1"/>
    <w:rsid w:val="002D582F"/>
    <w:rsid w:val="002E01B8"/>
    <w:rsid w:val="002E2415"/>
    <w:rsid w:val="002E24A4"/>
    <w:rsid w:val="00301B14"/>
    <w:rsid w:val="003029CF"/>
    <w:rsid w:val="00306B6A"/>
    <w:rsid w:val="0030793A"/>
    <w:rsid w:val="00313972"/>
    <w:rsid w:val="0031537C"/>
    <w:rsid w:val="003157A0"/>
    <w:rsid w:val="00320370"/>
    <w:rsid w:val="00323AC6"/>
    <w:rsid w:val="00333FBA"/>
    <w:rsid w:val="00336778"/>
    <w:rsid w:val="003373E4"/>
    <w:rsid w:val="0034086F"/>
    <w:rsid w:val="00352471"/>
    <w:rsid w:val="00357E91"/>
    <w:rsid w:val="003603EC"/>
    <w:rsid w:val="0036132F"/>
    <w:rsid w:val="0036256D"/>
    <w:rsid w:val="00365062"/>
    <w:rsid w:val="003729E9"/>
    <w:rsid w:val="00372F19"/>
    <w:rsid w:val="00374F7A"/>
    <w:rsid w:val="003752AB"/>
    <w:rsid w:val="00377295"/>
    <w:rsid w:val="0037744B"/>
    <w:rsid w:val="0037798E"/>
    <w:rsid w:val="00385C20"/>
    <w:rsid w:val="00386C66"/>
    <w:rsid w:val="003878CE"/>
    <w:rsid w:val="00387B71"/>
    <w:rsid w:val="003928BE"/>
    <w:rsid w:val="00392B98"/>
    <w:rsid w:val="0039473F"/>
    <w:rsid w:val="0039636A"/>
    <w:rsid w:val="003A7E1D"/>
    <w:rsid w:val="003B14BE"/>
    <w:rsid w:val="003B4470"/>
    <w:rsid w:val="003B55B4"/>
    <w:rsid w:val="003B5C80"/>
    <w:rsid w:val="003B5E1D"/>
    <w:rsid w:val="003C2CB8"/>
    <w:rsid w:val="003C4617"/>
    <w:rsid w:val="003C5406"/>
    <w:rsid w:val="003C5F32"/>
    <w:rsid w:val="003C7344"/>
    <w:rsid w:val="003D11D0"/>
    <w:rsid w:val="003D72F6"/>
    <w:rsid w:val="003E394A"/>
    <w:rsid w:val="003E4703"/>
    <w:rsid w:val="003E56B7"/>
    <w:rsid w:val="003E5933"/>
    <w:rsid w:val="003E74A1"/>
    <w:rsid w:val="003E7570"/>
    <w:rsid w:val="003F1711"/>
    <w:rsid w:val="003F289E"/>
    <w:rsid w:val="003F397F"/>
    <w:rsid w:val="003F45E5"/>
    <w:rsid w:val="003F5F59"/>
    <w:rsid w:val="003F7975"/>
    <w:rsid w:val="003F7AC1"/>
    <w:rsid w:val="00400B43"/>
    <w:rsid w:val="004075F4"/>
    <w:rsid w:val="00411E4A"/>
    <w:rsid w:val="004155E6"/>
    <w:rsid w:val="00415908"/>
    <w:rsid w:val="0042191B"/>
    <w:rsid w:val="0042222D"/>
    <w:rsid w:val="0042583D"/>
    <w:rsid w:val="00427786"/>
    <w:rsid w:val="0043369A"/>
    <w:rsid w:val="0043540B"/>
    <w:rsid w:val="00441A85"/>
    <w:rsid w:val="0044357B"/>
    <w:rsid w:val="004447D8"/>
    <w:rsid w:val="00453E9F"/>
    <w:rsid w:val="004547DE"/>
    <w:rsid w:val="00455635"/>
    <w:rsid w:val="00463573"/>
    <w:rsid w:val="00465567"/>
    <w:rsid w:val="00470354"/>
    <w:rsid w:val="00470B35"/>
    <w:rsid w:val="00470F5B"/>
    <w:rsid w:val="00474C79"/>
    <w:rsid w:val="004751F9"/>
    <w:rsid w:val="00482938"/>
    <w:rsid w:val="004942FF"/>
    <w:rsid w:val="00496E63"/>
    <w:rsid w:val="00496FE0"/>
    <w:rsid w:val="0049768A"/>
    <w:rsid w:val="004A0225"/>
    <w:rsid w:val="004A6F11"/>
    <w:rsid w:val="004B023A"/>
    <w:rsid w:val="004B1327"/>
    <w:rsid w:val="004B1854"/>
    <w:rsid w:val="004B27FA"/>
    <w:rsid w:val="004B6732"/>
    <w:rsid w:val="004C003F"/>
    <w:rsid w:val="004C0CDA"/>
    <w:rsid w:val="004C42E8"/>
    <w:rsid w:val="004C5026"/>
    <w:rsid w:val="004D1A18"/>
    <w:rsid w:val="004D2806"/>
    <w:rsid w:val="004D5E8A"/>
    <w:rsid w:val="004D5F15"/>
    <w:rsid w:val="004D6EE1"/>
    <w:rsid w:val="004E345A"/>
    <w:rsid w:val="004E400A"/>
    <w:rsid w:val="004E4633"/>
    <w:rsid w:val="004E488D"/>
    <w:rsid w:val="004E4A22"/>
    <w:rsid w:val="004E7554"/>
    <w:rsid w:val="004E7A56"/>
    <w:rsid w:val="004F5686"/>
    <w:rsid w:val="00501329"/>
    <w:rsid w:val="00505535"/>
    <w:rsid w:val="00506E96"/>
    <w:rsid w:val="0050761E"/>
    <w:rsid w:val="005106D6"/>
    <w:rsid w:val="0051214A"/>
    <w:rsid w:val="005155AC"/>
    <w:rsid w:val="00521BC2"/>
    <w:rsid w:val="00524CE0"/>
    <w:rsid w:val="005306CA"/>
    <w:rsid w:val="005337B0"/>
    <w:rsid w:val="00537252"/>
    <w:rsid w:val="00537453"/>
    <w:rsid w:val="00541397"/>
    <w:rsid w:val="005466B0"/>
    <w:rsid w:val="00547F4B"/>
    <w:rsid w:val="00551A9A"/>
    <w:rsid w:val="00557198"/>
    <w:rsid w:val="005618C0"/>
    <w:rsid w:val="0056470C"/>
    <w:rsid w:val="005648F6"/>
    <w:rsid w:val="00565177"/>
    <w:rsid w:val="0056733A"/>
    <w:rsid w:val="00570B88"/>
    <w:rsid w:val="0057186C"/>
    <w:rsid w:val="00571C21"/>
    <w:rsid w:val="00572935"/>
    <w:rsid w:val="0057381F"/>
    <w:rsid w:val="0057396D"/>
    <w:rsid w:val="00574C21"/>
    <w:rsid w:val="005757D2"/>
    <w:rsid w:val="00576FA9"/>
    <w:rsid w:val="0058137C"/>
    <w:rsid w:val="00583D2A"/>
    <w:rsid w:val="00583D6D"/>
    <w:rsid w:val="00584D36"/>
    <w:rsid w:val="00585091"/>
    <w:rsid w:val="005A17C1"/>
    <w:rsid w:val="005A2CF6"/>
    <w:rsid w:val="005A3F96"/>
    <w:rsid w:val="005A41BF"/>
    <w:rsid w:val="005A5585"/>
    <w:rsid w:val="005B2324"/>
    <w:rsid w:val="005B2432"/>
    <w:rsid w:val="005B4DD4"/>
    <w:rsid w:val="005B5B0C"/>
    <w:rsid w:val="005C20EE"/>
    <w:rsid w:val="005C2821"/>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0AE7"/>
    <w:rsid w:val="0062416A"/>
    <w:rsid w:val="0063179E"/>
    <w:rsid w:val="00632411"/>
    <w:rsid w:val="00645325"/>
    <w:rsid w:val="0064622C"/>
    <w:rsid w:val="006474CB"/>
    <w:rsid w:val="00650B8C"/>
    <w:rsid w:val="00652313"/>
    <w:rsid w:val="006571AA"/>
    <w:rsid w:val="0066161C"/>
    <w:rsid w:val="00661A64"/>
    <w:rsid w:val="00661C52"/>
    <w:rsid w:val="00666CA1"/>
    <w:rsid w:val="00677E42"/>
    <w:rsid w:val="00681FD1"/>
    <w:rsid w:val="00682A68"/>
    <w:rsid w:val="00685DD4"/>
    <w:rsid w:val="00685FF8"/>
    <w:rsid w:val="00686AFF"/>
    <w:rsid w:val="00692471"/>
    <w:rsid w:val="0069266A"/>
    <w:rsid w:val="006966A2"/>
    <w:rsid w:val="006A19F4"/>
    <w:rsid w:val="006A6C4E"/>
    <w:rsid w:val="006B0DED"/>
    <w:rsid w:val="006D2292"/>
    <w:rsid w:val="006E1BF2"/>
    <w:rsid w:val="006E66B8"/>
    <w:rsid w:val="006F0DBB"/>
    <w:rsid w:val="006F167E"/>
    <w:rsid w:val="006F1DB2"/>
    <w:rsid w:val="006F3DFC"/>
    <w:rsid w:val="00703637"/>
    <w:rsid w:val="00703C99"/>
    <w:rsid w:val="00703F10"/>
    <w:rsid w:val="00711750"/>
    <w:rsid w:val="00713533"/>
    <w:rsid w:val="00720883"/>
    <w:rsid w:val="00723934"/>
    <w:rsid w:val="00723C89"/>
    <w:rsid w:val="007253FA"/>
    <w:rsid w:val="00727667"/>
    <w:rsid w:val="00727818"/>
    <w:rsid w:val="007322F2"/>
    <w:rsid w:val="007355BC"/>
    <w:rsid w:val="00740C36"/>
    <w:rsid w:val="0074547F"/>
    <w:rsid w:val="007459AF"/>
    <w:rsid w:val="00747359"/>
    <w:rsid w:val="007478E2"/>
    <w:rsid w:val="007479DB"/>
    <w:rsid w:val="00750F33"/>
    <w:rsid w:val="00764DF1"/>
    <w:rsid w:val="00767C89"/>
    <w:rsid w:val="00771631"/>
    <w:rsid w:val="00772A9A"/>
    <w:rsid w:val="007733D3"/>
    <w:rsid w:val="00774426"/>
    <w:rsid w:val="00774DA4"/>
    <w:rsid w:val="00775D07"/>
    <w:rsid w:val="0078390E"/>
    <w:rsid w:val="00793DF2"/>
    <w:rsid w:val="007A47F0"/>
    <w:rsid w:val="007A56AB"/>
    <w:rsid w:val="007A578F"/>
    <w:rsid w:val="007B1F0C"/>
    <w:rsid w:val="007B7032"/>
    <w:rsid w:val="007C7341"/>
    <w:rsid w:val="007C7987"/>
    <w:rsid w:val="007D5A61"/>
    <w:rsid w:val="007E56C5"/>
    <w:rsid w:val="007E5EB6"/>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2E6"/>
    <w:rsid w:val="0084730E"/>
    <w:rsid w:val="00855069"/>
    <w:rsid w:val="0085518B"/>
    <w:rsid w:val="0085528C"/>
    <w:rsid w:val="0085542A"/>
    <w:rsid w:val="00855C54"/>
    <w:rsid w:val="008604CB"/>
    <w:rsid w:val="00862972"/>
    <w:rsid w:val="008638D9"/>
    <w:rsid w:val="008655A9"/>
    <w:rsid w:val="00866EC2"/>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97F"/>
    <w:rsid w:val="00900FF2"/>
    <w:rsid w:val="00905D34"/>
    <w:rsid w:val="00906B25"/>
    <w:rsid w:val="00906FF5"/>
    <w:rsid w:val="00912737"/>
    <w:rsid w:val="00922BBE"/>
    <w:rsid w:val="00932132"/>
    <w:rsid w:val="00934943"/>
    <w:rsid w:val="009400EC"/>
    <w:rsid w:val="00941758"/>
    <w:rsid w:val="009427D9"/>
    <w:rsid w:val="00943EA6"/>
    <w:rsid w:val="009443CD"/>
    <w:rsid w:val="00950697"/>
    <w:rsid w:val="00954C3C"/>
    <w:rsid w:val="00956D56"/>
    <w:rsid w:val="0096116A"/>
    <w:rsid w:val="0097153F"/>
    <w:rsid w:val="00977389"/>
    <w:rsid w:val="00980797"/>
    <w:rsid w:val="00981D8B"/>
    <w:rsid w:val="0098351E"/>
    <w:rsid w:val="009874F7"/>
    <w:rsid w:val="009875D9"/>
    <w:rsid w:val="009924D2"/>
    <w:rsid w:val="00993267"/>
    <w:rsid w:val="009A0C70"/>
    <w:rsid w:val="009A468F"/>
    <w:rsid w:val="009B09D1"/>
    <w:rsid w:val="009B0F29"/>
    <w:rsid w:val="009B1214"/>
    <w:rsid w:val="009B17FC"/>
    <w:rsid w:val="009B220A"/>
    <w:rsid w:val="009B5FE3"/>
    <w:rsid w:val="009B642D"/>
    <w:rsid w:val="009B793A"/>
    <w:rsid w:val="009C1D69"/>
    <w:rsid w:val="009C20E8"/>
    <w:rsid w:val="009D14C3"/>
    <w:rsid w:val="009D3778"/>
    <w:rsid w:val="009D4CF0"/>
    <w:rsid w:val="009D50AB"/>
    <w:rsid w:val="009E0634"/>
    <w:rsid w:val="009E2E5B"/>
    <w:rsid w:val="009E36CF"/>
    <w:rsid w:val="009E47FF"/>
    <w:rsid w:val="009E6BAA"/>
    <w:rsid w:val="009E712A"/>
    <w:rsid w:val="009E7E1D"/>
    <w:rsid w:val="009F202F"/>
    <w:rsid w:val="009F2CB6"/>
    <w:rsid w:val="00A02689"/>
    <w:rsid w:val="00A0282C"/>
    <w:rsid w:val="00A06CD9"/>
    <w:rsid w:val="00A0798E"/>
    <w:rsid w:val="00A10676"/>
    <w:rsid w:val="00A109BD"/>
    <w:rsid w:val="00A11D3F"/>
    <w:rsid w:val="00A12072"/>
    <w:rsid w:val="00A162A5"/>
    <w:rsid w:val="00A17E91"/>
    <w:rsid w:val="00A314F0"/>
    <w:rsid w:val="00A35428"/>
    <w:rsid w:val="00A36D9A"/>
    <w:rsid w:val="00A40687"/>
    <w:rsid w:val="00A446F9"/>
    <w:rsid w:val="00A4719F"/>
    <w:rsid w:val="00A47453"/>
    <w:rsid w:val="00A47743"/>
    <w:rsid w:val="00A506F6"/>
    <w:rsid w:val="00A50E6F"/>
    <w:rsid w:val="00A53800"/>
    <w:rsid w:val="00A56BF0"/>
    <w:rsid w:val="00A64159"/>
    <w:rsid w:val="00A65828"/>
    <w:rsid w:val="00A70171"/>
    <w:rsid w:val="00A74405"/>
    <w:rsid w:val="00A81206"/>
    <w:rsid w:val="00A87599"/>
    <w:rsid w:val="00A937F0"/>
    <w:rsid w:val="00A940E9"/>
    <w:rsid w:val="00A94B7D"/>
    <w:rsid w:val="00A9605A"/>
    <w:rsid w:val="00AA1D4F"/>
    <w:rsid w:val="00AA392C"/>
    <w:rsid w:val="00AA4328"/>
    <w:rsid w:val="00AA7307"/>
    <w:rsid w:val="00AA7852"/>
    <w:rsid w:val="00AB0A54"/>
    <w:rsid w:val="00AB0D04"/>
    <w:rsid w:val="00AB1071"/>
    <w:rsid w:val="00AB242E"/>
    <w:rsid w:val="00AB6041"/>
    <w:rsid w:val="00AB7339"/>
    <w:rsid w:val="00AC13F1"/>
    <w:rsid w:val="00AC25A9"/>
    <w:rsid w:val="00AC376A"/>
    <w:rsid w:val="00AC5D18"/>
    <w:rsid w:val="00AD0D98"/>
    <w:rsid w:val="00AD19E4"/>
    <w:rsid w:val="00AD46A2"/>
    <w:rsid w:val="00B03D88"/>
    <w:rsid w:val="00B05416"/>
    <w:rsid w:val="00B05530"/>
    <w:rsid w:val="00B055DC"/>
    <w:rsid w:val="00B10704"/>
    <w:rsid w:val="00B15236"/>
    <w:rsid w:val="00B16415"/>
    <w:rsid w:val="00B17799"/>
    <w:rsid w:val="00B213BD"/>
    <w:rsid w:val="00B219F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30CA"/>
    <w:rsid w:val="00B65403"/>
    <w:rsid w:val="00B657B4"/>
    <w:rsid w:val="00B67D3F"/>
    <w:rsid w:val="00B743D4"/>
    <w:rsid w:val="00B77CFA"/>
    <w:rsid w:val="00B80788"/>
    <w:rsid w:val="00B842AE"/>
    <w:rsid w:val="00B86831"/>
    <w:rsid w:val="00B87E43"/>
    <w:rsid w:val="00B904CD"/>
    <w:rsid w:val="00B904F0"/>
    <w:rsid w:val="00B91B75"/>
    <w:rsid w:val="00B930E1"/>
    <w:rsid w:val="00B939F4"/>
    <w:rsid w:val="00BB2C97"/>
    <w:rsid w:val="00BB3941"/>
    <w:rsid w:val="00BB770B"/>
    <w:rsid w:val="00BC0911"/>
    <w:rsid w:val="00BC49B5"/>
    <w:rsid w:val="00BC4F8D"/>
    <w:rsid w:val="00BD0E89"/>
    <w:rsid w:val="00BD1D16"/>
    <w:rsid w:val="00BD6442"/>
    <w:rsid w:val="00BD654B"/>
    <w:rsid w:val="00BD7F9F"/>
    <w:rsid w:val="00BE1ADA"/>
    <w:rsid w:val="00BE57BC"/>
    <w:rsid w:val="00BE68B1"/>
    <w:rsid w:val="00BF22A6"/>
    <w:rsid w:val="00BF3BF0"/>
    <w:rsid w:val="00C00B6C"/>
    <w:rsid w:val="00C03DD5"/>
    <w:rsid w:val="00C04D6B"/>
    <w:rsid w:val="00C11F97"/>
    <w:rsid w:val="00C1259C"/>
    <w:rsid w:val="00C16AC2"/>
    <w:rsid w:val="00C21E4B"/>
    <w:rsid w:val="00C30AE6"/>
    <w:rsid w:val="00C32BC0"/>
    <w:rsid w:val="00C33163"/>
    <w:rsid w:val="00C33279"/>
    <w:rsid w:val="00C36F3D"/>
    <w:rsid w:val="00C43471"/>
    <w:rsid w:val="00C456DE"/>
    <w:rsid w:val="00C45B56"/>
    <w:rsid w:val="00C45E33"/>
    <w:rsid w:val="00C51021"/>
    <w:rsid w:val="00C52592"/>
    <w:rsid w:val="00C56919"/>
    <w:rsid w:val="00C602AF"/>
    <w:rsid w:val="00C61B9F"/>
    <w:rsid w:val="00C721B5"/>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374B"/>
    <w:rsid w:val="00CB5A4C"/>
    <w:rsid w:val="00CB6D39"/>
    <w:rsid w:val="00CB7B01"/>
    <w:rsid w:val="00CE2667"/>
    <w:rsid w:val="00CE586D"/>
    <w:rsid w:val="00CF02DB"/>
    <w:rsid w:val="00CF072C"/>
    <w:rsid w:val="00CF0FE2"/>
    <w:rsid w:val="00CF5D9B"/>
    <w:rsid w:val="00D03DAA"/>
    <w:rsid w:val="00D05DC7"/>
    <w:rsid w:val="00D0654D"/>
    <w:rsid w:val="00D07A18"/>
    <w:rsid w:val="00D20807"/>
    <w:rsid w:val="00D23145"/>
    <w:rsid w:val="00D27C79"/>
    <w:rsid w:val="00D35DA5"/>
    <w:rsid w:val="00D36924"/>
    <w:rsid w:val="00D378B4"/>
    <w:rsid w:val="00D41EDB"/>
    <w:rsid w:val="00D42024"/>
    <w:rsid w:val="00D453AC"/>
    <w:rsid w:val="00D45F1D"/>
    <w:rsid w:val="00D46654"/>
    <w:rsid w:val="00D500A5"/>
    <w:rsid w:val="00D53B18"/>
    <w:rsid w:val="00D55635"/>
    <w:rsid w:val="00D5751C"/>
    <w:rsid w:val="00D60E16"/>
    <w:rsid w:val="00D71A32"/>
    <w:rsid w:val="00D80962"/>
    <w:rsid w:val="00D815D8"/>
    <w:rsid w:val="00D8234D"/>
    <w:rsid w:val="00D84D4F"/>
    <w:rsid w:val="00D9550C"/>
    <w:rsid w:val="00DA181C"/>
    <w:rsid w:val="00DA2810"/>
    <w:rsid w:val="00DA4119"/>
    <w:rsid w:val="00DA6BB9"/>
    <w:rsid w:val="00DB08E5"/>
    <w:rsid w:val="00DB0992"/>
    <w:rsid w:val="00DB2679"/>
    <w:rsid w:val="00DB26B0"/>
    <w:rsid w:val="00DB3605"/>
    <w:rsid w:val="00DC13AE"/>
    <w:rsid w:val="00DC1D0D"/>
    <w:rsid w:val="00DD0D61"/>
    <w:rsid w:val="00DD2506"/>
    <w:rsid w:val="00DD5057"/>
    <w:rsid w:val="00DD5AD6"/>
    <w:rsid w:val="00DE08C4"/>
    <w:rsid w:val="00DE0DF4"/>
    <w:rsid w:val="00DE1874"/>
    <w:rsid w:val="00DF16A3"/>
    <w:rsid w:val="00DF217B"/>
    <w:rsid w:val="00DF6067"/>
    <w:rsid w:val="00DF6E06"/>
    <w:rsid w:val="00E05126"/>
    <w:rsid w:val="00E058B3"/>
    <w:rsid w:val="00E14A22"/>
    <w:rsid w:val="00E2014B"/>
    <w:rsid w:val="00E2236F"/>
    <w:rsid w:val="00E25782"/>
    <w:rsid w:val="00E2695F"/>
    <w:rsid w:val="00E27601"/>
    <w:rsid w:val="00E27E72"/>
    <w:rsid w:val="00E3559C"/>
    <w:rsid w:val="00E361E9"/>
    <w:rsid w:val="00E36B6E"/>
    <w:rsid w:val="00E36F1F"/>
    <w:rsid w:val="00E420B9"/>
    <w:rsid w:val="00E46B91"/>
    <w:rsid w:val="00E4789B"/>
    <w:rsid w:val="00E50F08"/>
    <w:rsid w:val="00E5259C"/>
    <w:rsid w:val="00E55E8B"/>
    <w:rsid w:val="00E6103C"/>
    <w:rsid w:val="00E65420"/>
    <w:rsid w:val="00E70CC0"/>
    <w:rsid w:val="00E80961"/>
    <w:rsid w:val="00E815AC"/>
    <w:rsid w:val="00E81B70"/>
    <w:rsid w:val="00E86AA3"/>
    <w:rsid w:val="00E87D6A"/>
    <w:rsid w:val="00E9045B"/>
    <w:rsid w:val="00E92495"/>
    <w:rsid w:val="00E95600"/>
    <w:rsid w:val="00E97A22"/>
    <w:rsid w:val="00E97DC5"/>
    <w:rsid w:val="00EA082D"/>
    <w:rsid w:val="00EA0850"/>
    <w:rsid w:val="00EA3B92"/>
    <w:rsid w:val="00EA434E"/>
    <w:rsid w:val="00EA5F6E"/>
    <w:rsid w:val="00EA7A5A"/>
    <w:rsid w:val="00EA7AE3"/>
    <w:rsid w:val="00EB0584"/>
    <w:rsid w:val="00EB1993"/>
    <w:rsid w:val="00EB1F37"/>
    <w:rsid w:val="00EB5564"/>
    <w:rsid w:val="00EB7E15"/>
    <w:rsid w:val="00EC30B6"/>
    <w:rsid w:val="00EC3252"/>
    <w:rsid w:val="00EC69CA"/>
    <w:rsid w:val="00EC75E7"/>
    <w:rsid w:val="00ED13DA"/>
    <w:rsid w:val="00ED60A3"/>
    <w:rsid w:val="00EE0E3F"/>
    <w:rsid w:val="00EE125C"/>
    <w:rsid w:val="00EE1E50"/>
    <w:rsid w:val="00EE65F1"/>
    <w:rsid w:val="00EF514B"/>
    <w:rsid w:val="00EF7787"/>
    <w:rsid w:val="00F00280"/>
    <w:rsid w:val="00F061E5"/>
    <w:rsid w:val="00F1035B"/>
    <w:rsid w:val="00F16574"/>
    <w:rsid w:val="00F2034F"/>
    <w:rsid w:val="00F21B87"/>
    <w:rsid w:val="00F241F2"/>
    <w:rsid w:val="00F24B63"/>
    <w:rsid w:val="00F24FC4"/>
    <w:rsid w:val="00F25550"/>
    <w:rsid w:val="00F266FF"/>
    <w:rsid w:val="00F27B62"/>
    <w:rsid w:val="00F35A05"/>
    <w:rsid w:val="00F40022"/>
    <w:rsid w:val="00F406C5"/>
    <w:rsid w:val="00F40D4B"/>
    <w:rsid w:val="00F43927"/>
    <w:rsid w:val="00F45528"/>
    <w:rsid w:val="00F46179"/>
    <w:rsid w:val="00F472C4"/>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0692"/>
    <w:rsid w:val="00F91C57"/>
    <w:rsid w:val="00F91F55"/>
    <w:rsid w:val="00F938C9"/>
    <w:rsid w:val="00F96079"/>
    <w:rsid w:val="00F972E9"/>
    <w:rsid w:val="00F97B2E"/>
    <w:rsid w:val="00FA0DD1"/>
    <w:rsid w:val="00FA4C14"/>
    <w:rsid w:val="00FA6630"/>
    <w:rsid w:val="00FA7274"/>
    <w:rsid w:val="00FB1C45"/>
    <w:rsid w:val="00FC03C1"/>
    <w:rsid w:val="00FC0DAF"/>
    <w:rsid w:val="00FC3060"/>
    <w:rsid w:val="00FC473B"/>
    <w:rsid w:val="00FC6194"/>
    <w:rsid w:val="00FC74A0"/>
    <w:rsid w:val="00FD17A0"/>
    <w:rsid w:val="00FD63DF"/>
    <w:rsid w:val="00FE429E"/>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E58"/>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 w:type="paragraph" w:styleId="Bibliography">
    <w:name w:val="Bibliography"/>
    <w:basedOn w:val="Normal"/>
    <w:next w:val="Normal"/>
    <w:uiPriority w:val="37"/>
    <w:unhideWhenUsed/>
    <w:rsid w:val="00B67D3F"/>
    <w:pPr>
      <w:tabs>
        <w:tab w:val="left" w:pos="380"/>
      </w:tabs>
      <w:spacing w:after="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34</Pages>
  <Words>50885</Words>
  <Characters>290049</Characters>
  <Application>Microsoft Office Word</Application>
  <DocSecurity>0</DocSecurity>
  <Lines>2417</Lines>
  <Paragraphs>680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15</cp:revision>
  <cp:lastPrinted>2025-09-24T23:34:00Z</cp:lastPrinted>
  <dcterms:created xsi:type="dcterms:W3CDTF">2025-10-17T15:56:00Z</dcterms:created>
  <dcterms:modified xsi:type="dcterms:W3CDTF">2025-10-17T17:56:00Z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zotero-version="7.0.26"&gt;&lt;session id="tZk1b2mV"/&gt;&lt;style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 name="delayCitationUpdates" value="true"/&gt;&lt;/prefs&gt;&lt;/data&gt;</vt:lpwstr>
  </property>
</Properties>
</file>