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73ADEA4F" w14:textId="08F96E16"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476BE72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3"/>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3"/>
      <w:r w:rsidR="002543CD">
        <w:rPr>
          <w:rStyle w:val="CommentReference"/>
        </w:rPr>
        <w:commentReference w:id="3"/>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del w:id="4" w:author="Hal Whitehead" w:date="2025-09-27T08:18:00Z" w16du:dateUtc="2025-09-27T11:18:00Z">
        <w:r w:rsidR="00B10704" w:rsidRPr="00207D2A" w:rsidDel="00764DF1">
          <w:delText xml:space="preserve"> </w:delText>
        </w:r>
      </w:del>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5"/>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5"/>
      <w:r w:rsidR="00D453AC">
        <w:rPr>
          <w:rStyle w:val="CommentReference"/>
        </w:rPr>
        <w:commentReference w:id="5"/>
      </w:r>
      <w:r w:rsidR="00D453AC">
        <w:t xml:space="preserve">. But, </w:t>
      </w:r>
      <w:commentRangeStart w:id="6"/>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6"/>
      <w:r w:rsidR="00D453AC">
        <w:rPr>
          <w:rStyle w:val="CommentReference"/>
        </w:rPr>
        <w:commentReference w:id="6"/>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commentRangeStart w:id="9"/>
      <w:r w:rsidR="00096326" w:rsidRPr="00207D2A">
        <w:t>relatively</w:t>
      </w:r>
      <w:r w:rsidR="009E712A">
        <w:t>/invasive</w:t>
      </w:r>
      <w:r w:rsidR="00096326" w:rsidRPr="00207D2A">
        <w:t xml:space="preserve">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commentRangeEnd w:id="9"/>
      <w:r w:rsidR="00CB5A4C">
        <w:rPr>
          <w:rStyle w:val="CommentReference"/>
        </w:rPr>
        <w:commentReference w:id="9"/>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2B4D1091"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t>
      </w:r>
      <w:r w:rsidR="008E3BC8" w:rsidRPr="00207D2A">
        <w:lastRenderedPageBreak/>
        <w:t>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44490E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10"/>
      <w:r w:rsidRPr="00207D2A">
        <w:t xml:space="preserve">individuals </w:t>
      </w:r>
      <w:r w:rsidR="001306CB">
        <w:t xml:space="preserve">are only feasible to track over a few days and </w:t>
      </w:r>
      <w:commentRangeEnd w:id="10"/>
      <w:r w:rsidR="001306CB">
        <w:rPr>
          <w:rStyle w:val="CommentReference"/>
        </w:rPr>
        <w:commentReference w:id="10"/>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1"/>
      <w:r w:rsidRPr="00207D2A">
        <w:t xml:space="preserve">; </w:t>
      </w:r>
      <w:r w:rsidR="00D46654">
        <w:t>immature bachelor</w:t>
      </w:r>
      <w:r w:rsidRPr="00207D2A">
        <w:t xml:space="preserve"> males </w:t>
      </w:r>
      <w:commentRangeEnd w:id="11"/>
      <w:r w:rsidR="001306CB">
        <w:rPr>
          <w:rStyle w:val="CommentReference"/>
        </w:rPr>
        <w:commentReference w:id="11"/>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2"/>
      <w:r w:rsidRPr="00207D2A">
        <w:t>. As the behaviours of mature females and immature males/females are shaped by different social and ecological processes</w:t>
      </w:r>
      <w:commentRangeEnd w:id="12"/>
      <w:r w:rsidR="001306CB">
        <w:rPr>
          <w:rStyle w:val="CommentReference"/>
        </w:rPr>
        <w:commentReference w:id="12"/>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76688C2E" w:rsidR="00941758" w:rsidRPr="00207D2A" w:rsidRDefault="001306CB" w:rsidP="00941758">
      <w:r>
        <w:t>I</w:t>
      </w:r>
      <w:commentRangeStart w:id="13"/>
      <w:r>
        <w:t>nformed by age and sex specific morphological data</w:t>
      </w:r>
      <w:commentRangeEnd w:id="13"/>
      <w:r>
        <w:rPr>
          <w:rStyle w:val="CommentReference"/>
        </w:rPr>
        <w:commentReference w:id="13"/>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4"/>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5"/>
      <w:commentRangeStart w:id="16"/>
      <w:commentRangeStart w:id="17"/>
      <w:r w:rsidR="00DB2679" w:rsidRPr="00207D2A">
        <w:t>larger nos</w:t>
      </w:r>
      <w:r w:rsidR="000D38CB" w:rsidRPr="00207D2A">
        <w:t>e</w:t>
      </w:r>
      <w:commentRangeEnd w:id="15"/>
      <w:r w:rsidR="00B46BCD">
        <w:rPr>
          <w:rStyle w:val="CommentReference"/>
        </w:rPr>
        <w:commentReference w:id="15"/>
      </w:r>
      <w:commentRangeEnd w:id="16"/>
      <w:r w:rsidR="004D6EE1">
        <w:rPr>
          <w:rStyle w:val="CommentReference"/>
        </w:rPr>
        <w:commentReference w:id="16"/>
      </w:r>
      <w:commentRangeEnd w:id="17"/>
      <w:r w:rsidR="00B842AE">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w:t>
      </w:r>
      <w:commentRangeStart w:id="18"/>
      <w:r w:rsidR="00427786">
        <w:t>(Box 1)</w:t>
      </w:r>
      <w:commentRangeStart w:id="19"/>
      <w:r w:rsidR="00C807BA" w:rsidRPr="00207D2A">
        <w:t xml:space="preserve">. </w:t>
      </w:r>
      <w:commentRangeEnd w:id="19"/>
      <w:r w:rsidR="00E55E8B" w:rsidRPr="00207D2A">
        <w:rPr>
          <w:rStyle w:val="CommentReference"/>
        </w:rPr>
        <w:commentReference w:id="19"/>
      </w:r>
      <w:commentRangeEnd w:id="18"/>
      <w:r w:rsidR="00B842AE">
        <w:rPr>
          <w:rStyle w:val="CommentReference"/>
        </w:rPr>
        <w:commentReference w:id="18"/>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w:t>
      </w:r>
      <w:r w:rsidR="00941758" w:rsidRPr="00207D2A">
        <w:lastRenderedPageBreak/>
        <w:t xml:space="preserve">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4"/>
      <w:r>
        <w:rPr>
          <w:rStyle w:val="CommentReference"/>
        </w:rPr>
        <w:commentReference w:id="14"/>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0" w:name="_Toc201083897"/>
      <w:r w:rsidRPr="00207D2A">
        <w:rPr>
          <w:rFonts w:cs="Times New Roman"/>
        </w:rPr>
        <w:t>2 | METHODS</w:t>
      </w:r>
      <w:bookmarkEnd w:id="20"/>
    </w:p>
    <w:p w14:paraId="39B141C3" w14:textId="77777777" w:rsidR="00862972" w:rsidRPr="00207D2A" w:rsidRDefault="00862972" w:rsidP="00EA7AE3">
      <w:pPr>
        <w:pStyle w:val="Heading3"/>
        <w:rPr>
          <w:rFonts w:cs="Times New Roman"/>
        </w:rPr>
      </w:pPr>
      <w:bookmarkStart w:id="21" w:name="_Toc201083898"/>
      <w:r w:rsidRPr="00207D2A">
        <w:rPr>
          <w:rFonts w:cs="Times New Roman"/>
        </w:rPr>
        <w:t>2.1 | Data Collection</w:t>
      </w:r>
      <w:bookmarkEnd w:id="21"/>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2"/>
      <w:r w:rsidRPr="00207D2A">
        <w:t>(</w:t>
      </w:r>
      <w:r w:rsidR="00D20807" w:rsidRPr="00207D2A">
        <w:t xml:space="preserve">Galápagos National Park </w:t>
      </w:r>
      <w:r w:rsidRPr="00207D2A">
        <w:t>research permit No. PC-86-22</w:t>
      </w:r>
      <w:commentRangeEnd w:id="22"/>
      <w:r w:rsidR="00EA082D" w:rsidRPr="00207D2A">
        <w:rPr>
          <w:rStyle w:val="CommentReference"/>
        </w:rPr>
        <w:commentReference w:id="22"/>
      </w:r>
      <w:r w:rsidRPr="00207D2A">
        <w:t xml:space="preserve">). </w:t>
      </w:r>
      <w:commentRangeStart w:id="23"/>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3"/>
      <w:r w:rsidR="00C1259C">
        <w:rPr>
          <w:rStyle w:val="CommentReference"/>
        </w:rPr>
        <w:commentReference w:id="23"/>
      </w:r>
      <w:r w:rsidRPr="00207D2A">
        <w:t xml:space="preserve">. When we encountered groups of females and juveniles, we followed them for as long as possible at a </w:t>
      </w:r>
      <w:commentRangeStart w:id="24"/>
      <w:r w:rsidRPr="00207D2A">
        <w:t>cautious</w:t>
      </w:r>
      <w:commentRangeEnd w:id="24"/>
      <w:r w:rsidR="00C1259C">
        <w:rPr>
          <w:rStyle w:val="CommentReference"/>
        </w:rPr>
        <w:commentReference w:id="24"/>
      </w:r>
      <w:r w:rsidRPr="00207D2A">
        <w:t xml:space="preserve"> distance</w:t>
      </w:r>
      <w:r w:rsidR="004D6EE1">
        <w:t xml:space="preserve"> (c.a. 50 m)</w:t>
      </w:r>
      <w:r w:rsidRPr="00207D2A">
        <w:t xml:space="preserve"> to collect behavioural, acoustic, and photo-identification data. </w:t>
      </w:r>
    </w:p>
    <w:p w14:paraId="6007BE96" w14:textId="1095E87D" w:rsidR="00862972" w:rsidRDefault="00862972" w:rsidP="00862972">
      <w:r w:rsidRPr="00207D2A">
        <w:t xml:space="preserve">If conditions were adequate (windspeed &lt; 10 kt and no rain), we conducted 1 – 2 hour </w:t>
      </w:r>
      <w:commentRangeStart w:id="25"/>
      <w:r w:rsidRPr="00207D2A">
        <w:t>flight sessions</w:t>
      </w:r>
      <w:r w:rsidR="00037DCB">
        <w:t>, composed by a series of consecutive flights,</w:t>
      </w:r>
      <w:r w:rsidRPr="00207D2A">
        <w:t xml:space="preserve"> </w:t>
      </w:r>
      <w:commentRangeEnd w:id="25"/>
      <w:r w:rsidR="00C1259C">
        <w:rPr>
          <w:rStyle w:val="CommentReference"/>
        </w:rPr>
        <w:commentReference w:id="25"/>
      </w:r>
      <w:r w:rsidRPr="00207D2A">
        <w:t xml:space="preserve">using a DJI Mini 2 drone (249 g) equipped with propeller guards and landing gear. We conducted sessions </w:t>
      </w:r>
      <w:commentRangeStart w:id="26"/>
      <w:r w:rsidRPr="00207D2A">
        <w:t>when glare</w:t>
      </w:r>
      <w:r w:rsidR="00037DCB">
        <w:t xml:space="preserve"> from direct sunlight</w:t>
      </w:r>
      <w:r w:rsidRPr="00207D2A">
        <w:t xml:space="preserve"> </w:t>
      </w:r>
      <w:r w:rsidR="00D0654D">
        <w:t>on</w:t>
      </w:r>
      <w:r w:rsidRPr="00207D2A">
        <w:t xml:space="preserve"> the water interfered the least with visibility</w:t>
      </w:r>
      <w:commentRangeEnd w:id="26"/>
      <w:r w:rsidR="00C1259C">
        <w:rPr>
          <w:rStyle w:val="CommentReference"/>
        </w:rPr>
        <w:commentReference w:id="26"/>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3840 x 2160 px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27" w:name="_Toc201083899"/>
      <w:r w:rsidRPr="00207D2A">
        <w:rPr>
          <w:rFonts w:cs="Times New Roman"/>
        </w:rPr>
        <w:t>2.2 | Morphometric measurements</w:t>
      </w:r>
      <w:bookmarkEnd w:id="27"/>
    </w:p>
    <w:p w14:paraId="15D81402" w14:textId="77777777" w:rsidR="00862972" w:rsidRPr="00207D2A" w:rsidRDefault="00862972" w:rsidP="00EA7AE3">
      <w:pPr>
        <w:pStyle w:val="Heading4"/>
        <w:rPr>
          <w:rFonts w:cs="Times New Roman"/>
        </w:rPr>
      </w:pPr>
      <w:bookmarkStart w:id="28" w:name="_Ref192584273"/>
      <w:r w:rsidRPr="00207D2A">
        <w:rPr>
          <w:rFonts w:cs="Times New Roman"/>
        </w:rPr>
        <w:t xml:space="preserve">2.2.1 | </w:t>
      </w:r>
      <w:bookmarkEnd w:id="28"/>
      <w:r w:rsidRPr="00207D2A">
        <w:rPr>
          <w:rFonts w:cs="Times New Roman"/>
        </w:rPr>
        <w:t>Estimating and correcting measurement error</w:t>
      </w:r>
    </w:p>
    <w:p w14:paraId="0DA1BC33" w14:textId="7228350C" w:rsidR="00C45E33" w:rsidRPr="00207D2A" w:rsidRDefault="00862972" w:rsidP="00862972">
      <w:commentRangeStart w:id="29"/>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764DF1">
        <w:rPr>
          <w:rPrChange w:id="30" w:author="Hal Whitehead" w:date="2025-09-27T08:17:00Z" w16du:dateUtc="2025-09-27T11:17:00Z">
            <w:rPr>
              <w:lang w:val="fr-FR"/>
            </w:rPr>
          </w:rPrChange>
        </w:rPr>
        <w:t xml:space="preserve">. </w:t>
      </w:r>
      <w:r w:rsidR="00EC30B6" w:rsidRPr="00B67D3F">
        <w:t xml:space="preserve">Our </w:t>
      </w:r>
      <w:r w:rsidR="00EC30B6" w:rsidRPr="00B67D3F">
        <w:lastRenderedPageBreak/>
        <w:t xml:space="preserve">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31"/>
      <w:commentRangeStart w:id="32"/>
      <w:r w:rsidR="00876D20">
        <w:t>were largely unsuccessful</w:t>
      </w:r>
      <w:commentRangeEnd w:id="31"/>
      <w:r w:rsidR="00876D20">
        <w:rPr>
          <w:rStyle w:val="CommentReference"/>
        </w:rPr>
        <w:commentReference w:id="31"/>
      </w:r>
      <w:commentRangeEnd w:id="32"/>
      <w:r w:rsidR="00037DCB">
        <w:rPr>
          <w:rStyle w:val="CommentReference"/>
        </w:rPr>
        <w:commentReference w:id="32"/>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29"/>
      <w:r w:rsidR="00876D20">
        <w:rPr>
          <w:rStyle w:val="CommentReference"/>
        </w:rPr>
        <w:commentReference w:id="29"/>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We used MorphoMetriX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lastRenderedPageBreak/>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33"/>
      <w:r w:rsidRPr="00207D2A">
        <w:rPr>
          <w:rFonts w:eastAsiaTheme="minorEastAsia"/>
        </w:rPr>
        <w:t xml:space="preserve">scaling </w:t>
      </w:r>
      <w:commentRangeEnd w:id="33"/>
      <w:r w:rsidR="00876D20">
        <w:rPr>
          <w:rStyle w:val="CommentReference"/>
        </w:rPr>
        <w:commentReference w:id="33"/>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6A8575F"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34"/>
      <w:r w:rsidR="00DB08E5" w:rsidRPr="00207D2A">
        <w:rPr>
          <w:rFonts w:eastAsiaTheme="minorEastAsia"/>
        </w:rPr>
        <w:t xml:space="preserve">a negligible effect on measurement error. </w:t>
      </w:r>
      <w:commentRangeEnd w:id="34"/>
      <w:r w:rsidR="00D0654D">
        <w:rPr>
          <w:rStyle w:val="CommentReference"/>
        </w:rPr>
        <w:commentReference w:id="34"/>
      </w:r>
      <w:r w:rsidR="00FA4C14">
        <w:rPr>
          <w:rFonts w:eastAsiaTheme="minorEastAsia"/>
        </w:rPr>
        <w:t xml:space="preserve">This likely results from our study area being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35"/>
      <w:r w:rsidRPr="00207D2A">
        <w:t>a scale of 0 – 8, with 0 being high quality and 8 being low quality</w:t>
      </w:r>
      <w:commentRangeEnd w:id="35"/>
      <w:r w:rsidR="00876D20">
        <w:rPr>
          <w:rStyle w:val="CommentReference"/>
        </w:rPr>
        <w:commentReference w:id="35"/>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xml:space="preserve">. We selected frames </w:t>
      </w:r>
      <w:r w:rsidRPr="00207D2A">
        <w:lastRenderedPageBreak/>
        <w:t>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36"/>
      <w:r w:rsidR="00876D20">
        <w:t>W</w:t>
      </w:r>
      <w:r w:rsidR="002E01B8" w:rsidRPr="00207D2A">
        <w:t>e</w:t>
      </w:r>
      <w:commentRangeEnd w:id="36"/>
      <w:r w:rsidR="00D0654D">
        <w:rPr>
          <w:rStyle w:val="CommentReference"/>
        </w:rPr>
        <w:commentReference w:id="36"/>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37"/>
      <w:r w:rsidR="00862972" w:rsidRPr="00207D2A">
        <w:t xml:space="preserve"> (</w:t>
      </w:r>
      <w:r w:rsidR="003729E9" w:rsidRPr="00207D2A">
        <w:rPr>
          <w:i/>
          <w:iCs/>
        </w:rPr>
        <w:t>Sn</w:t>
      </w:r>
      <w:r w:rsidR="00862972" w:rsidRPr="00207D2A">
        <w:rPr>
          <w:i/>
          <w:iCs/>
        </w:rPr>
        <w:t>F</w:t>
      </w:r>
      <w:r w:rsidR="00862972" w:rsidRPr="00207D2A">
        <w:t xml:space="preserve">) </w:t>
      </w:r>
      <w:commentRangeEnd w:id="37"/>
      <w:r w:rsidR="00323AC6">
        <w:rPr>
          <w:rStyle w:val="CommentReference"/>
        </w:rPr>
        <w:commentReference w:id="37"/>
      </w:r>
      <w:r w:rsidR="00862972" w:rsidRPr="00207D2A">
        <w:t xml:space="preserve">and </w:t>
      </w:r>
      <w:r w:rsidR="003729E9" w:rsidRPr="00207D2A">
        <w:t>snout</w:t>
      </w:r>
      <w:r w:rsidR="00862972" w:rsidRPr="00207D2A">
        <w:t>-to-dorsal</w:t>
      </w:r>
      <w:r w:rsidR="003C5F32" w:rsidRPr="00207D2A">
        <w:t>-</w:t>
      </w:r>
      <w:r w:rsidR="00862972" w:rsidRPr="00207D2A">
        <w:t>fin length (</w:t>
      </w:r>
      <w:r w:rsidR="003729E9" w:rsidRPr="00207D2A">
        <w:rPr>
          <w:i/>
          <w:iCs/>
        </w:rPr>
        <w:t>Sn</w:t>
      </w:r>
      <w:r w:rsidR="00862972" w:rsidRPr="00207D2A">
        <w:rPr>
          <w:i/>
          <w:iCs/>
        </w:rPr>
        <w:t>D</w:t>
      </w:r>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38"/>
      <w:r w:rsidR="00583D2A" w:rsidRPr="00207D2A">
        <w:t>piecewise</w:t>
      </w:r>
      <w:commentRangeEnd w:id="38"/>
      <w:r w:rsidR="003C5F32" w:rsidRPr="00207D2A">
        <w:rPr>
          <w:rStyle w:val="CommentReference"/>
        </w:rPr>
        <w:commentReference w:id="3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r w:rsidR="00D03DAA" w:rsidRPr="00207D2A">
        <w:rPr>
          <w:i/>
          <w:iCs/>
        </w:rPr>
        <w:t>SnF</w:t>
      </w:r>
      <w:r w:rsidR="00D03DAA" w:rsidRPr="00207D2A">
        <w:t xml:space="preserve"> was measured from the snout to the transversal intersection of the </w:t>
      </w:r>
      <w:commentRangeStart w:id="39"/>
      <w:r w:rsidR="00323AC6">
        <w:t xml:space="preserve">anterior </w:t>
      </w:r>
      <w:commentRangeEnd w:id="39"/>
      <w:r w:rsidR="00323AC6">
        <w:rPr>
          <w:rStyle w:val="CommentReference"/>
        </w:rPr>
        <w:commentReference w:id="39"/>
      </w:r>
      <w:r w:rsidR="00D03DAA" w:rsidRPr="00207D2A">
        <w:t>base of the flippers with the spine</w:t>
      </w:r>
      <w:r w:rsidR="004B1854">
        <w:t xml:space="preserve"> (when at least one flipper was visible)</w:t>
      </w:r>
      <w:r w:rsidR="00B23C72" w:rsidRPr="00207D2A">
        <w:t>,</w:t>
      </w:r>
      <w:r w:rsidR="00D03DAA" w:rsidRPr="00207D2A">
        <w:t xml:space="preserve"> and </w:t>
      </w:r>
      <w:r w:rsidR="00D03DAA" w:rsidRPr="00207D2A">
        <w:rPr>
          <w:i/>
          <w:iCs/>
        </w:rPr>
        <w:t>SnD</w:t>
      </w:r>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r w:rsidR="000851A3" w:rsidRPr="00207D2A">
        <w:rPr>
          <w:i/>
          <w:iCs/>
        </w:rPr>
        <w:t>SnF</w:t>
      </w:r>
      <w:r w:rsidR="000851A3" w:rsidRPr="00207D2A">
        <w:t xml:space="preserve"> or </w:t>
      </w:r>
      <w:r w:rsidR="000851A3" w:rsidRPr="00207D2A">
        <w:rPr>
          <w:i/>
          <w:iCs/>
        </w:rPr>
        <w:t>SnD</w:t>
      </w:r>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r w:rsidRPr="00207D2A">
        <w:rPr>
          <w:i/>
          <w:iCs/>
        </w:rPr>
        <w:t>SnD</w:t>
      </w:r>
      <w:r w:rsidRPr="00207D2A">
        <w:t xml:space="preserve"> and </w:t>
      </w:r>
      <w:r w:rsidRPr="00207D2A">
        <w:rPr>
          <w:i/>
          <w:iCs/>
        </w:rPr>
        <w:t>SnF</w:t>
      </w:r>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r w:rsidR="00EC69CA" w:rsidRPr="00207D2A">
        <w:rPr>
          <w:i/>
          <w:iCs/>
        </w:rPr>
        <w:t>SnF</w:t>
      </w:r>
      <w:r w:rsidR="00EC69CA" w:rsidRPr="00207D2A">
        <w:t xml:space="preserve">. </w:t>
      </w:r>
      <w:r w:rsidRPr="00207D2A">
        <w:rPr>
          <w:i/>
          <w:iCs/>
        </w:rPr>
        <w:t xml:space="preserve">SnD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40"/>
      <w:commentRangeStart w:id="41"/>
      <w:r w:rsidR="00137A4D" w:rsidRPr="00207D2A">
        <w:t>light and water conditions</w:t>
      </w:r>
      <w:commentRangeEnd w:id="40"/>
      <w:r w:rsidR="00323AC6">
        <w:rPr>
          <w:rStyle w:val="CommentReference"/>
        </w:rPr>
        <w:commentReference w:id="40"/>
      </w:r>
      <w:commentRangeEnd w:id="41"/>
      <w:r w:rsidR="004B1854">
        <w:rPr>
          <w:rStyle w:val="CommentReference"/>
        </w:rPr>
        <w:commentReference w:id="4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42"/>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commentRangeEnd w:id="42"/>
      <w:r w:rsidR="00323AC6">
        <w:rPr>
          <w:rStyle w:val="CommentReference"/>
          <w:i w:val="0"/>
          <w:iCs w:val="0"/>
          <w:color w:val="auto"/>
        </w:rPr>
        <w:commentReference w:id="4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D</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F</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43"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43"/>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F172AB8"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44"/>
              <w:commentRangeEnd w:id="44"/>
              <m:r>
                <m:rPr>
                  <m:sty m:val="p"/>
                </m:rPr>
                <w:rPr>
                  <w:rStyle w:val="CommentReference"/>
                  <w:rFonts w:ascii="Cambria Math" w:hAnsi="Cambria Math"/>
                </w:rPr>
                <w:commentReference w:id="44"/>
              </m:r>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commentRangeStart w:id="45"/>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w:commentRangeEnd w:id="45"/>
          <m:r>
            <m:rPr>
              <m:sty m:val="p"/>
            </m:rPr>
            <w:rPr>
              <w:rStyle w:val="CommentReference"/>
            </w:rPr>
            <w:commentReference w:id="45"/>
          </m:r>
        </m:oMath>
      </m:oMathPara>
    </w:p>
    <w:p w14:paraId="578E510C" w14:textId="77777777" w:rsidR="00B03D88" w:rsidRPr="009E712A" w:rsidRDefault="00B03D88" w:rsidP="00862972">
      <w:pPr>
        <w:rPr>
          <w:rFonts w:eastAsiaTheme="minorEastAsia"/>
        </w:rPr>
      </w:pPr>
    </w:p>
    <w:p w14:paraId="2DC89E0A" w14:textId="5594EAA3"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ins w:id="46" w:author="Hal Whitehead" w:date="2025-09-27T10:06:00Z" w16du:dateUtc="2025-09-27T13:06:00Z">
        <w:r w:rsidR="000766B8">
          <w:rPr>
            <w:rFonts w:eastAsiaTheme="minorEastAsia"/>
          </w:rPr>
          <w:t xml:space="preserve"> </w:t>
        </w:r>
      </w:ins>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6C28CD15" w:rsidR="00605798" w:rsidRPr="009E47FF" w:rsidRDefault="00862972" w:rsidP="00862972">
      <w:r w:rsidRPr="00207D2A">
        <w:t xml:space="preserve">We </w:t>
      </w:r>
      <w:r w:rsidR="005C6869">
        <w:t>found</w:t>
      </w:r>
      <w:r w:rsidRPr="00207D2A">
        <w:t xml:space="preserve"> the parameter values for </w:t>
      </w:r>
      <w:r w:rsidRPr="00207D2A">
        <w:rPr>
          <w:i/>
          <w:iCs/>
        </w:rPr>
        <w:t>max</w:t>
      </w:r>
      <w:r w:rsidRPr="00207D2A">
        <w:rPr>
          <w:i/>
          <w:iCs/>
          <w:vertAlign w:val="subscript"/>
        </w:rPr>
        <w:t>F</w:t>
      </w:r>
      <w:r w:rsidRPr="00207D2A">
        <w:rPr>
          <w:i/>
          <w:iCs/>
        </w:rPr>
        <w:t>, fr, max</w:t>
      </w:r>
      <w:r w:rsidRPr="00207D2A">
        <w:rPr>
          <w:i/>
          <w:iCs/>
          <w:vertAlign w:val="subscript"/>
        </w:rPr>
        <w:t>M</w:t>
      </w:r>
      <w:r w:rsidRPr="00207D2A">
        <w:rPr>
          <w:i/>
          <w:iCs/>
        </w:rPr>
        <w:t xml:space="preserve">, </w:t>
      </w:r>
      <w:r w:rsidRPr="00207D2A">
        <w:t xml:space="preserve">and </w:t>
      </w:r>
      <w:r w:rsidRPr="00207D2A">
        <w:rPr>
          <w:i/>
          <w:iCs/>
        </w:rPr>
        <w:t xml:space="preserve">mr </w:t>
      </w:r>
      <w:r w:rsidRPr="00207D2A">
        <w:t xml:space="preserve">that minimized the total sum-of-squares given our data, using the </w:t>
      </w:r>
      <w:r w:rsidRPr="00207D2A">
        <w:rPr>
          <w:i/>
          <w:iCs/>
        </w:rPr>
        <w:t>optim</w:t>
      </w:r>
      <w:r w:rsidRPr="00207D2A">
        <w:t xml:space="preserve"> function with </w:t>
      </w:r>
      <w:r w:rsidRPr="009E712A">
        <w:t>the</w:t>
      </w:r>
      <w:commentRangeStart w:id="47"/>
      <w:r w:rsidRPr="009E712A">
        <w:t xml:space="preserve"> </w:t>
      </w:r>
      <w:r w:rsidR="009E712A">
        <w:t>Broyden-Fletcher-Goldfarb-Shanno (</w:t>
      </w:r>
      <w:r w:rsidR="009E47FF" w:rsidRPr="009E712A">
        <w:t>BFGS</w:t>
      </w:r>
      <w:r w:rsidR="009E712A">
        <w:t>)</w:t>
      </w:r>
      <w:r w:rsidR="009E47FF" w:rsidRPr="009E712A">
        <w:t xml:space="preserve"> </w:t>
      </w:r>
      <w:commentRangeEnd w:id="47"/>
      <w:r w:rsidR="00D60E16" w:rsidRPr="009E712A">
        <w:rPr>
          <w:rStyle w:val="CommentReference"/>
        </w:rPr>
        <w:commentReference w:id="47"/>
      </w:r>
      <w:r w:rsidR="009E47FF" w:rsidRPr="009E712A">
        <w:t xml:space="preserve">optimizing </w:t>
      </w:r>
      <w:r w:rsidRPr="009E712A">
        <w:t>algorithm in base R</w:t>
      </w:r>
      <w:r w:rsidRPr="009E712A">
        <w:fldChar w:fldCharType="begin"/>
      </w:r>
      <w:r w:rsidR="00A40687" w:rsidRPr="009E712A">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164AF4" w:rsidRPr="009E712A">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commentRangeStart w:id="48"/>
      <w:r w:rsidR="009E47FF" w:rsidRPr="009E712A">
        <w:rPr>
          <w:i/>
          <w:iCs/>
        </w:rPr>
        <w:t xml:space="preserve">mr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commentRangeEnd w:id="48"/>
      <w:r w:rsidR="00D60E16" w:rsidRPr="009E712A">
        <w:rPr>
          <w:rStyle w:val="CommentReference"/>
        </w:rPr>
        <w:commentReference w:id="48"/>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49"/>
              <w:commentRangeEnd w:id="49"/>
              <m:r>
                <m:rPr>
                  <m:sty m:val="p"/>
                </m:rPr>
                <w:rPr>
                  <w:rStyle w:val="CommentReference"/>
                  <w:rFonts w:ascii="Cambria Math" w:hAnsi="Cambria Math"/>
                </w:rPr>
                <w:commentReference w:id="49"/>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r w:rsidRPr="00207D2A">
        <w:rPr>
          <w:rFonts w:eastAsiaTheme="minorEastAsia"/>
          <w:i/>
          <w:iCs/>
        </w:rPr>
        <w:t>res</w:t>
      </w:r>
      <w:r w:rsidRPr="00207D2A">
        <w:rPr>
          <w:rFonts w:eastAsiaTheme="minorEastAsia"/>
          <w:i/>
          <w:iCs/>
          <w:vertAlign w:val="subscript"/>
        </w:rPr>
        <w:t>fi</w:t>
      </w:r>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CB0CBFA"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40687" w:rsidRPr="009E712A">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50"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50"/>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5B98CB9B"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41331BC8" w:rsidR="00221C23" w:rsidRDefault="00FA0DD1" w:rsidP="00B904F0">
      <w:commentRangeStart w:id="51"/>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20338D">
        <w:t xml:space="preserve"> </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51"/>
      <w:r w:rsidR="00F00280">
        <w:rPr>
          <w:rStyle w:val="CommentReference"/>
        </w:rPr>
        <w:commentReference w:id="51"/>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Zenmuse X5S micro four-thirds camera with Olympus M.Zuiko lens. UAV altitude measurements were obtained through laser altimetry using </w:t>
      </w:r>
      <w:r w:rsidR="005C2821">
        <w:t>a</w:t>
      </w:r>
      <w:r w:rsidR="00D53B18">
        <w:t xml:space="preserve"> LidarBoX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52" w:name="_Toc201083901"/>
      <w:r w:rsidRPr="00207D2A">
        <w:rPr>
          <w:rFonts w:cs="Times New Roman"/>
        </w:rPr>
        <w:t xml:space="preserve">3. </w:t>
      </w:r>
      <w:bookmarkEnd w:id="52"/>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53"/>
      <w:r w:rsidRPr="00207D2A">
        <w:t xml:space="preserve">18 days </w:t>
      </w:r>
      <w:r w:rsidR="00B624C8" w:rsidRPr="00207D2A">
        <w:t>in the field</w:t>
      </w:r>
      <w:commentRangeEnd w:id="53"/>
      <w:r w:rsidR="00F00280">
        <w:rPr>
          <w:rStyle w:val="CommentReference"/>
        </w:rPr>
        <w:commentReference w:id="53"/>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54"/>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54"/>
      <w:r w:rsidR="005E0FA5" w:rsidRPr="00207D2A">
        <w:rPr>
          <w:rStyle w:val="CommentReference"/>
        </w:rPr>
        <w:commentReference w:id="54"/>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55" w:name="_Ref201088861"/>
      <w:commentRangeStart w:id="56"/>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55"/>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56"/>
      <w:r w:rsidR="008A227A" w:rsidRPr="00207D2A">
        <w:rPr>
          <w:rStyle w:val="CommentReference"/>
          <w:i w:val="0"/>
          <w:iCs w:val="0"/>
          <w:color w:val="auto"/>
        </w:rPr>
        <w:commentReference w:id="56"/>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commentRangeStart w:id="57"/>
      <w:r w:rsidR="00E27601" w:rsidRPr="00207D2A">
        <w:t>(</w:t>
      </w:r>
      <w:r w:rsidR="00E27601" w:rsidRPr="00B67D3F">
        <w:t>SD =</w:t>
      </w:r>
      <w:r w:rsidR="00C51021">
        <w:t>2.12%</w:t>
      </w:r>
      <w:r w:rsidR="00E27601" w:rsidRPr="00207D2A">
        <w:t>)</w:t>
      </w:r>
      <w:r w:rsidR="00E05126" w:rsidRPr="00207D2A">
        <w:t>.</w:t>
      </w:r>
      <w:commentRangeEnd w:id="57"/>
      <w:r w:rsidR="00AD46A2">
        <w:rPr>
          <w:rStyle w:val="CommentReference"/>
        </w:rPr>
        <w:commentReference w:id="57"/>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58" w:name="_Ref203040586"/>
      <w:commentRangeStart w:id="59"/>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58"/>
      <w:r w:rsidRPr="00B67D3F">
        <w:rPr>
          <w:rFonts w:eastAsiaTheme="minorHAnsi" w:cs="Times New Roman"/>
          <w:b/>
          <w:bCs/>
          <w:sz w:val="18"/>
          <w:szCs w:val="18"/>
        </w:rPr>
        <w:t>.</w:t>
      </w:r>
      <w:r w:rsidRPr="00B67D3F">
        <w:rPr>
          <w:rFonts w:eastAsiaTheme="minorHAnsi" w:cs="Times New Roman"/>
          <w:sz w:val="18"/>
          <w:szCs w:val="18"/>
        </w:rPr>
        <w:t xml:space="preserve"> </w:t>
      </w:r>
      <w:bookmarkStart w:id="60"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61"/>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60"/>
      <w:commentRangeEnd w:id="61"/>
      <w:r w:rsidR="00B46BCD">
        <w:rPr>
          <w:rStyle w:val="CommentReference"/>
          <w:rFonts w:eastAsiaTheme="minorHAnsi" w:cs="Times New Roman"/>
          <w:i w:val="0"/>
          <w:iCs w:val="0"/>
        </w:rPr>
        <w:commentReference w:id="61"/>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62"/>
      <w:commentRangeEnd w:id="62"/>
      <w:r w:rsidRPr="00207D2A">
        <w:rPr>
          <w:rStyle w:val="CommentReference"/>
          <w:i w:val="0"/>
          <w:iCs w:val="0"/>
        </w:rPr>
        <w:commentReference w:id="62"/>
      </w:r>
      <w:commentRangeEnd w:id="59"/>
      <w:r w:rsidR="00723C89" w:rsidRPr="00207D2A">
        <w:rPr>
          <w:rStyle w:val="CommentReference"/>
          <w:i w:val="0"/>
          <w:iCs w:val="0"/>
        </w:rPr>
        <w:commentReference w:id="59"/>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63"/>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63"/>
      <w:r>
        <w:rPr>
          <w:rStyle w:val="CommentReference"/>
        </w:rPr>
        <w:commentReference w:id="63"/>
      </w:r>
      <w:r w:rsidR="00FC74A0" w:rsidRPr="00207D2A">
        <w:t xml:space="preserve">Optimal </w:t>
      </w:r>
      <w:r w:rsidR="008732DD" w:rsidRPr="00207D2A">
        <w:rPr>
          <w:i/>
          <w:iCs/>
        </w:rPr>
        <w:t>f</w:t>
      </w:r>
      <w:r w:rsidR="00583D2A" w:rsidRPr="00207D2A">
        <w:rPr>
          <w:i/>
          <w:iCs/>
        </w:rPr>
        <w:t xml:space="preserve">r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r w:rsidR="00583D2A" w:rsidRPr="00207D2A">
        <w:rPr>
          <w:i/>
          <w:iCs/>
        </w:rPr>
        <w:t>max</w:t>
      </w:r>
      <w:r w:rsidR="00583D2A" w:rsidRPr="00207D2A">
        <w:rPr>
          <w:i/>
          <w:iCs/>
          <w:vertAlign w:val="subscript"/>
        </w:rPr>
        <w:t xml:space="preserve">f  </w:t>
      </w:r>
      <w:r w:rsidR="00583D2A" w:rsidRPr="00207D2A">
        <w:t xml:space="preserve">and </w:t>
      </w:r>
      <w:r w:rsidR="00583D2A" w:rsidRPr="00207D2A">
        <w:rPr>
          <w:i/>
          <w:iCs/>
        </w:rPr>
        <w:t>max</w:t>
      </w:r>
      <w:r w:rsidR="00583D2A" w:rsidRPr="00207D2A">
        <w:rPr>
          <w:i/>
          <w:iCs/>
          <w:vertAlign w:val="subscript"/>
        </w:rPr>
        <w:t>m</w:t>
      </w:r>
      <w:r w:rsidR="00583D2A" w:rsidRPr="00207D2A">
        <w:t xml:space="preserve">) were </w:t>
      </w:r>
      <w:r w:rsidR="00AB1071" w:rsidRPr="00207D2A">
        <w:t>less variable</w:t>
      </w:r>
      <w:r w:rsidR="00583D2A" w:rsidRPr="00207D2A">
        <w:t xml:space="preserve"> than growth parameters (</w:t>
      </w:r>
      <w:r w:rsidR="00583D2A" w:rsidRPr="00207D2A">
        <w:rPr>
          <w:i/>
          <w:iCs/>
        </w:rPr>
        <w:t xml:space="preserve">fr </w:t>
      </w:r>
      <w:r w:rsidR="00583D2A" w:rsidRPr="00207D2A">
        <w:t xml:space="preserve">and </w:t>
      </w:r>
      <w:r w:rsidR="00583D2A" w:rsidRPr="00207D2A">
        <w:rPr>
          <w:i/>
          <w:iCs/>
        </w:rPr>
        <w:t>mr</w:t>
      </w:r>
      <w:r w:rsidR="006E66B8" w:rsidRPr="00207D2A">
        <w:t>)</w:t>
      </w:r>
      <w:commentRangeStart w:id="64"/>
      <w:commentRangeStart w:id="65"/>
      <w:commentRangeStart w:id="66"/>
      <w:commentRangeStart w:id="67"/>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68"/>
      <w:r w:rsidR="00C74251">
        <w:t xml:space="preserve"> </w:t>
      </w:r>
      <w:commentRangeEnd w:id="68"/>
      <w:r w:rsidR="00B46BCD">
        <w:rPr>
          <w:rStyle w:val="CommentReference"/>
        </w:rPr>
        <w:commentReference w:id="68"/>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r w:rsidR="00922BBE" w:rsidRPr="00207D2A">
        <w:rPr>
          <w:i/>
          <w:iCs/>
        </w:rPr>
        <w:t>max</w:t>
      </w:r>
      <w:r w:rsidR="00922BBE" w:rsidRPr="00207D2A">
        <w:rPr>
          <w:i/>
          <w:iCs/>
          <w:vertAlign w:val="subscript"/>
        </w:rPr>
        <w:t>m</w:t>
      </w:r>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64"/>
      <w:r w:rsidR="00547F4B" w:rsidRPr="00207D2A">
        <w:rPr>
          <w:rStyle w:val="CommentReference"/>
        </w:rPr>
        <w:commentReference w:id="64"/>
      </w:r>
      <w:commentRangeEnd w:id="65"/>
      <w:r w:rsidR="00B46BCD">
        <w:rPr>
          <w:rStyle w:val="CommentReference"/>
        </w:rPr>
        <w:commentReference w:id="65"/>
      </w:r>
      <w:commentRangeEnd w:id="66"/>
      <w:r w:rsidR="00B05530">
        <w:rPr>
          <w:rStyle w:val="CommentReference"/>
        </w:rPr>
        <w:commentReference w:id="66"/>
      </w:r>
      <w:commentRangeEnd w:id="67"/>
      <w:r w:rsidR="00FE429E">
        <w:rPr>
          <w:rStyle w:val="CommentReference"/>
        </w:rPr>
        <w:commentReference w:id="67"/>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69" w:name="_Ref203140158"/>
      <w:bookmarkStart w:id="70"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69"/>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r w:rsidRPr="00164AF4">
        <w:rPr>
          <w:color w:val="auto"/>
        </w:rPr>
        <w:t>fr</w:t>
      </w:r>
      <w:r w:rsidRPr="00164AF4">
        <w:rPr>
          <w:i w:val="0"/>
          <w:iCs w:val="0"/>
          <w:color w:val="auto"/>
        </w:rPr>
        <w:t xml:space="preserve">), the female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f</w:t>
      </w:r>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r w:rsidRPr="00164AF4">
        <w:rPr>
          <w:color w:val="auto"/>
        </w:rPr>
        <w:t>mr</w:t>
      </w:r>
      <w:r w:rsidRPr="00164AF4">
        <w:rPr>
          <w:i w:val="0"/>
          <w:iCs w:val="0"/>
          <w:color w:val="auto"/>
        </w:rPr>
        <w:t xml:space="preserve">), and the 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m</w:t>
      </w:r>
      <w:r w:rsidRPr="00164AF4">
        <w:rPr>
          <w:i w:val="0"/>
          <w:iCs w:val="0"/>
          <w:color w:val="auto"/>
        </w:rPr>
        <w:t>).</w:t>
      </w:r>
      <w:bookmarkEnd w:id="70"/>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71"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71"/>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72"/>
      <w:r w:rsidRPr="00207D2A">
        <w:rPr>
          <w:i w:val="0"/>
          <w:iCs w:val="0"/>
          <w:color w:val="auto"/>
        </w:rPr>
        <w:t xml:space="preserve"> base of the dorsal fin</w:t>
      </w:r>
      <w:r w:rsidR="00FC74A0" w:rsidRPr="00207D2A">
        <w:rPr>
          <w:i w:val="0"/>
          <w:iCs w:val="0"/>
          <w:color w:val="auto"/>
        </w:rPr>
        <w:t xml:space="preserve"> </w:t>
      </w:r>
      <w:commentRangeEnd w:id="72"/>
      <w:r w:rsidR="000023FA">
        <w:rPr>
          <w:rStyle w:val="CommentReference"/>
          <w:i w:val="0"/>
          <w:iCs w:val="0"/>
          <w:color w:val="auto"/>
        </w:rPr>
        <w:commentReference w:id="72"/>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73"/>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73"/>
      <w:r w:rsidRPr="00207D2A">
        <w:rPr>
          <w:rStyle w:val="CommentReference"/>
          <w:i w:val="0"/>
          <w:iCs w:val="0"/>
          <w:color w:val="auto"/>
        </w:rPr>
        <w:commentReference w:id="73"/>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EC2716B"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74"/>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74"/>
      <w:r w:rsidR="000023FA">
        <w:rPr>
          <w:rStyle w:val="CommentReference"/>
        </w:rPr>
        <w:commentReference w:id="74"/>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w:t>
      </w:r>
      <w:r w:rsidR="005466B0">
        <w:t xml:space="preserve">m </w:t>
      </w:r>
      <w:r w:rsidR="005466B0">
        <w:fldChar w:fldCharType="begin"/>
      </w:r>
      <w:r w:rsidR="005466B0">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commentRangeStart w:id="75"/>
      <w:commentRangeEnd w:id="75"/>
      <w:r w:rsidR="005466B0">
        <w:rPr>
          <w:rStyle w:val="CommentReference"/>
        </w:rPr>
        <w:commentReference w:id="75"/>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76" w:name="_Ref201777743"/>
      <w:commentRangeStart w:id="77"/>
      <w:commentRangeStart w:id="78"/>
      <w:commentRangeStart w:id="79"/>
      <w:r w:rsidRPr="00207D2A">
        <w:rPr>
          <w:b/>
          <w:bCs/>
          <w:color w:val="auto"/>
        </w:rPr>
        <w:t xml:space="preserve">Figure </w:t>
      </w:r>
      <w:bookmarkEnd w:id="76"/>
      <w:commentRangeEnd w:id="77"/>
      <w:r w:rsidR="00CF02DB">
        <w:rPr>
          <w:b/>
          <w:bCs/>
          <w:color w:val="auto"/>
        </w:rPr>
        <w:t>6</w:t>
      </w:r>
      <w:r w:rsidR="000023FA">
        <w:rPr>
          <w:rStyle w:val="CommentReference"/>
          <w:i w:val="0"/>
          <w:iCs w:val="0"/>
          <w:color w:val="auto"/>
        </w:rPr>
        <w:commentReference w:id="77"/>
      </w:r>
      <w:commentRangeEnd w:id="78"/>
      <w:r w:rsidR="00AD46A2">
        <w:rPr>
          <w:rStyle w:val="CommentReference"/>
          <w:i w:val="0"/>
          <w:iCs w:val="0"/>
          <w:color w:val="auto"/>
        </w:rPr>
        <w:commentReference w:id="78"/>
      </w:r>
      <w:commentRangeEnd w:id="79"/>
      <w:r w:rsidR="004E4A22">
        <w:rPr>
          <w:rStyle w:val="CommentReference"/>
          <w:i w:val="0"/>
          <w:iCs w:val="0"/>
          <w:color w:val="auto"/>
        </w:rPr>
        <w:commentReference w:id="79"/>
      </w:r>
      <w:r w:rsidRPr="00207D2A">
        <w:rPr>
          <w:b/>
          <w:bCs/>
          <w:color w:val="auto"/>
        </w:rPr>
        <w:t>.</w:t>
      </w:r>
      <w:r w:rsidRPr="00207D2A">
        <w:rPr>
          <w:color w:val="auto"/>
        </w:rPr>
        <w:t xml:space="preserve"> </w:t>
      </w:r>
      <w:commentRangeStart w:id="80"/>
      <w:commentRangeStart w:id="81"/>
      <w:r w:rsidRPr="00207D2A">
        <w:rPr>
          <w:i w:val="0"/>
          <w:iCs w:val="0"/>
          <w:color w:val="auto"/>
        </w:rPr>
        <w:t xml:space="preserve">Bootstrapped </w:t>
      </w:r>
      <w:commentRangeEnd w:id="80"/>
      <w:r w:rsidR="00571C21">
        <w:rPr>
          <w:rStyle w:val="CommentReference"/>
          <w:i w:val="0"/>
          <w:iCs w:val="0"/>
          <w:color w:val="auto"/>
        </w:rPr>
        <w:commentReference w:id="80"/>
      </w:r>
      <w:commentRangeEnd w:id="81"/>
      <w:r w:rsidR="00AD46A2">
        <w:rPr>
          <w:rStyle w:val="CommentReference"/>
          <w:i w:val="0"/>
          <w:iCs w:val="0"/>
          <w:color w:val="auto"/>
        </w:rPr>
        <w:commentReference w:id="81"/>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82"/>
      <w:r w:rsidR="0020338D" w:rsidRPr="0020338D">
        <w:rPr>
          <w:i w:val="0"/>
          <w:iCs w:val="0"/>
          <w:color w:val="auto"/>
        </w:rPr>
        <w:t>calf (C), juvenile (J), sub-adult (SA), adult female (AF adult male and mature female (AM/MF), maximum female length (Fmax), and mature male (MM).</w:t>
      </w:r>
      <w:commentRangeEnd w:id="82"/>
      <w:r w:rsidR="0020338D" w:rsidRPr="0020338D">
        <w:rPr>
          <w:rStyle w:val="CommentReference"/>
          <w:i w:val="0"/>
          <w:iCs w:val="0"/>
          <w:color w:val="auto"/>
        </w:rPr>
        <w:commentReference w:id="82"/>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ED60A3">
        <w:rPr>
          <w:b/>
          <w:bCs/>
        </w:rPr>
        <w:t>7</w:t>
      </w:r>
      <w:r w:rsidRPr="00207D2A">
        <w:t xml:space="preserve">). We were able to measure more </w:t>
      </w:r>
      <w:r w:rsidRPr="00207D2A">
        <w:lastRenderedPageBreak/>
        <w:t xml:space="preserve">individuals receiving peduncle dives than those performing them because the frequent diving involved in performing peduncle dives often resulted in an arched body position which was not suitable for accurate length measurements. </w:t>
      </w:r>
    </w:p>
    <w:p w14:paraId="6BEDFAAC" w14:textId="239D989A" w:rsidR="00583D2A" w:rsidRPr="00207D2A" w:rsidRDefault="00583D2A" w:rsidP="00583D2A">
      <w:r w:rsidRPr="00207D2A">
        <w:t>Length measurements of individuals that performed peduncle dives either fell within the total length ranges corresponding to ca</w:t>
      </w:r>
      <w:r w:rsidR="005466B0">
        <w:t>2</w:t>
      </w:r>
      <w:r w:rsidRPr="00207D2A">
        <w:t xml:space="preserve">ves </w:t>
      </w:r>
      <w:commentRangeStart w:id="83"/>
      <w:commentRangeStart w:id="84"/>
      <w:commentRangeStart w:id="85"/>
      <w:r w:rsidRPr="00207D2A">
        <w:t>(n = 1) or juveniles (n = 3</w:t>
      </w:r>
      <w:commentRangeEnd w:id="83"/>
      <w:r w:rsidR="00571C21">
        <w:rPr>
          <w:rStyle w:val="CommentReference"/>
        </w:rPr>
        <w:commentReference w:id="83"/>
      </w:r>
      <w:commentRangeEnd w:id="84"/>
      <w:r w:rsidR="00AD46A2">
        <w:rPr>
          <w:rStyle w:val="CommentReference"/>
        </w:rPr>
        <w:commentReference w:id="84"/>
      </w:r>
      <w:commentRangeEnd w:id="85"/>
      <w:r w:rsidR="00B904CD">
        <w:rPr>
          <w:rStyle w:val="CommentReference"/>
        </w:rPr>
        <w:commentReference w:id="85"/>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w:t>
      </w:r>
      <w:commentRangeStart w:id="86"/>
      <w:r w:rsidR="009B793A" w:rsidRPr="00207D2A">
        <w:t xml:space="preserve">lower </w:t>
      </w:r>
      <w:commentRangeEnd w:id="86"/>
      <w:r w:rsidR="00B904CD">
        <w:rPr>
          <w:rStyle w:val="CommentReference"/>
        </w:rPr>
        <w:commentReference w:id="86"/>
      </w:r>
      <w:r w:rsidR="009B793A" w:rsidRPr="00207D2A">
        <w:t xml:space="preserve">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68AC55E7" w:rsidR="00583D2A" w:rsidRPr="00207D2A" w:rsidRDefault="005E293F" w:rsidP="00583D2A">
      <w:pPr>
        <w:keepNext/>
      </w:pPr>
      <w:del w:id="87" w:author="Christine K" w:date="2025-09-26T13:54:00Z" w16du:dateUtc="2025-09-26T20:54:00Z">
        <w:r w:rsidRPr="00207D2A" w:rsidDel="00B904CD">
          <w:rPr>
            <w:noProof/>
          </w:rPr>
          <mc:AlternateContent>
            <mc:Choice Requires="wps">
              <w:drawing>
                <wp:anchor distT="0" distB="0" distL="114300" distR="114300" simplePos="0" relativeHeight="251659264" behindDoc="0" locked="0" layoutInCell="1" allowOverlap="1" wp14:anchorId="44AA36F8" wp14:editId="40558D42">
                  <wp:simplePos x="0" y="0"/>
                  <wp:positionH relativeFrom="column">
                    <wp:posOffset>5747518</wp:posOffset>
                  </wp:positionH>
                  <wp:positionV relativeFrom="paragraph">
                    <wp:posOffset>2427273</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B8CB" id="Rectangle 29" o:spid="_x0000_s1026" style="position:absolute;margin-left:452.55pt;margin-top:191.1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" fillcolor="white [3212]" stroked="f" strokeweight="1pt"/>
              </w:pict>
            </mc:Fallback>
          </mc:AlternateContent>
        </w:r>
      </w:del>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88" w:name="_Ref201915523"/>
      <w:r w:rsidRPr="00207D2A">
        <w:rPr>
          <w:b/>
          <w:bCs/>
          <w:color w:val="auto"/>
        </w:rPr>
        <w:t xml:space="preserve">Figure </w:t>
      </w:r>
      <w:bookmarkEnd w:id="88"/>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w:t>
      </w:r>
      <w:commentRangeStart w:id="89"/>
      <w:r w:rsidRPr="0020338D">
        <w:rPr>
          <w:i w:val="0"/>
          <w:iCs w:val="0"/>
          <w:color w:val="auto"/>
        </w:rPr>
        <w:t xml:space="preserve">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w:t>
      </w:r>
      <w:commentRangeEnd w:id="89"/>
      <w:r w:rsidR="00B904CD">
        <w:rPr>
          <w:rStyle w:val="CommentReference"/>
          <w:i w:val="0"/>
          <w:iCs w:val="0"/>
          <w:color w:val="auto"/>
        </w:rPr>
        <w:commentReference w:id="89"/>
      </w:r>
      <w:r w:rsidR="00232656" w:rsidRPr="0020338D">
        <w:rPr>
          <w:i w:val="0"/>
          <w:iCs w:val="0"/>
          <w:color w:val="auto"/>
        </w:rPr>
        <w:t>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w:t>
      </w:r>
      <w:commentRangeStart w:id="90"/>
      <w:r w:rsidR="0020338D" w:rsidRPr="0020338D">
        <w:rPr>
          <w:i w:val="0"/>
          <w:iCs w:val="0"/>
          <w:color w:val="auto"/>
        </w:rPr>
        <w:t>calf (C), juvenile (J), sub-adult (SA), adult female (AF adult male and mature female (AM/MF), maximum female length (Fmax), and mature male (MM).</w:t>
      </w:r>
      <w:commentRangeEnd w:id="90"/>
      <w:r w:rsidR="0020338D" w:rsidRPr="0020338D">
        <w:rPr>
          <w:rStyle w:val="CommentReference"/>
          <w:i w:val="0"/>
          <w:iCs w:val="0"/>
          <w:color w:val="auto"/>
          <w:sz w:val="18"/>
          <w:szCs w:val="18"/>
        </w:rPr>
        <w:commentReference w:id="90"/>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91"/>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91"/>
      <w:r w:rsidR="0056733A">
        <w:rPr>
          <w:rStyle w:val="CommentReference"/>
        </w:rPr>
        <w:commentReference w:id="91"/>
      </w:r>
      <w:commentRangeStart w:id="92"/>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92"/>
      <w:r w:rsidR="0056733A">
        <w:rPr>
          <w:rStyle w:val="CommentReference"/>
        </w:rPr>
        <w:commentReference w:id="92"/>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93"/>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93"/>
      <w:r w:rsidR="007D5A61">
        <w:rPr>
          <w:rStyle w:val="CommentReference"/>
        </w:rPr>
        <w:commentReference w:id="93"/>
      </w:r>
      <w:r w:rsidR="00B80788" w:rsidRPr="00207D2A">
        <w:t xml:space="preserve">The uncertainty in </w:t>
      </w:r>
      <w:r w:rsidR="00B80788" w:rsidRPr="00207D2A">
        <w:rPr>
          <w:i/>
          <w:iCs/>
        </w:rPr>
        <w:t xml:space="preserve">TL </w:t>
      </w:r>
      <w:r w:rsidR="00B80788" w:rsidRPr="00207D2A">
        <w:t>estimates of our UAV system (CV = 2.0</w:t>
      </w:r>
      <w:commentRangeStart w:id="94"/>
      <w:r w:rsidR="00B80788" w:rsidRPr="00207D2A">
        <w:t xml:space="preserve">%) </w:t>
      </w:r>
      <w:r w:rsidR="007D5A61">
        <w:t>was comparable to most</w:t>
      </w:r>
      <w:r w:rsidR="00B80788" w:rsidRPr="00207D2A">
        <w:t xml:space="preserve"> </w:t>
      </w:r>
      <w:commentRangeEnd w:id="94"/>
      <w:r w:rsidR="007D5A61">
        <w:rPr>
          <w:rStyle w:val="CommentReference"/>
        </w:rPr>
        <w:commentReference w:id="94"/>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0B94AABB"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.However, it is important to note that growth curves are accompanied by uncertainty arising from individual variation in size and development with age</w:t>
      </w:r>
      <w:commentRangeStart w:id="95"/>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95"/>
      <w:r w:rsidR="003A7E1D">
        <w:rPr>
          <w:rStyle w:val="CommentReference"/>
        </w:rPr>
        <w:commentReference w:id="95"/>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96"/>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96"/>
      <w:r w:rsidRPr="00207D2A">
        <w:rPr>
          <w:rStyle w:val="CommentReference"/>
        </w:rPr>
        <w:commentReference w:id="96"/>
      </w:r>
    </w:p>
    <w:p w14:paraId="70DBCAFF" w14:textId="7DD4B5A8"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97"/>
      <w:commentRangeStart w:id="98"/>
      <w:r w:rsidRPr="00207D2A">
        <w:t xml:space="preserve">This </w:t>
      </w:r>
      <w:r w:rsidR="00FA6630">
        <w:t xml:space="preserve">highlights </w:t>
      </w:r>
      <w:r w:rsidRPr="00207D2A">
        <w:t>the inherent</w:t>
      </w:r>
      <w:commentRangeEnd w:id="97"/>
      <w:r w:rsidR="00FA6630">
        <w:t xml:space="preserve"> difficulty</w:t>
      </w:r>
      <w:r w:rsidR="00FA6630">
        <w:rPr>
          <w:rStyle w:val="CommentReference"/>
        </w:rPr>
        <w:commentReference w:id="97"/>
      </w:r>
      <w:r w:rsidRPr="00207D2A">
        <w:t xml:space="preserve"> of converting a continuous measure (</w:t>
      </w:r>
      <w:r w:rsidRPr="00207D2A">
        <w:rPr>
          <w:i/>
          <w:iCs/>
        </w:rPr>
        <w:t>TL</w:t>
      </w:r>
      <w:r w:rsidRPr="00207D2A">
        <w:t xml:space="preserve">) into a categorical one (age-class). </w:t>
      </w:r>
      <w:commentRangeEnd w:id="98"/>
      <w:r w:rsidR="003A7E1D">
        <w:rPr>
          <w:rStyle w:val="CommentReference"/>
        </w:rPr>
        <w:commentReference w:id="98"/>
      </w:r>
      <w:commentRangeStart w:id="99"/>
      <w:r w:rsidRPr="00207D2A">
        <w:t>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del w:id="100" w:author="Hal Whitehead" w:date="2025-09-27T11:05:00Z" w16du:dateUtc="2025-09-27T14:05:00Z">
        <w:r w:rsidRPr="00207D2A" w:rsidDel="00187FEE">
          <w:delText xml:space="preserve"> </w:delText>
        </w:r>
      </w:del>
      <w:r w:rsidRPr="00207D2A">
        <w:t>)</w:t>
      </w:r>
      <w:commentRangeEnd w:id="99"/>
      <w:r w:rsidR="00187FEE">
        <w:rPr>
          <w:rStyle w:val="CommentReference"/>
        </w:rPr>
        <w:commentReference w:id="99"/>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101"/>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102"/>
      <w:r w:rsidRPr="00207D2A">
        <w:t xml:space="preserve"> </w:t>
      </w:r>
      <w:commentRangeEnd w:id="102"/>
      <w:r w:rsidR="003A7E1D">
        <w:rPr>
          <w:rStyle w:val="CommentReference"/>
        </w:rPr>
        <w:commentReference w:id="102"/>
      </w:r>
      <w:r w:rsidRPr="00207D2A">
        <w:t xml:space="preserve">Additionally, males experience a ‘secondary growth spurt’ after attaining sexual maturity (&gt;10 m), which would make adult males (10 – 13.7 m) reliably distinguishable from mature males (&gt; 13.7 m). </w:t>
      </w:r>
      <w:commentRangeEnd w:id="101"/>
      <w:r w:rsidR="007478E2">
        <w:rPr>
          <w:rStyle w:val="CommentReference"/>
        </w:rPr>
        <w:commentReference w:id="101"/>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B7E62C9"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103"/>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103"/>
      <w:r>
        <w:rPr>
          <w:rStyle w:val="CommentReference"/>
        </w:rPr>
        <w:commentReference w:id="103"/>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in immature individuals</w:t>
      </w:r>
      <w:commentRangeStart w:id="104"/>
      <w:commentRangeEnd w:id="104"/>
      <w:r w:rsidR="00357E91">
        <w:rPr>
          <w:rStyle w:val="CommentReference"/>
        </w:rPr>
        <w:commentReference w:id="104"/>
      </w:r>
      <w:r w:rsidR="001859B4">
        <w:t xml:space="preserve">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105"/>
      <w:commentRangeStart w:id="106"/>
      <w:commentRangeStart w:id="107"/>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105"/>
      <w:r w:rsidR="008472E6">
        <w:rPr>
          <w:rStyle w:val="CommentReference"/>
        </w:rPr>
        <w:commentReference w:id="105"/>
      </w:r>
      <w:commentRangeEnd w:id="106"/>
      <w:r w:rsidR="008472E6">
        <w:rPr>
          <w:rStyle w:val="CommentReference"/>
        </w:rPr>
        <w:commentReference w:id="106"/>
      </w:r>
      <w:commentRangeEnd w:id="107"/>
      <w:r w:rsidR="00357E91">
        <w:rPr>
          <w:rStyle w:val="CommentReference"/>
        </w:rPr>
        <w:commentReference w:id="107"/>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40687" w:rsidRPr="005466B0">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108"/>
      <w:commentRangeStart w:id="109"/>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108"/>
      <w:r w:rsidR="008472E6">
        <w:rPr>
          <w:rStyle w:val="CommentReference"/>
        </w:rPr>
        <w:commentReference w:id="108"/>
      </w:r>
      <w:commentRangeEnd w:id="109"/>
      <w:r w:rsidR="008472E6">
        <w:rPr>
          <w:rStyle w:val="CommentReference"/>
        </w:rPr>
        <w:commentReference w:id="109"/>
      </w:r>
      <w:r w:rsidRPr="00207D2A">
        <w:t xml:space="preserve">. </w:t>
      </w:r>
      <w:commentRangeStart w:id="110"/>
      <w:commentRangeStart w:id="111"/>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110"/>
      <w:r w:rsidRPr="00207D2A">
        <w:rPr>
          <w:rStyle w:val="CommentReference"/>
        </w:rPr>
        <w:commentReference w:id="110"/>
      </w:r>
      <w:commentRangeEnd w:id="111"/>
      <w:r w:rsidRPr="00207D2A">
        <w:rPr>
          <w:rStyle w:val="CommentReference"/>
        </w:rPr>
        <w:commentReference w:id="111"/>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284A5C0C"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112"/>
      <w:commentRangeStart w:id="113"/>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112"/>
      <w:r w:rsidRPr="00207D2A">
        <w:rPr>
          <w:rStyle w:val="CommentReference"/>
        </w:rPr>
        <w:commentReference w:id="112"/>
      </w:r>
      <w:commentRangeEnd w:id="113"/>
      <w:r w:rsidR="005D09FC">
        <w:rPr>
          <w:rStyle w:val="CommentReference"/>
        </w:rPr>
        <w:commentReference w:id="113"/>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114"/>
      <w:commentRangeStart w:id="115"/>
      <w:r w:rsidR="005D09FC">
        <w:t xml:space="preserve">Despite this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ins w:id="116" w:author="Hal Whitehead" w:date="2025-09-27T11:18:00Z" w16du:dateUtc="2025-09-27T14:18:00Z">
        <w:r w:rsidR="00AA4328">
          <w:t xml:space="preserve">estimated </w:t>
        </w:r>
      </w:ins>
      <w:r w:rsidR="00D71A32">
        <w:t>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114"/>
      <w:r w:rsidR="00D41EDB">
        <w:rPr>
          <w:rStyle w:val="CommentReference"/>
        </w:rPr>
        <w:commentReference w:id="114"/>
      </w:r>
      <w:commentRangeEnd w:id="115"/>
      <w:r w:rsidR="00686AFF">
        <w:rPr>
          <w:rStyle w:val="CommentReference"/>
        </w:rPr>
        <w:commentReference w:id="115"/>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different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55FFB03A"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 Nishiwaki et al.</w:t>
      </w:r>
      <w:commentRangeStart w:id="117"/>
      <w:r w:rsidRPr="00207D2A">
        <w:t xml:space="preserve"> (1963)</w:t>
      </w:r>
      <w:commentRangeEnd w:id="117"/>
      <w:r w:rsidR="00AA4328">
        <w:rPr>
          <w:rStyle w:val="CommentReference"/>
        </w:rPr>
        <w:commentReference w:id="117"/>
      </w:r>
      <w:r w:rsidRPr="00207D2A">
        <w:t xml:space="preserve">. </w:t>
      </w:r>
      <w:commentRangeStart w:id="118"/>
      <w:commentRangeStart w:id="119"/>
      <w:commentRangeEnd w:id="118"/>
      <w:r w:rsidR="001859B4">
        <w:rPr>
          <w:rStyle w:val="CommentReference"/>
        </w:rPr>
        <w:commentReference w:id="118"/>
      </w:r>
      <w:commentRangeEnd w:id="119"/>
      <w:r w:rsidR="001859B4">
        <w:rPr>
          <w:rStyle w:val="CommentReference"/>
        </w:rPr>
        <w:commentReference w:id="119"/>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commentRangeStart w:id="120"/>
      <w:r w:rsidR="00114061">
        <w:t xml:space="preserve">despite their </w:t>
      </w:r>
      <w:r w:rsidR="005466B0">
        <w:t>net</w:t>
      </w:r>
      <w:commentRangeStart w:id="121"/>
      <w:r w:rsidR="00114061">
        <w:t xml:space="preserve"> body length growth rate tapering off at 15 m (40 years)</w:t>
      </w:r>
      <w:commentRangeEnd w:id="120"/>
      <w:r w:rsidR="00AA4328">
        <w:rPr>
          <w:rStyle w:val="CommentReference"/>
        </w:rPr>
        <w:commentReference w:id="120"/>
      </w:r>
      <w:r w:rsidR="00114061">
        <w:t>.</w:t>
      </w:r>
      <w:r w:rsidR="00114061" w:rsidRPr="00207D2A">
        <w:t xml:space="preserve"> </w:t>
      </w:r>
      <w:commentRangeEnd w:id="121"/>
      <w:r w:rsidR="00750F33">
        <w:rPr>
          <w:rStyle w:val="CommentReference"/>
        </w:rPr>
        <w:commentReference w:id="121"/>
      </w:r>
      <w:commentRangeStart w:id="122"/>
      <w:r w:rsidR="00114061">
        <w:t>This pattern</w:t>
      </w:r>
      <w:r w:rsidR="00114061" w:rsidRPr="00207D2A">
        <w:t xml:space="preserve"> </w:t>
      </w:r>
      <w:commentRangeStart w:id="123"/>
      <w:r w:rsidR="00C93F1A" w:rsidRPr="00207D2A">
        <w:t xml:space="preserve">may </w:t>
      </w:r>
      <w:commentRangeEnd w:id="122"/>
      <w:r w:rsidR="00D07A18">
        <w:rPr>
          <w:rStyle w:val="CommentReference"/>
        </w:rPr>
        <w:commentReference w:id="122"/>
      </w:r>
      <w:r w:rsidR="00750F33">
        <w:t xml:space="preserve">indicate </w:t>
      </w:r>
      <w:r w:rsidRPr="00207D2A">
        <w:t xml:space="preserve">that </w:t>
      </w:r>
      <w:commentRangeEnd w:id="123"/>
      <w:r w:rsidR="00750F33">
        <w:rPr>
          <w:rStyle w:val="CommentReference"/>
        </w:rPr>
        <w:commentReference w:id="123"/>
      </w:r>
      <w:r w:rsidRPr="00207D2A">
        <w:t>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33183AD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commentRangeStart w:id="124"/>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24"/>
      <w:r w:rsidRPr="00207D2A">
        <w:rPr>
          <w:rStyle w:val="CommentReference"/>
        </w:rPr>
        <w:commentReference w:id="124"/>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379F27C" w:rsidR="004B023A" w:rsidRDefault="00B80788" w:rsidP="00B80788">
      <w:pPr>
        <w:spacing w:line="360" w:lineRule="auto"/>
      </w:pPr>
      <w:commentRangeStart w:id="125"/>
      <w:r w:rsidRPr="00207D2A">
        <w:t xml:space="preserve">Our inspection of PD </w:t>
      </w:r>
      <w:commentRangeEnd w:id="125"/>
      <w:r w:rsidR="00D07A18">
        <w:rPr>
          <w:rStyle w:val="CommentReference"/>
        </w:rPr>
        <w:commentReference w:id="125"/>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commentRangeStart w:id="126"/>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commentRangeStart w:id="127"/>
      <w:commentRangeEnd w:id="127"/>
      <w:r w:rsidR="00750F33">
        <w:rPr>
          <w:rStyle w:val="CommentReference"/>
        </w:rPr>
        <w:commentReference w:id="127"/>
      </w:r>
      <w:r w:rsidR="009D50AB">
        <w:t>are</w:t>
      </w:r>
      <w:r w:rsidR="00750F33">
        <w:t xml:space="preserve"> unknown</w:t>
      </w:r>
      <w:r w:rsidR="00EF514B">
        <w:t>.</w:t>
      </w:r>
      <w:commentRangeEnd w:id="126"/>
      <w:r w:rsidR="00EF514B">
        <w:rPr>
          <w:rStyle w:val="CommentReference"/>
        </w:rPr>
        <w:commentReference w:id="126"/>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commentRangeStart w:id="128"/>
      <w:commentRangeStart w:id="129"/>
      <w:r w:rsidR="00E420B9" w:rsidRPr="00207D2A">
        <w:t xml:space="preserve">Two </w:t>
      </w:r>
      <w:commentRangeEnd w:id="128"/>
      <w:r w:rsidR="00E420B9">
        <w:rPr>
          <w:rStyle w:val="CommentReference"/>
        </w:rPr>
        <w:commentReference w:id="128"/>
      </w:r>
      <w:commentRangeEnd w:id="129"/>
      <w:r w:rsidR="00E420B9">
        <w:rPr>
          <w:rStyle w:val="CommentReference"/>
        </w:rPr>
        <w:commentReference w:id="129"/>
      </w:r>
      <w:r w:rsidR="00E420B9" w:rsidRPr="00207D2A">
        <w:t xml:space="preserve">of the individuals observed receiving </w:t>
      </w:r>
      <w:r w:rsidR="00E420B9">
        <w:t>PDs</w:t>
      </w:r>
      <w:r w:rsidR="00E420B9" w:rsidRPr="00207D2A">
        <w:t xml:space="preserve"> fell in the </w:t>
      </w:r>
      <w:commentRangeStart w:id="130"/>
      <w:commentRangeStart w:id="131"/>
      <w:r w:rsidR="00E420B9" w:rsidRPr="00207D2A">
        <w:t xml:space="preserve">‘adult female’ </w:t>
      </w:r>
      <w:commentRangeEnd w:id="130"/>
      <w:r w:rsidR="00943EA6">
        <w:rPr>
          <w:rStyle w:val="CommentReference"/>
        </w:rPr>
        <w:commentReference w:id="130"/>
      </w:r>
      <w:commentRangeEnd w:id="131"/>
      <w:r w:rsidR="00943EA6">
        <w:rPr>
          <w:rStyle w:val="CommentReference"/>
        </w:rPr>
        <w:commentReference w:id="131"/>
      </w:r>
      <w:r w:rsidR="00E420B9" w:rsidRPr="00207D2A">
        <w:t xml:space="preserve">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32"/>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32"/>
      <w:r w:rsidR="00943EA6">
        <w:rPr>
          <w:rStyle w:val="CommentReference"/>
        </w:rPr>
        <w:commentReference w:id="132"/>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5B829A42"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w:t>
      </w:r>
      <w:commentRangeStart w:id="133"/>
      <w:r w:rsidRPr="00207D2A">
        <w:t xml:space="preserve">juveniles (n = 2) </w:t>
      </w:r>
      <w:commentRangeEnd w:id="133"/>
      <w:r w:rsidR="00BB2C97">
        <w:rPr>
          <w:rStyle w:val="CommentReference"/>
        </w:rPr>
        <w:commentReference w:id="133"/>
      </w:r>
      <w:r w:rsidRPr="00207D2A">
        <w:t xml:space="preserve">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34" w:name="_Hlk209789716"/>
      <w:commentRangeStart w:id="135"/>
      <w:r w:rsidRPr="00207D2A">
        <w:rPr>
          <w:rFonts w:cs="Times New Roman"/>
        </w:rPr>
        <w:t xml:space="preserve">4.4 | </w:t>
      </w:r>
      <w:r w:rsidR="004B023A">
        <w:rPr>
          <w:rFonts w:cs="Times New Roman"/>
        </w:rPr>
        <w:t>Applications</w:t>
      </w:r>
      <w:commentRangeEnd w:id="135"/>
      <w:r w:rsidR="00943EA6">
        <w:rPr>
          <w:rStyle w:val="CommentReference"/>
          <w:rFonts w:eastAsiaTheme="minorHAnsi" w:cs="Times New Roman"/>
          <w:b w:val="0"/>
          <w:bCs w:val="0"/>
        </w:rPr>
        <w:commentReference w:id="135"/>
      </w:r>
    </w:p>
    <w:p w14:paraId="7536D841" w14:textId="1EC7A6F2"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36"/>
      <w:r w:rsidRPr="00207D2A">
        <w:t xml:space="preserve">adults </w:t>
      </w:r>
      <w:commentRangeEnd w:id="136"/>
      <w:r w:rsidR="00943EA6">
        <w:rPr>
          <w:rStyle w:val="CommentReference"/>
        </w:rPr>
        <w:commentReference w:id="136"/>
      </w:r>
      <w:r w:rsidRPr="00207D2A">
        <w:t>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37"/>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37"/>
      <w:r w:rsidR="00400B43">
        <w:rPr>
          <w:rStyle w:val="CommentReference"/>
        </w:rPr>
        <w:commentReference w:id="137"/>
      </w:r>
      <w:r w:rsidRPr="00207D2A">
        <w:t>correlate with the frequency with which females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6E61C923"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38"/>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38"/>
      <w:r w:rsidR="00400B43">
        <w:rPr>
          <w:rStyle w:val="CommentReference"/>
        </w:rPr>
        <w:commentReference w:id="138"/>
      </w:r>
      <w:r w:rsidRPr="00207D2A">
        <w:t xml:space="preserve">. Usually, estimating the age distribution </w:t>
      </w:r>
      <w:r w:rsidR="00A162A5" w:rsidRPr="00207D2A">
        <w:t>of</w:t>
      </w:r>
      <w:r w:rsidRPr="00207D2A">
        <w:t xml:space="preserve"> a population requires</w:t>
      </w:r>
      <w:commentRangeStart w:id="139"/>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w:t>
      </w:r>
      <w:commentRangeEnd w:id="139"/>
      <w:r w:rsidR="00DA2810">
        <w:rPr>
          <w:rStyle w:val="CommentReference"/>
        </w:rPr>
        <w:commentReference w:id="139"/>
      </w:r>
      <w:r w:rsidRPr="00207D2A">
        <w:t>.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w:t>
      </w:r>
      <w:commentRangeStart w:id="140"/>
      <w:r w:rsidR="00400B43">
        <w:t>by comparing reproductive parameters obtained near the end of whaling by traditional methods with present day parameters</w:t>
      </w:r>
      <w:commentRangeEnd w:id="140"/>
      <w:r w:rsidR="00400B43">
        <w:rPr>
          <w:rStyle w:val="CommentReference"/>
        </w:rPr>
        <w:commentReference w:id="140"/>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41"/>
      <w:r w:rsidR="00400B43">
        <w:t>males</w:t>
      </w:r>
      <w:commentRangeEnd w:id="141"/>
      <w:r w:rsidR="00400B43">
        <w:rPr>
          <w:rStyle w:val="CommentReference"/>
        </w:rPr>
        <w:commentReference w:id="141"/>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326875D1"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42"/>
      <w:commentRangeStart w:id="143"/>
      <w:r w:rsidR="00D5751C" w:rsidRPr="00207D2A">
        <w:t>uture applications of our methods could overcome this limitation by collecting measurements from individuals of known sex and developmental</w:t>
      </w:r>
      <w:r w:rsidR="00711750">
        <w:t xml:space="preserve"> stage</w:t>
      </w:r>
      <w:r w:rsidR="00D5751C" w:rsidRPr="00207D2A">
        <w:t>.</w:t>
      </w:r>
      <w:commentRangeEnd w:id="142"/>
      <w:r w:rsidR="00D5751C">
        <w:rPr>
          <w:rStyle w:val="CommentReference"/>
        </w:rPr>
        <w:commentReference w:id="142"/>
      </w:r>
      <w:commentRangeEnd w:id="143"/>
      <w:r w:rsidR="00D5751C">
        <w:rPr>
          <w:rStyle w:val="CommentReference"/>
        </w:rPr>
        <w:commentReference w:id="143"/>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xml:space="preserve">, the differences between growth curves remained within the expected </w:t>
      </w:r>
      <w:commentRangeStart w:id="144"/>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44"/>
      <w:r w:rsidR="00D5751C">
        <w:rPr>
          <w:rStyle w:val="CommentReference"/>
        </w:rPr>
        <w:commentReference w:id="144"/>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34"/>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764DF1" w:rsidRDefault="00164AF4" w:rsidP="00164AF4">
      <w:pPr>
        <w:pStyle w:val="Bibliography"/>
        <w:rPr>
          <w:lang w:val="fr-FR"/>
          <w:rPrChange w:id="145" w:author="Hal Whitehead" w:date="2025-09-27T08:17:00Z" w16du:dateUtc="2025-09-27T11:17:00Z">
            <w:rPr>
              <w:lang w:val="en-US"/>
            </w:rPr>
          </w:rPrChange>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764DF1">
        <w:rPr>
          <w:i/>
          <w:iCs/>
          <w:lang w:val="fr-FR"/>
          <w:rPrChange w:id="146" w:author="Hal Whitehead" w:date="2025-09-27T08:17:00Z" w16du:dateUtc="2025-09-27T11:17:00Z">
            <w:rPr>
              <w:i/>
              <w:iCs/>
              <w:lang w:val="en-US"/>
            </w:rPr>
          </w:rPrChange>
        </w:rPr>
        <w:t>Mar. Mammal Sci.</w:t>
      </w:r>
      <w:r w:rsidRPr="00764DF1">
        <w:rPr>
          <w:lang w:val="fr-FR"/>
          <w:rPrChange w:id="147" w:author="Hal Whitehead" w:date="2025-09-27T08:17:00Z" w16du:dateUtc="2025-09-27T11:17:00Z">
            <w:rPr>
              <w:lang w:val="en-US"/>
            </w:rPr>
          </w:rPrChange>
        </w:rPr>
        <w:t xml:space="preserve"> mms.12672 (2020) doi:10.1111/mms.12672.</w:t>
      </w:r>
    </w:p>
    <w:p w14:paraId="1571338C" w14:textId="77777777" w:rsidR="00164AF4" w:rsidRPr="00164AF4" w:rsidRDefault="00164AF4" w:rsidP="00164AF4">
      <w:pPr>
        <w:pStyle w:val="Bibliography"/>
        <w:rPr>
          <w:lang w:val="en-US"/>
        </w:rPr>
      </w:pPr>
      <w:r w:rsidRPr="00764DF1">
        <w:rPr>
          <w:lang w:val="fr-FR"/>
          <w:rPrChange w:id="148" w:author="Hal Whitehead" w:date="2025-09-27T08:17:00Z" w16du:dateUtc="2025-09-27T11:17:00Z">
            <w:rPr>
              <w:lang w:val="en-US"/>
            </w:rPr>
          </w:rPrChange>
        </w:rPr>
        <w:t>9.</w:t>
      </w:r>
      <w:r w:rsidRPr="00764DF1">
        <w:rPr>
          <w:lang w:val="fr-FR"/>
          <w:rPrChange w:id="149" w:author="Hal Whitehead" w:date="2025-09-27T08:17:00Z" w16du:dateUtc="2025-09-27T11:17:00Z">
            <w:rPr>
              <w:lang w:val="en-US"/>
            </w:rPr>
          </w:rPrChange>
        </w:rPr>
        <w:tab/>
        <w:t xml:space="preserve">Burnett, J. D. </w:t>
      </w:r>
      <w:r w:rsidRPr="00764DF1">
        <w:rPr>
          <w:i/>
          <w:iCs/>
          <w:lang w:val="fr-FR"/>
          <w:rPrChange w:id="150" w:author="Hal Whitehead" w:date="2025-09-27T08:17:00Z" w16du:dateUtc="2025-09-27T11:17:00Z">
            <w:rPr>
              <w:i/>
              <w:iCs/>
              <w:lang w:val="en-US"/>
            </w:rPr>
          </w:rPrChange>
        </w:rPr>
        <w:t>et al.</w:t>
      </w:r>
      <w:r w:rsidRPr="00764DF1">
        <w:rPr>
          <w:lang w:val="fr-FR"/>
          <w:rPrChange w:id="151" w:author="Hal Whitehead" w:date="2025-09-27T08:17:00Z" w16du:dateUtc="2025-09-27T11:17:00Z">
            <w:rPr>
              <w:lang w:val="en-US"/>
            </w:rPr>
          </w:rPrChange>
        </w:rPr>
        <w:t xml:space="preserve"> </w:t>
      </w:r>
      <w:r w:rsidRPr="00164AF4">
        <w:rPr>
          <w:lang w:val="en-US"/>
        </w:rPr>
        <w:t xml:space="preserve">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3"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5"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6"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9" w:author="Christine K" w:date="2025-09-26T12:45:00Z" w:initials="CK">
    <w:p w14:paraId="43C50206" w14:textId="77777777" w:rsidR="00CB5A4C" w:rsidRDefault="00CB5A4C" w:rsidP="00CB5A4C">
      <w:pPr>
        <w:pStyle w:val="CommentText"/>
      </w:pPr>
      <w:r>
        <w:rPr>
          <w:rStyle w:val="CommentReference"/>
        </w:rPr>
        <w:annotationRef/>
      </w:r>
      <w:r>
        <w:t>But maybe not if the visual inspection includes the cost of a drone? I guess your drone was pretty cheap though. In any case, probably OK as is.</w:t>
      </w:r>
    </w:p>
  </w:comment>
  <w:comment w:id="10" w:author="Christine K" w:date="2025-08-09T11:09:00Z" w:initials="CK">
    <w:p w14:paraId="42AE8A5C" w14:textId="01314B06" w:rsidR="001306CB" w:rsidRDefault="001306CB" w:rsidP="001306CB">
      <w:pPr>
        <w:pStyle w:val="CommentText"/>
      </w:pPr>
      <w:r>
        <w:rPr>
          <w:rStyle w:val="CommentReference"/>
        </w:rPr>
        <w:annotationRef/>
      </w:r>
      <w:r>
        <w:t xml:space="preserve">Reworded for brevity </w:t>
      </w:r>
    </w:p>
  </w:comment>
  <w:comment w:id="11"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2"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3"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5"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6"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7" w:author="Christine K" w:date="2025-09-26T12:54:00Z" w:initials="CK">
    <w:p w14:paraId="5B89AEF1" w14:textId="77777777" w:rsidR="00B842AE" w:rsidRDefault="00B842AE" w:rsidP="00B842AE">
      <w:pPr>
        <w:pStyle w:val="CommentText"/>
      </w:pPr>
      <w:r>
        <w:rPr>
          <w:rStyle w:val="CommentReference"/>
        </w:rPr>
        <w:annotationRef/>
      </w:r>
      <w:r>
        <w:t>Seems reasonable to me</w:t>
      </w:r>
    </w:p>
  </w:comment>
  <w:comment w:id="19" w:author="Balaena Institute whitehead" w:date="2025-08-01T13:14:00Z" w:initials="Bw">
    <w:p w14:paraId="59735469" w14:textId="45EAC61F"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8" w:author="Christine K" w:date="2025-09-26T12:55:00Z" w:initials="CK">
    <w:p w14:paraId="15BED8A3" w14:textId="77777777" w:rsidR="00B842AE" w:rsidRDefault="00B842AE" w:rsidP="00B842AE">
      <w:pPr>
        <w:pStyle w:val="CommentText"/>
      </w:pPr>
      <w:r>
        <w:rPr>
          <w:rStyle w:val="CommentReference"/>
        </w:rPr>
        <w:annotationRef/>
      </w:r>
      <w:r>
        <w:t>To be added?</w:t>
      </w:r>
    </w:p>
  </w:comment>
  <w:comment w:id="14" w:author="Christine K" w:date="2025-08-09T11:24:00Z" w:initials="CK">
    <w:p w14:paraId="3CEB4305" w14:textId="0FB609D9"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2"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3"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4"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5"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6" w:author="Christine K" w:date="2025-08-09T11:36:00Z" w:initials="CK">
    <w:p w14:paraId="2D9DD054" w14:textId="06F7EBBE" w:rsidR="00C1259C" w:rsidRDefault="00C1259C" w:rsidP="00C1259C">
      <w:pPr>
        <w:pStyle w:val="CommentText"/>
      </w:pPr>
      <w:r>
        <w:rPr>
          <w:rStyle w:val="CommentReference"/>
        </w:rPr>
        <w:annotationRef/>
      </w:r>
      <w:r>
        <w:t>Unclear what times of day you were avoiding… evening?</w:t>
      </w:r>
    </w:p>
  </w:comment>
  <w:comment w:id="31"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2"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29"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3"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34"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35"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36"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3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3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3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4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4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4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44"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45"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47" w:author="Christine K" w:date="2025-09-26T13:12:00Z" w:initials="CK">
    <w:p w14:paraId="5094F4FF" w14:textId="77777777" w:rsidR="00D60E16" w:rsidRDefault="00D60E16" w:rsidP="00D60E16">
      <w:pPr>
        <w:pStyle w:val="CommentText"/>
      </w:pPr>
      <w:r>
        <w:rPr>
          <w:rStyle w:val="CommentReference"/>
        </w:rPr>
        <w:annotationRef/>
      </w:r>
      <w:r>
        <w:t>Should you say what this stands for?</w:t>
      </w:r>
    </w:p>
  </w:comment>
  <w:comment w:id="48" w:author="Christine K" w:date="2025-09-26T13:16:00Z" w:initials="CK">
    <w:p w14:paraId="33616C6C" w14:textId="77777777" w:rsidR="00D60E16" w:rsidRDefault="00D60E16" w:rsidP="00D60E16">
      <w:pPr>
        <w:pStyle w:val="CommentText"/>
      </w:pPr>
      <w:r>
        <w:rPr>
          <w:rStyle w:val="CommentReference"/>
        </w:rPr>
        <w:annotationRef/>
      </w:r>
      <w:r>
        <w:t>I’m not following why setting mr in this way would have that affect. So maybe rewording is needed above to explain or maybe it would make more sense to someone more comfortable than me at reading these formulas</w:t>
      </w:r>
    </w:p>
  </w:comment>
  <w:comment w:id="49" w:author="Hal Whitehead" w:date="2025-07-09T06:32:00Z" w:initials="HW">
    <w:p w14:paraId="5928CE04" w14:textId="409A5A4D" w:rsidR="00076109" w:rsidRPr="00EC30B6" w:rsidRDefault="00076109" w:rsidP="00076109">
      <w:pPr>
        <w:pStyle w:val="CommentText"/>
      </w:pPr>
      <w:r w:rsidRPr="00EC30B6">
        <w:rPr>
          <w:rStyle w:val="CommentReference"/>
        </w:rPr>
        <w:annotationRef/>
      </w:r>
      <w:r w:rsidRPr="00EC30B6">
        <w:t>No numbers on equations from here on.</w:t>
      </w:r>
    </w:p>
  </w:comment>
  <w:comment w:id="51"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53"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54"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56"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57"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61"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62"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9"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6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68"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6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6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6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67" w:author="Christine K" w:date="2025-09-26T13:27:00Z" w:initials="CK">
    <w:p w14:paraId="4D3C51BA" w14:textId="77777777" w:rsidR="00FE429E" w:rsidRDefault="00FE429E" w:rsidP="00FE429E">
      <w:pPr>
        <w:pStyle w:val="CommentText"/>
      </w:pPr>
      <w:r>
        <w:rPr>
          <w:rStyle w:val="CommentReference"/>
        </w:rPr>
        <w:annotationRef/>
      </w:r>
      <w:r>
        <w:t>Does it make sense to expect that though? If after a certain point only their nose grows then this ratio would just grow until they reach their max length (via death or stopping growing). So, I stand by my previous opinion, but am open to being disagreed with</w:t>
      </w:r>
    </w:p>
  </w:comment>
  <w:comment w:id="72" w:author="Christine K" w:date="2025-08-09T14:07:00Z" w:initials="CK">
    <w:p w14:paraId="754A14D2" w14:textId="6F5B4A03" w:rsidR="000023FA" w:rsidRDefault="000023FA" w:rsidP="000023FA">
      <w:pPr>
        <w:pStyle w:val="CommentText"/>
      </w:pPr>
      <w:r>
        <w:rPr>
          <w:rStyle w:val="CommentReference"/>
        </w:rPr>
        <w:annotationRef/>
      </w:r>
      <w:r>
        <w:t>?</w:t>
      </w:r>
    </w:p>
  </w:comment>
  <w:comment w:id="73"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74"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75" w:author="Christine K" w:date="2025-09-26T13:35:00Z" w:initials="CK">
    <w:p w14:paraId="6AD6A7AB" w14:textId="77777777" w:rsidR="005466B0" w:rsidRDefault="005466B0" w:rsidP="005466B0">
      <w:pPr>
        <w:pStyle w:val="CommentText"/>
      </w:pPr>
      <w:r>
        <w:rPr>
          <w:rStyle w:val="CommentReference"/>
        </w:rPr>
        <w:annotationRef/>
      </w:r>
      <w:r>
        <w:t>Not the maximum female length recorded in your study though based on Figure 5. So maybe you need to explicitly say this is based on ref 41, or what.</w:t>
      </w:r>
    </w:p>
  </w:comment>
  <w:comment w:id="77" w:author="Christine K" w:date="2025-08-09T14:15:00Z" w:initials="CK">
    <w:p w14:paraId="4111D8C9" w14:textId="7E953560"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78"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79" w:author="Christine K" w:date="2025-09-26T13:44:00Z" w:initials="CK">
    <w:p w14:paraId="0B7A8E2D" w14:textId="77777777" w:rsidR="004E4A22" w:rsidRDefault="004E4A22" w:rsidP="004E4A22">
      <w:pPr>
        <w:pStyle w:val="CommentText"/>
      </w:pPr>
      <w:r>
        <w:rPr>
          <w:rStyle w:val="CommentReference"/>
        </w:rPr>
        <w:annotationRef/>
      </w:r>
      <w:r>
        <w:t>Ha! Fun. Yeah, interesting philosophical debate then… better to make your figure easy to understand at a glance, or make people’s brains work a little harder to challenge gender norms…</w:t>
      </w:r>
    </w:p>
  </w:comment>
  <w:comment w:id="80" w:author="Hal Whitehead" w:date="2025-08-07T20:42:00Z" w:initials="HW">
    <w:p w14:paraId="26701014" w14:textId="6922E78B" w:rsidR="00571C21" w:rsidRDefault="00571C21">
      <w:pPr>
        <w:pStyle w:val="CommentText"/>
      </w:pPr>
      <w:r>
        <w:rPr>
          <w:rStyle w:val="CommentReference"/>
        </w:rPr>
        <w:annotationRef/>
      </w:r>
      <w:r>
        <w:t>Why bootstrapped?</w:t>
      </w:r>
    </w:p>
  </w:comment>
  <w:comment w:id="81"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82" w:author="Christine K" w:date="2025-08-09T13:59:00Z" w:initials="CK">
    <w:p w14:paraId="57DABE52" w14:textId="32CD56E6" w:rsidR="0020338D" w:rsidRDefault="0020338D" w:rsidP="0020338D">
      <w:pPr>
        <w:pStyle w:val="CommentText"/>
      </w:pPr>
      <w:r>
        <w:rPr>
          <w:rStyle w:val="CommentReference"/>
        </w:rPr>
        <w:annotationRef/>
      </w:r>
      <w:r>
        <w:t>Could you just refer to Table 1 instead?</w:t>
      </w:r>
    </w:p>
  </w:comment>
  <w:comment w:id="83"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84"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85" w:author="Christine K" w:date="2025-09-26T13:50:00Z" w:initials="CK">
    <w:p w14:paraId="4D8C10F6" w14:textId="77777777" w:rsidR="00B904CD" w:rsidRDefault="00B904CD" w:rsidP="00B904CD">
      <w:pPr>
        <w:pStyle w:val="CommentText"/>
      </w:pPr>
      <w:r>
        <w:rPr>
          <w:rStyle w:val="CommentReference"/>
        </w:rPr>
        <w:annotationRef/>
      </w:r>
      <w:r>
        <w:t>But 1+3 is 4?</w:t>
      </w:r>
    </w:p>
  </w:comment>
  <w:comment w:id="86" w:author="Christine K" w:date="2025-09-26T13:53:00Z" w:initials="CK">
    <w:p w14:paraId="35325731" w14:textId="77777777" w:rsidR="00B904CD" w:rsidRDefault="00B904CD" w:rsidP="00B904CD">
      <w:pPr>
        <w:pStyle w:val="CommentText"/>
      </w:pPr>
      <w:r>
        <w:rPr>
          <w:rStyle w:val="CommentReference"/>
        </w:rPr>
        <w:annotationRef/>
      </w:r>
      <w:r>
        <w:t>Now that one of them is 0.38 ‘slightly’ is probably an understatement</w:t>
      </w:r>
    </w:p>
  </w:comment>
  <w:comment w:id="89" w:author="Christine K" w:date="2025-09-26T13:55:00Z" w:initials="CK">
    <w:p w14:paraId="0DB15B66" w14:textId="77777777" w:rsidR="00B904CD" w:rsidRDefault="00B904CD" w:rsidP="00B904CD">
      <w:pPr>
        <w:pStyle w:val="CommentText"/>
      </w:pPr>
      <w:r>
        <w:rPr>
          <w:rStyle w:val="CommentReference"/>
        </w:rPr>
        <w:annotationRef/>
      </w:r>
      <w:r>
        <w:t>You probably want to update ‘point_shape’ on the figure to say ‘sex assignment’ or something?</w:t>
      </w:r>
    </w:p>
  </w:comment>
  <w:comment w:id="90" w:author="Christine K" w:date="2025-08-09T13:59:00Z" w:initials="CK">
    <w:p w14:paraId="63B814F0" w14:textId="7F78D47E" w:rsidR="0020338D" w:rsidRDefault="0020338D" w:rsidP="0020338D">
      <w:pPr>
        <w:pStyle w:val="CommentText"/>
      </w:pPr>
      <w:r>
        <w:rPr>
          <w:rStyle w:val="CommentReference"/>
        </w:rPr>
        <w:annotationRef/>
      </w:r>
      <w:r>
        <w:t>Could you just refer to Table 1 instead?</w:t>
      </w:r>
    </w:p>
  </w:comment>
  <w:comment w:id="91"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92"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93"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94"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95"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96"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97" w:author="Christine K" w:date="2025-09-26T14:01:00Z" w:initials="CK">
    <w:p w14:paraId="140C3D12" w14:textId="77777777" w:rsidR="00FA6630" w:rsidRDefault="00FA6630" w:rsidP="00FA6630">
      <w:pPr>
        <w:pStyle w:val="CommentText"/>
      </w:pPr>
      <w:r>
        <w:rPr>
          <w:rStyle w:val="CommentReference"/>
        </w:rPr>
        <w:annotationRef/>
      </w:r>
      <w:r>
        <w:t>Is this what you meant?</w:t>
      </w:r>
    </w:p>
  </w:comment>
  <w:comment w:id="98" w:author="Balaena Institute whitehead" w:date="2025-09-25T11:18:00Z" w:initials="Bw">
    <w:p w14:paraId="29F5CA7A" w14:textId="335A18EC"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99" w:author="Hal Whitehead" w:date="2025-09-27T11:04:00Z" w:initials="HW">
    <w:p w14:paraId="782E5704" w14:textId="6D3BFDC0" w:rsidR="00187FEE" w:rsidRDefault="00187FEE">
      <w:pPr>
        <w:pStyle w:val="CommentText"/>
      </w:pPr>
      <w:r>
        <w:rPr>
          <w:rStyle w:val="CommentReference"/>
        </w:rPr>
        <w:annotationRef/>
      </w:r>
      <w:r>
        <w:t>Is this for sperm whales or Tursiops?  Not clear.</w:t>
      </w:r>
    </w:p>
  </w:comment>
  <w:comment w:id="102"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101"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103"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104" w:author="Christine K" w:date="2025-09-26T14:07:00Z" w:initials="CK">
    <w:p w14:paraId="4507D263" w14:textId="77777777" w:rsidR="00357E91" w:rsidRDefault="00357E91" w:rsidP="00357E91">
      <w:pPr>
        <w:pStyle w:val="CommentText"/>
      </w:pPr>
      <w:r>
        <w:rPr>
          <w:rStyle w:val="CommentReference"/>
        </w:rPr>
        <w:annotationRef/>
      </w:r>
      <w:r>
        <w:t>Remove this comma or add one before ‘in immature individuals’</w:t>
      </w:r>
    </w:p>
  </w:comment>
  <w:comment w:id="105" w:author="Ana Eguiguren" w:date="2025-09-25T20:43:00Z" w:initials="AE">
    <w:p w14:paraId="5332094E" w14:textId="0D12C104"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106"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107" w:author="Christine K" w:date="2025-09-26T14:09:00Z" w:initials="CK">
    <w:p w14:paraId="379BD7E1" w14:textId="77777777" w:rsidR="00357E91" w:rsidRDefault="00357E91" w:rsidP="00357E91">
      <w:pPr>
        <w:pStyle w:val="CommentText"/>
      </w:pPr>
      <w:r>
        <w:rPr>
          <w:rStyle w:val="CommentReference"/>
        </w:rPr>
        <w:annotationRef/>
      </w:r>
      <w:r>
        <w:t>Sure, I think this works</w:t>
      </w:r>
    </w:p>
  </w:comment>
  <w:comment w:id="108" w:author="Ana Eguiguren" w:date="2025-09-25T20:44:00Z" w:initials="AE">
    <w:p w14:paraId="1C2C1688" w14:textId="2718C65A" w:rsidR="008472E6" w:rsidRDefault="008472E6" w:rsidP="008472E6">
      <w:r>
        <w:rPr>
          <w:rStyle w:val="CommentReference"/>
        </w:rPr>
        <w:annotationRef/>
      </w:r>
      <w:r>
        <w:rPr>
          <w:sz w:val="20"/>
          <w:szCs w:val="20"/>
        </w:rPr>
        <w:t>CC: Also distinguishing them from females? I would think that would be more the main point here?</w:t>
      </w:r>
    </w:p>
  </w:comment>
  <w:comment w:id="109"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110"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111"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112"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113"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114"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115"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117" w:author="Hal Whitehead" w:date="2025-09-27T11:19:00Z" w:initials="HW">
    <w:p w14:paraId="417769BE" w14:textId="6DD263C2" w:rsidR="00AA4328" w:rsidRDefault="00AA4328">
      <w:pPr>
        <w:pStyle w:val="CommentText"/>
      </w:pPr>
      <w:r>
        <w:rPr>
          <w:rStyle w:val="CommentReference"/>
        </w:rPr>
        <w:annotationRef/>
      </w:r>
      <w:r>
        <w:t>Citation in superscript font</w:t>
      </w:r>
    </w:p>
  </w:comment>
  <w:comment w:id="118"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119"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120" w:author="Hal Whitehead" w:date="2025-09-27T11:23:00Z" w:initials="HW">
    <w:p w14:paraId="70A91282" w14:textId="13266CD2" w:rsidR="00AA4328" w:rsidRDefault="00AA4328">
      <w:pPr>
        <w:pStyle w:val="CommentText"/>
      </w:pPr>
      <w:r>
        <w:rPr>
          <w:rStyle w:val="CommentReference"/>
        </w:rPr>
        <w:annotationRef/>
      </w:r>
      <w:r>
        <w:t xml:space="preserve">I am not sure this quite makes sense.  If length stops increasing, then there is no shift along the x-axis of your diagrams.  I would </w:t>
      </w:r>
      <w:r w:rsidR="009D50AB">
        <w:t>replace the highlighted text with something like “relative to length”’</w:t>
      </w:r>
    </w:p>
  </w:comment>
  <w:comment w:id="121" w:author="Christine K" w:date="2025-09-26T14:18:00Z" w:initials="CK">
    <w:p w14:paraId="051DCD8F" w14:textId="77777777" w:rsidR="00750F33" w:rsidRDefault="00750F33" w:rsidP="00750F33">
      <w:pPr>
        <w:pStyle w:val="CommentText"/>
      </w:pPr>
      <w:r>
        <w:rPr>
          <w:rStyle w:val="CommentReference"/>
        </w:rPr>
        <w:annotationRef/>
      </w:r>
      <w:r>
        <w:t>Add a ref?</w:t>
      </w:r>
    </w:p>
  </w:comment>
  <w:comment w:id="122" w:author="Ana Eguiguren" w:date="2025-09-25T20:49:00Z" w:initials="AE">
    <w:p w14:paraId="423AAEAB" w14:textId="61A07964" w:rsidR="00D07A18" w:rsidRDefault="00D07A18" w:rsidP="00D07A18">
      <w:r>
        <w:rPr>
          <w:rStyle w:val="CommentReference"/>
        </w:rPr>
        <w:annotationRef/>
      </w:r>
      <w:r>
        <w:rPr>
          <w:sz w:val="20"/>
          <w:szCs w:val="20"/>
        </w:rPr>
        <w:t>CC: This wording is a bit unclear to me</w:t>
      </w:r>
    </w:p>
  </w:comment>
  <w:comment w:id="123" w:author="Christine K" w:date="2025-09-26T14:19:00Z" w:initials="CK">
    <w:p w14:paraId="36C2A9B1" w14:textId="77777777" w:rsidR="00750F33" w:rsidRDefault="00750F33" w:rsidP="00750F33">
      <w:pPr>
        <w:pStyle w:val="CommentText"/>
      </w:pPr>
      <w:r>
        <w:rPr>
          <w:rStyle w:val="CommentReference"/>
        </w:rPr>
        <w:annotationRef/>
      </w:r>
      <w:r>
        <w:t>Missing a verb?</w:t>
      </w:r>
    </w:p>
  </w:comment>
  <w:comment w:id="124" w:author="Balaena Institute whitehead" w:date="2025-07-30T13:54:00Z" w:initials="Bw">
    <w:p w14:paraId="65DE1201" w14:textId="0707CF58" w:rsidR="00B80788" w:rsidRDefault="00B80788" w:rsidP="00B80788">
      <w:pPr>
        <w:pStyle w:val="CommentText"/>
      </w:pPr>
      <w:r>
        <w:rPr>
          <w:rStyle w:val="CommentReference"/>
        </w:rPr>
        <w:annotationRef/>
      </w:r>
      <w:r>
        <w:t>Monitor fluctuations in fat in nose?</w:t>
      </w:r>
    </w:p>
  </w:comment>
  <w:comment w:id="125"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27" w:author="Christine K" w:date="2025-09-26T14:29:00Z" w:initials="CK">
    <w:p w14:paraId="24BF2ADA" w14:textId="77777777" w:rsidR="00750F33" w:rsidRDefault="00750F33" w:rsidP="00750F33">
      <w:pPr>
        <w:pStyle w:val="CommentText"/>
      </w:pPr>
      <w:r>
        <w:rPr>
          <w:rStyle w:val="CommentReference"/>
        </w:rPr>
        <w:annotationRef/>
      </w:r>
      <w:r>
        <w:t>Word choice seems odd to me. See if you like this reword</w:t>
      </w:r>
    </w:p>
  </w:comment>
  <w:comment w:id="126" w:author="Ana Eguiguren" w:date="2025-09-25T20:34:00Z" w:initials="AE">
    <w:p w14:paraId="69807D91" w14:textId="2252472C" w:rsidR="00EF514B" w:rsidRDefault="00EF514B" w:rsidP="00EF514B">
      <w:r>
        <w:rPr>
          <w:rStyle w:val="CommentReference"/>
        </w:rPr>
        <w:annotationRef/>
      </w:r>
      <w:r>
        <w:rPr>
          <w:sz w:val="20"/>
          <w:szCs w:val="20"/>
        </w:rPr>
        <w:t>This is the missing whale!</w:t>
      </w:r>
    </w:p>
  </w:comment>
  <w:comment w:id="128"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29"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30"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31"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32"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33" w:author="Christine K" w:date="2025-09-26T14:33:00Z" w:initials="CK">
    <w:p w14:paraId="53BF1B14" w14:textId="77777777" w:rsidR="00BB2C97" w:rsidRDefault="00BB2C97" w:rsidP="00BB2C97">
      <w:pPr>
        <w:pStyle w:val="CommentText"/>
      </w:pPr>
      <w:r>
        <w:rPr>
          <w:rStyle w:val="CommentReference"/>
        </w:rPr>
        <w:annotationRef/>
      </w:r>
      <w:r>
        <w:t>Above says 3 + 1?</w:t>
      </w:r>
    </w:p>
  </w:comment>
  <w:comment w:id="135" w:author="Ana Eguiguren" w:date="2025-09-25T21:29:00Z" w:initials="AE">
    <w:p w14:paraId="0F208D5C" w14:textId="16133DC4" w:rsidR="00943EA6" w:rsidRDefault="00943EA6" w:rsidP="00943EA6">
      <w:r>
        <w:rPr>
          <w:rStyle w:val="CommentReference"/>
        </w:rPr>
        <w:annotationRef/>
      </w:r>
      <w:r>
        <w:rPr>
          <w:sz w:val="20"/>
          <w:szCs w:val="20"/>
        </w:rPr>
        <w:t>CC: ‘Applications’ almost feels like a more fitting heading</w:t>
      </w:r>
    </w:p>
  </w:comment>
  <w:comment w:id="136"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37"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38"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39"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40"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41"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42"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43"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44"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688A1FFA" w15:done="1"/>
  <w15:commentEx w15:paraId="3A42652F" w15:done="1"/>
  <w15:commentEx w15:paraId="6629139C" w15:done="1"/>
  <w15:commentEx w15:paraId="154A468C" w15:done="1"/>
  <w15:commentEx w15:paraId="0B639B3D" w15:paraIdParent="154A468C" w15:done="1"/>
  <w15:commentEx w15:paraId="43C50206" w15:paraIdParent="154A468C" w15:done="1"/>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5B89AEF1" w15:paraIdParent="581AC800" w15:done="0"/>
  <w15:commentEx w15:paraId="2263BC0B" w15:done="1"/>
  <w15:commentEx w15:paraId="15BED8A3" w15:done="0"/>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1"/>
  <w15:commentEx w15:paraId="44ED7E55" w15:paraIdParent="495CC9C5" w15:done="1"/>
  <w15:commentEx w15:paraId="07DA612A" w15:done="1"/>
  <w15:commentEx w15:paraId="1D91B032" w15:done="1"/>
  <w15:commentEx w15:paraId="405796F4" w15:done="1"/>
  <w15:commentEx w15:paraId="5094F4FF" w15:done="1"/>
  <w15:commentEx w15:paraId="33616C6C" w15:done="1"/>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1"/>
  <w15:commentEx w15:paraId="3BF1FDEF" w15:paraIdParent="1F9AD214" w15:done="1"/>
  <w15:commentEx w15:paraId="12CF21BC" w15:paraIdParent="1F9AD214" w15:done="1"/>
  <w15:commentEx w15:paraId="4D3C51BA" w15:paraIdParent="1F9AD214" w15:done="1"/>
  <w15:commentEx w15:paraId="754A14D2" w15:done="1"/>
  <w15:commentEx w15:paraId="30F50BA1" w15:done="1"/>
  <w15:commentEx w15:paraId="5A3A49C0" w15:done="1"/>
  <w15:commentEx w15:paraId="6AD6A7AB" w15:done="1"/>
  <w15:commentEx w15:paraId="4111D8C9" w15:done="1"/>
  <w15:commentEx w15:paraId="3B497E28" w15:paraIdParent="4111D8C9" w15:done="1"/>
  <w15:commentEx w15:paraId="0B7A8E2D" w15:paraIdParent="4111D8C9" w15:done="1"/>
  <w15:commentEx w15:paraId="26701014" w15:done="1"/>
  <w15:commentEx w15:paraId="2EB298CA" w15:paraIdParent="26701014" w15:done="1"/>
  <w15:commentEx w15:paraId="57DABE52" w15:done="1"/>
  <w15:commentEx w15:paraId="0D693BEA" w15:done="1"/>
  <w15:commentEx w15:paraId="3DA885F7" w15:paraIdParent="0D693BEA" w15:done="1"/>
  <w15:commentEx w15:paraId="4D8C10F6" w15:paraIdParent="0D693BEA" w15:done="1"/>
  <w15:commentEx w15:paraId="35325731" w15:done="1"/>
  <w15:commentEx w15:paraId="0DB15B66"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140C3D12" w15:done="1"/>
  <w15:commentEx w15:paraId="29F5CA7A" w15:done="1"/>
  <w15:commentEx w15:paraId="782E5704" w15:done="1"/>
  <w15:commentEx w15:paraId="2A35AC57" w15:done="1"/>
  <w15:commentEx w15:paraId="266D0362" w15:done="1"/>
  <w15:commentEx w15:paraId="3901FA41" w15:done="1"/>
  <w15:commentEx w15:paraId="4507D263" w15:done="1"/>
  <w15:commentEx w15:paraId="5332094E" w15:done="1"/>
  <w15:commentEx w15:paraId="01F0E173" w15:paraIdParent="5332094E" w15:done="1"/>
  <w15:commentEx w15:paraId="379BD7E1" w15:paraIdParent="5332094E" w15:done="1"/>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1"/>
  <w15:commentEx w15:paraId="673DF71F" w15:paraIdParent="2066E32A" w15:done="1"/>
  <w15:commentEx w15:paraId="417769BE" w15:done="0"/>
  <w15:commentEx w15:paraId="02109BD9" w15:done="1"/>
  <w15:commentEx w15:paraId="58D13111" w15:paraIdParent="02109BD9" w15:done="1"/>
  <w15:commentEx w15:paraId="70A91282" w15:done="1"/>
  <w15:commentEx w15:paraId="051DCD8F" w15:done="1"/>
  <w15:commentEx w15:paraId="423AAEAB" w15:done="1"/>
  <w15:commentEx w15:paraId="36C2A9B1" w15:done="1"/>
  <w15:commentEx w15:paraId="65DE1201" w15:done="1"/>
  <w15:commentEx w15:paraId="4B04C5A4" w15:done="1"/>
  <w15:commentEx w15:paraId="24BF2ADA" w15:done="1"/>
  <w15:commentEx w15:paraId="69807D91" w15:done="1"/>
  <w15:commentEx w15:paraId="65379AD1" w15:done="1"/>
  <w15:commentEx w15:paraId="7613E14D" w15:paraIdParent="65379AD1" w15:done="1"/>
  <w15:commentEx w15:paraId="0D514784" w15:done="0"/>
  <w15:commentEx w15:paraId="0A4304C0" w15:paraIdParent="0D514784" w15:done="0"/>
  <w15:commentEx w15:paraId="0240CCFB" w15:done="1"/>
  <w15:commentEx w15:paraId="53BF1B14"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2B406737" w16cex:dateUtc="2025-09-26T19:4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6CAC59BD" w16cex:dateUtc="2025-09-26T19:54:00Z"/>
  <w16cex:commentExtensible w16cex:durableId="7995D275" w16cex:dateUtc="2025-08-01T16:14:00Z"/>
  <w16cex:commentExtensible w16cex:durableId="60922118" w16cex:dateUtc="2025-09-26T19:55: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2D447842" w16cex:dateUtc="2025-09-26T20:12:00Z"/>
  <w16cex:commentExtensible w16cex:durableId="561E5608" w16cex:dateUtc="2025-09-26T20:16: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18217BA2" w16cex:dateUtc="2025-09-26T20:27: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7B1DF619" w16cex:dateUtc="2025-09-26T20:35:00Z"/>
  <w16cex:commentExtensible w16cex:durableId="0C2175A4" w16cex:dateUtc="2025-08-09T21:15:00Z"/>
  <w16cex:commentExtensible w16cex:durableId="341D83D5" w16cex:dateUtc="2025-08-27T15:30:00Z"/>
  <w16cex:commentExtensible w16cex:durableId="2FAC2836" w16cex:dateUtc="2025-09-26T20:44:00Z"/>
  <w16cex:commentExtensible w16cex:durableId="1690F81E" w16cex:dateUtc="2025-08-07T23:42:00Z"/>
  <w16cex:commentExtensible w16cex:durableId="2AEC1E0F" w16cex:dateUtc="2025-08-27T15:30:00Z"/>
  <w16cex:commentExtensible w16cex:durableId="407F74C0" w16cex:dateUtc="2025-08-09T20:59:00Z"/>
  <w16cex:commentExtensible w16cex:durableId="587603BF" w16cex:dateUtc="2025-08-07T23:47:00Z"/>
  <w16cex:commentExtensible w16cex:durableId="497B9F46" w16cex:dateUtc="2025-08-27T15:32:00Z"/>
  <w16cex:commentExtensible w16cex:durableId="2DE13EF3" w16cex:dateUtc="2025-09-26T20:50:00Z"/>
  <w16cex:commentExtensible w16cex:durableId="57B30108" w16cex:dateUtc="2025-09-26T20:53:00Z"/>
  <w16cex:commentExtensible w16cex:durableId="5BFAFCB2" w16cex:dateUtc="2025-09-26T20:55: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6DD2F1EC" w16cex:dateUtc="2025-09-26T21:01:00Z"/>
  <w16cex:commentExtensible w16cex:durableId="5ED6C45D" w16cex:dateUtc="2025-09-25T14:18:00Z"/>
  <w16cex:commentExtensible w16cex:durableId="0BE6B6DC" w16cex:dateUtc="2025-09-27T14:04:00Z"/>
  <w16cex:commentExtensible w16cex:durableId="7B71038B" w16cex:dateUtc="2025-09-25T14:21:00Z"/>
  <w16cex:commentExtensible w16cex:durableId="3AFB6D99" w16cex:dateUtc="2025-09-25T14:44:00Z"/>
  <w16cex:commentExtensible w16cex:durableId="435F5FB4" w16cex:dateUtc="2025-09-25T14:46:00Z"/>
  <w16cex:commentExtensible w16cex:durableId="05999614" w16cex:dateUtc="2025-09-26T21:07:00Z"/>
  <w16cex:commentExtensible w16cex:durableId="0A1AD36C" w16cex:dateUtc="2025-09-25T23:43:00Z"/>
  <w16cex:commentExtensible w16cex:durableId="681A1FDE" w16cex:dateUtc="2025-09-25T23:43:00Z"/>
  <w16cex:commentExtensible w16cex:durableId="2E81EBEF" w16cex:dateUtc="2025-09-26T21:09: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37D573D6" w16cex:dateUtc="2025-09-27T14:19:00Z"/>
  <w16cex:commentExtensible w16cex:durableId="79ECD8C0" w16cex:dateUtc="2025-09-25T23:49:00Z"/>
  <w16cex:commentExtensible w16cex:durableId="3E2590AC" w16cex:dateUtc="2025-09-25T23:49:00Z"/>
  <w16cex:commentExtensible w16cex:durableId="0DF6642E" w16cex:dateUtc="2025-09-27T14:23:00Z"/>
  <w16cex:commentExtensible w16cex:durableId="14572E90" w16cex:dateUtc="2025-09-26T21:18:00Z"/>
  <w16cex:commentExtensible w16cex:durableId="34EBD63C" w16cex:dateUtc="2025-09-25T23:49:00Z"/>
  <w16cex:commentExtensible w16cex:durableId="78015381" w16cex:dateUtc="2025-09-26T21:19:00Z"/>
  <w16cex:commentExtensible w16cex:durableId="4756AA69" w16cex:dateUtc="2025-07-30T16:54:00Z"/>
  <w16cex:commentExtensible w16cex:durableId="43FB6607" w16cex:dateUtc="2025-09-25T23:50:00Z"/>
  <w16cex:commentExtensible w16cex:durableId="64B644A6" w16cex:dateUtc="2025-09-26T21:29: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extLst>
      <w16:ext w16:uri="{CE6994B0-6A32-4C9F-8C6B-6E91EDA988CE}">
        <cr:reactions xmlns:cr="http://schemas.microsoft.com/office/comments/2020/reactions">
          <cr:reaction reactionType="1">
            <cr:reactionInfo dateUtc="2025-09-26T21:30:29Z">
              <cr:user userId="e5cdb86eeba46edf" userProvider="Windows Live" userName="Christine K"/>
            </cr:reactionInfo>
          </cr:reaction>
        </cr:reactions>
      </w16:ext>
    </w16cex:extLst>
  </w16cex:commentExtensible>
  <w16cex:commentExtensible w16cex:durableId="7CA950F1" w16cex:dateUtc="2025-09-26T00:28:00Z"/>
  <w16cex:commentExtensible w16cex:durableId="5E0D08EF" w16cex:dateUtc="2025-09-26T21:33: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3C50206" w16cid:durableId="2B406737"/>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5B89AEF1" w16cid:durableId="6CAC59BD"/>
  <w16cid:commentId w16cid:paraId="2263BC0B" w16cid:durableId="7995D275"/>
  <w16cid:commentId w16cid:paraId="15BED8A3" w16cid:durableId="60922118"/>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094F4FF" w16cid:durableId="2D447842"/>
  <w16cid:commentId w16cid:paraId="33616C6C" w16cid:durableId="561E5608"/>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4D3C51BA" w16cid:durableId="18217BA2"/>
  <w16cid:commentId w16cid:paraId="754A14D2" w16cid:durableId="0AC63820"/>
  <w16cid:commentId w16cid:paraId="30F50BA1" w16cid:durableId="319FE8C4"/>
  <w16cid:commentId w16cid:paraId="5A3A49C0" w16cid:durableId="5AF46EC7"/>
  <w16cid:commentId w16cid:paraId="6AD6A7AB" w16cid:durableId="7B1DF619"/>
  <w16cid:commentId w16cid:paraId="4111D8C9" w16cid:durableId="0C2175A4"/>
  <w16cid:commentId w16cid:paraId="3B497E28" w16cid:durableId="341D83D5"/>
  <w16cid:commentId w16cid:paraId="0B7A8E2D" w16cid:durableId="2FAC2836"/>
  <w16cid:commentId w16cid:paraId="26701014" w16cid:durableId="1690F81E"/>
  <w16cid:commentId w16cid:paraId="2EB298CA" w16cid:durableId="2AEC1E0F"/>
  <w16cid:commentId w16cid:paraId="57DABE52" w16cid:durableId="407F74C0"/>
  <w16cid:commentId w16cid:paraId="0D693BEA" w16cid:durableId="587603BF"/>
  <w16cid:commentId w16cid:paraId="3DA885F7" w16cid:durableId="497B9F46"/>
  <w16cid:commentId w16cid:paraId="4D8C10F6" w16cid:durableId="2DE13EF3"/>
  <w16cid:commentId w16cid:paraId="35325731" w16cid:durableId="57B30108"/>
  <w16cid:commentId w16cid:paraId="0DB15B66" w16cid:durableId="5BFAFCB2"/>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140C3D12" w16cid:durableId="6DD2F1EC"/>
  <w16cid:commentId w16cid:paraId="29F5CA7A" w16cid:durableId="5ED6C45D"/>
  <w16cid:commentId w16cid:paraId="782E5704" w16cid:durableId="0BE6B6DC"/>
  <w16cid:commentId w16cid:paraId="2A35AC57" w16cid:durableId="7B71038B"/>
  <w16cid:commentId w16cid:paraId="266D0362" w16cid:durableId="3AFB6D99"/>
  <w16cid:commentId w16cid:paraId="3901FA41" w16cid:durableId="435F5FB4"/>
  <w16cid:commentId w16cid:paraId="4507D263" w16cid:durableId="05999614"/>
  <w16cid:commentId w16cid:paraId="5332094E" w16cid:durableId="0A1AD36C"/>
  <w16cid:commentId w16cid:paraId="01F0E173" w16cid:durableId="681A1FDE"/>
  <w16cid:commentId w16cid:paraId="379BD7E1" w16cid:durableId="2E81EBEF"/>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417769BE" w16cid:durableId="37D573D6"/>
  <w16cid:commentId w16cid:paraId="02109BD9" w16cid:durableId="79ECD8C0"/>
  <w16cid:commentId w16cid:paraId="58D13111" w16cid:durableId="3E2590AC"/>
  <w16cid:commentId w16cid:paraId="70A91282" w16cid:durableId="0DF6642E"/>
  <w16cid:commentId w16cid:paraId="051DCD8F" w16cid:durableId="14572E90"/>
  <w16cid:commentId w16cid:paraId="423AAEAB" w16cid:durableId="34EBD63C"/>
  <w16cid:commentId w16cid:paraId="36C2A9B1" w16cid:durableId="78015381"/>
  <w16cid:commentId w16cid:paraId="65DE1201" w16cid:durableId="4756AA69"/>
  <w16cid:commentId w16cid:paraId="4B04C5A4" w16cid:durableId="43FB6607"/>
  <w16cid:commentId w16cid:paraId="24BF2ADA" w16cid:durableId="64B644A6"/>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53BF1B14" w16cid:durableId="5E0D08EF"/>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3CDFB" w14:textId="77777777" w:rsidR="000B0A39" w:rsidRPr="00EC30B6" w:rsidRDefault="000B0A39">
      <w:pPr>
        <w:spacing w:after="0" w:line="240" w:lineRule="auto"/>
      </w:pPr>
      <w:r w:rsidRPr="00EC30B6">
        <w:separator/>
      </w:r>
    </w:p>
  </w:endnote>
  <w:endnote w:type="continuationSeparator" w:id="0">
    <w:p w14:paraId="6085E5FD" w14:textId="77777777" w:rsidR="000B0A39" w:rsidRPr="00EC30B6" w:rsidRDefault="000B0A39">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A8E0F" w14:textId="77777777" w:rsidR="000B0A39" w:rsidRPr="00EC30B6" w:rsidRDefault="000B0A39">
      <w:pPr>
        <w:spacing w:after="0" w:line="240" w:lineRule="auto"/>
      </w:pPr>
      <w:r w:rsidRPr="00EC30B6">
        <w:separator/>
      </w:r>
    </w:p>
  </w:footnote>
  <w:footnote w:type="continuationSeparator" w:id="0">
    <w:p w14:paraId="01561928" w14:textId="77777777" w:rsidR="000B0A39" w:rsidRPr="00EC30B6" w:rsidRDefault="000B0A39">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Hal Whitehead">
    <w15:presenceInfo w15:providerId="AD" w15:userId="S::hwhitehe@dal.ca::d9bf6773-906a-4701-9c5f-9758a1d04144"/>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87FEE"/>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57E9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66B0"/>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5FF8"/>
    <w:rsid w:val="00686AFF"/>
    <w:rsid w:val="00692471"/>
    <w:rsid w:val="0069266A"/>
    <w:rsid w:val="006966A2"/>
    <w:rsid w:val="006A19F4"/>
    <w:rsid w:val="006A6C4E"/>
    <w:rsid w:val="006B0DED"/>
    <w:rsid w:val="006D229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33</Pages>
  <Words>51852</Words>
  <Characters>285189</Characters>
  <Application>Microsoft Office Word</Application>
  <DocSecurity>0</DocSecurity>
  <Lines>4193</Lines>
  <Paragraphs>1452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4</cp:revision>
  <cp:lastPrinted>2025-09-24T23:34:00Z</cp:lastPrinted>
  <dcterms:created xsi:type="dcterms:W3CDTF">2025-10-08T15:01:00Z</dcterms:created>
  <dcterms:modified xsi:type="dcterms:W3CDTF">2025-10-08T15:21:00Z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