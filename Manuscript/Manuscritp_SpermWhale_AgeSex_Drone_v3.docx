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8A67634" w14:textId="49C955C5" w:rsidR="00B67D3F" w:rsidRDefault="00B67D3F" w:rsidP="00EA7AE3">
      <w:pPr>
        <w:pStyle w:val="Heading2"/>
        <w:rPr>
          <w:rFonts w:cs="Times New Roman"/>
        </w:rPr>
      </w:pPr>
      <w:bookmarkStart w:id="1" w:name="_Toc201083896"/>
      <w:commentRangeStart w:id="2"/>
      <w:r>
        <w:rPr>
          <w:rFonts w:cs="Times New Roman"/>
        </w:rPr>
        <w:lastRenderedPageBreak/>
        <w:t xml:space="preserve">ABSTRACT </w:t>
      </w:r>
      <w:commentRangeEnd w:id="2"/>
      <w:r>
        <w:rPr>
          <w:rStyle w:val="CommentReference"/>
          <w:rFonts w:eastAsiaTheme="minorHAnsi" w:cs="Times New Roman"/>
          <w:b w:val="0"/>
          <w:bCs w:val="0"/>
        </w:rPr>
        <w:commentReference w:id="2"/>
      </w:r>
    </w:p>
    <w:p w14:paraId="73ADEA4F" w14:textId="08F96E16" w:rsidR="00B67D3F" w:rsidRPr="00B67D3F" w:rsidRDefault="00B67D3F" w:rsidP="00B67D3F">
      <w:r>
        <w:rPr>
          <w:b/>
          <w:bCs/>
          <w:i/>
          <w:iCs/>
        </w:rPr>
        <w:t>Keywords</w:t>
      </w:r>
      <w:r>
        <w:t xml:space="preserve"> (up to 6)</w:t>
      </w:r>
    </w:p>
    <w:p w14:paraId="02DA2A65" w14:textId="0F7EA5AC" w:rsidR="00862972" w:rsidRPr="00207D2A" w:rsidRDefault="00862972" w:rsidP="00EA7AE3">
      <w:pPr>
        <w:pStyle w:val="Heading2"/>
        <w:rPr>
          <w:rFonts w:cs="Times New Roman"/>
        </w:rPr>
      </w:pPr>
      <w:r w:rsidRPr="005618C0">
        <w:rPr>
          <w:rFonts w:cs="Times New Roman"/>
        </w:rPr>
        <w:t xml:space="preserve">1 </w:t>
      </w:r>
      <w:r w:rsidRPr="005618C0">
        <w:rPr>
          <w:rFonts w:cs="Times New Roman"/>
          <w:sz w:val="26"/>
          <w:szCs w:val="26"/>
        </w:rPr>
        <w:t xml:space="preserve">| </w:t>
      </w:r>
      <w:r w:rsidRPr="005618C0">
        <w:rPr>
          <w:rFonts w:cs="Times New Roman"/>
        </w:rPr>
        <w:t>INTRODUCTION</w:t>
      </w:r>
      <w:bookmarkEnd w:id="1"/>
    </w:p>
    <w:p w14:paraId="75673EA8" w14:textId="476BE722"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w:t>
      </w:r>
      <w:r w:rsidR="00764DF1">
        <w:t>in</w:t>
      </w:r>
      <w:r w:rsidR="00764DF1" w:rsidRPr="00207D2A">
        <w:t xml:space="preserve">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w:t>
      </w:r>
      <w:commentRangeStart w:id="3"/>
      <w:r w:rsidR="005306CA" w:rsidRPr="00207D2A">
        <w:fldChar w:fldCharType="begin"/>
      </w:r>
      <w:r w:rsidR="00DC1D0D">
        <w:instrText xml:space="preserve"> ADDIN ZOTERO_ITEM CSL_CITATION {"citationID":"a1t5hug5dr2","properties":{"formattedCitation":"\\super 1\\uc0\\u8211{}3\\nosupersub{}","plainCitation":"1–3","noteIndex":0},"citationItems":[{"id":57,"uris":["http://zotero.org/users/5395629/items/WRP5IGCB"],"itemData":{"id":57,"type":"article-journal","container-title":"Wildlife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DC1D0D" w:rsidRPr="00DC1D0D">
        <w:rPr>
          <w:kern w:val="0"/>
          <w:szCs w:val="24"/>
          <w:vertAlign w:val="superscript"/>
          <w:lang w:val="en-US"/>
        </w:rPr>
        <w:t>1–3</w:t>
      </w:r>
      <w:r w:rsidR="005306CA" w:rsidRPr="00207D2A">
        <w:fldChar w:fldCharType="end"/>
      </w:r>
      <w:commentRangeEnd w:id="3"/>
      <w:r w:rsidR="002543CD">
        <w:rPr>
          <w:rStyle w:val="CommentReference"/>
        </w:rPr>
        <w:commentReference w:id="3"/>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del w:id="4" w:author="Hal Whitehead" w:date="2025-09-27T08:18:00Z" w16du:dateUtc="2025-09-27T11:18:00Z">
        <w:r w:rsidR="00B10704" w:rsidRPr="00207D2A" w:rsidDel="00764DF1">
          <w:delText xml:space="preserve"> </w:delText>
        </w:r>
      </w:del>
      <w:r w:rsidR="00CA494E" w:rsidRPr="00207D2A">
        <w:rPr>
          <w:highlight w:val="yellow"/>
        </w:rPr>
        <w:fldChar w:fldCharType="begin"/>
      </w:r>
      <w:r w:rsidR="00DC1D0D">
        <w:rPr>
          <w:highlight w:val="yellow"/>
        </w:rPr>
        <w:instrText xml:space="preserve"> ADDIN ZOTERO_ITEM CSL_CITATION {"citationID":"a23sblo7bm1","properties":{"formattedCitation":"\\super 4\\nosupersub{}","plainCitation":"4","noteIndex":0},"citationItems":[{"id":56,"uris":["http://zotero.org/users/5395629/items/BYT8KKVZ"],"itemData":{"id":56,"type":"article-journal","abstract":"Although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DC1D0D" w:rsidRPr="00DC1D0D">
        <w:rPr>
          <w:kern w:val="0"/>
          <w:szCs w:val="24"/>
          <w:vertAlign w:val="superscript"/>
          <w:lang w:val="en-US"/>
        </w:rPr>
        <w:t>4</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w:t>
      </w:r>
      <w:commentRangeStart w:id="5"/>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5"/>
      <w:r w:rsidR="00D453AC">
        <w:rPr>
          <w:rStyle w:val="CommentReference"/>
        </w:rPr>
        <w:commentReference w:id="5"/>
      </w:r>
      <w:r w:rsidR="00D453AC">
        <w:t xml:space="preserve">. But, </w:t>
      </w:r>
      <w:commentRangeStart w:id="6"/>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6"/>
      <w:r w:rsidR="00D453AC">
        <w:rPr>
          <w:rStyle w:val="CommentReference"/>
        </w:rPr>
        <w:commentReference w:id="6"/>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r w:rsidR="00F266FF" w:rsidRPr="00207D2A">
        <w:t xml:space="preserve"> </w:t>
      </w:r>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w:t>
      </w:r>
      <w:r w:rsidR="00C8340B" w:rsidRPr="00207D2A">
        <w:fldChar w:fldCharType="begin"/>
      </w:r>
      <w:r w:rsidR="00DC1D0D">
        <w:instrText xml:space="preserve"> ADDIN ZOTERO_ITEM CSL_CITATION {"citationID":"a8325d3smc","properties":{"formattedCitation":"\\super 5\\nosupersub{}","plainCitation":"5","noteIndex":0},"citationItems":[{"id":53,"uris":["http://zotero.org/users/5395629/items/69QWKVR2"],"itemData":{"id":53,"type":"article-journal","abstract":"Various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DC1D0D" w:rsidRPr="00DC1D0D">
        <w:rPr>
          <w:kern w:val="0"/>
          <w:szCs w:val="24"/>
          <w:vertAlign w:val="superscript"/>
          <w:lang w:val="en-US"/>
        </w:rPr>
        <w:t>5</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7"/>
      <w:commentRangeStart w:id="8"/>
      <w:commentRangeStart w:id="9"/>
      <w:r w:rsidR="00096326" w:rsidRPr="00207D2A">
        <w:t>relatively</w:t>
      </w:r>
      <w:r w:rsidR="009E712A">
        <w:t>/invasive</w:t>
      </w:r>
      <w:r w:rsidR="00096326" w:rsidRPr="00207D2A">
        <w:t xml:space="preserve">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7"/>
      <w:r w:rsidR="00F266FF">
        <w:rPr>
          <w:rStyle w:val="CommentReference"/>
        </w:rPr>
        <w:commentReference w:id="7"/>
      </w:r>
      <w:commentRangeEnd w:id="8"/>
      <w:r w:rsidR="00D46654">
        <w:rPr>
          <w:rStyle w:val="CommentReference"/>
        </w:rPr>
        <w:commentReference w:id="8"/>
      </w:r>
      <w:commentRangeEnd w:id="9"/>
      <w:r w:rsidR="00CB5A4C">
        <w:rPr>
          <w:rStyle w:val="CommentReference"/>
        </w:rPr>
        <w:commentReference w:id="9"/>
      </w:r>
      <w:r w:rsidR="00470B35" w:rsidRPr="00207D2A">
        <w:t xml:space="preserve">of samples collected </w:t>
      </w:r>
      <w:r w:rsidR="0061386D" w:rsidRPr="00207D2A">
        <w:t>using variably invasive techniques</w:t>
      </w:r>
      <w:r w:rsidR="0061386D" w:rsidRPr="00207D2A">
        <w:fldChar w:fldCharType="begin"/>
      </w:r>
      <w:r w:rsidR="00DC1D0D">
        <w:instrText xml:space="preserve"> ADDIN ZOTERO_ITEM CSL_CITATION {"citationID":"ap1e9ge7hb","properties":{"formattedCitation":"\\super 6\\nosupersub{}","plainCitation":"6","noteIndex":0},"citationItems":[{"id":55,"uris":["http://zotero.org/users/5395629/items/ZW9WTCWE"],"itemData":{"id":55,"type":"article-journal","abstract":"A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DC1D0D" w:rsidRPr="00DC1D0D">
        <w:rPr>
          <w:kern w:val="0"/>
          <w:szCs w:val="24"/>
          <w:vertAlign w:val="superscript"/>
          <w:lang w:val="en-US"/>
        </w:rPr>
        <w:t>6</w:t>
      </w:r>
      <w:r w:rsidR="0061386D" w:rsidRPr="00207D2A">
        <w:fldChar w:fldCharType="end"/>
      </w:r>
      <w:r w:rsidR="00470B35" w:rsidRPr="00207D2A">
        <w:t xml:space="preserve">. </w:t>
      </w:r>
    </w:p>
    <w:p w14:paraId="55347759" w14:textId="2B4D1091"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lump together immature males with mature females</w:t>
      </w:r>
      <w:r w:rsidR="0020338D">
        <w:t xml:space="preserve"> (e.g. </w:t>
      </w:r>
      <w:r w:rsidR="006571AA" w:rsidRPr="00207D2A">
        <w:fldChar w:fldCharType="begin"/>
      </w:r>
      <w:r w:rsidR="0020338D">
        <w:instrText xml:space="preserve"> ADDIN ZOTERO_ITEM CSL_CITATION {"citationID":"a27pn8lnvq4","properties":{"formattedCitation":"\\super 7,8\\nosupersub{}","plainCitation":"7,8","noteIndex":0},"citationItems":[{"id":870,"uris":["http://zotero.org/users/5395629/items/QGP6SSX7"],"itemData":{"id":870,"type":"article-journal","container-title":"Animal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20338D" w:rsidRPr="0020338D">
        <w:rPr>
          <w:kern w:val="0"/>
          <w:szCs w:val="24"/>
          <w:vertAlign w:val="superscript"/>
          <w:lang w:val="en-US"/>
        </w:rPr>
        <w:t>7,8</w:t>
      </w:r>
      <w:r w:rsidR="006571AA" w:rsidRPr="00207D2A">
        <w:fldChar w:fldCharType="end"/>
      </w:r>
      <w:r w:rsidR="0020338D">
        <w:t>)</w:t>
      </w:r>
      <w:r w:rsidR="00602E0E" w:rsidRPr="00207D2A">
        <w:t xml:space="preserve">. </w:t>
      </w:r>
    </w:p>
    <w:p w14:paraId="13A48FAA" w14:textId="7B1A7380" w:rsidR="00A109BD" w:rsidRPr="00427786" w:rsidRDefault="00F24B63" w:rsidP="00D378B4">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t>
      </w:r>
      <w:r w:rsidR="008E3BC8" w:rsidRPr="00207D2A">
        <w:lastRenderedPageBreak/>
        <w:t>wellbeing</w:t>
      </w:r>
      <w:r w:rsidR="00D378B4" w:rsidRPr="00207D2A">
        <w:fldChar w:fldCharType="begin"/>
      </w:r>
      <w:r w:rsidR="00DC1D0D">
        <w:instrText xml:space="preserve"> ADDIN ZOTERO_ITEM CSL_CITATION {"citationID":"a24rf2l0hp8","properties":{"formattedCitation":"\\super 9\\uc0\\u8211{}11\\nosupersub{}","plainCitation":"9–11","noteIndex":0},"citationItems":[{"id":181,"uris":["http://zotero.org/users/5395629/items/INAAHVJQ"],"itemData":{"id":181,"type":"article-journal","abstract":"Small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C1D0D" w:rsidRPr="00DC1D0D">
        <w:rPr>
          <w:kern w:val="0"/>
          <w:szCs w:val="24"/>
          <w:vertAlign w:val="superscript"/>
          <w:lang w:val="en-US"/>
        </w:rPr>
        <w:t>9–11</w:t>
      </w:r>
      <w:r w:rsidR="00D378B4" w:rsidRPr="00207D2A">
        <w:fldChar w:fldCharType="end"/>
      </w:r>
      <w:r w:rsidR="00D378B4" w:rsidRPr="00207D2A">
        <w:t xml:space="preserve">. More recently, UAV-derived morphometric measurements have been used to delineate </w:t>
      </w:r>
      <w:r w:rsidR="008E3BC8" w:rsidRPr="00207D2A">
        <w:t>age classes</w:t>
      </w:r>
      <w:r w:rsidR="00D378B4" w:rsidRPr="00207D2A">
        <w:fldChar w:fldCharType="begin"/>
      </w:r>
      <w:r w:rsidR="00DC1D0D">
        <w:instrText xml:space="preserve"> ADDIN ZOTERO_ITEM CSL_CITATION {"citationID":"ajvoe2r2fk","properties":{"formattedCitation":"\\super 12\\nosupersub{}","plainCitation":"12","noteIndex":0},"citationItems":[{"id":1841,"uris":["http://zotero.org/users/5395629/items/FS5SDB2C"],"itemData":{"id":1841,"type":"article-journal","abstract":"Assessing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C1D0D" w:rsidRPr="00DC1D0D">
        <w:rPr>
          <w:kern w:val="0"/>
          <w:szCs w:val="24"/>
          <w:vertAlign w:val="superscript"/>
          <w:lang w:val="en-US"/>
        </w:rPr>
        <w:t>12</w:t>
      </w:r>
      <w:r w:rsidR="00D378B4" w:rsidRPr="00207D2A">
        <w:fldChar w:fldCharType="end"/>
      </w:r>
      <w:r w:rsidR="00D378B4" w:rsidRPr="00207D2A">
        <w:t xml:space="preserve"> and </w:t>
      </w:r>
      <w:r w:rsidR="00C8340B" w:rsidRPr="00207D2A">
        <w:t xml:space="preserve">the </w:t>
      </w:r>
      <w:r w:rsidR="00D378B4" w:rsidRPr="00207D2A">
        <w:t>reproductive status of wild cetaceans</w:t>
      </w:r>
      <w:r w:rsidR="00D378B4" w:rsidRPr="00207D2A">
        <w:fldChar w:fldCharType="begin"/>
      </w:r>
      <w:r w:rsidR="00DC1D0D">
        <w:instrText xml:space="preserve"> ADDIN ZOTERO_ITEM CSL_CITATION {"citationID":"aav03u121e","properties":{"formattedCitation":"\\super 13\\uc0\\u8211{}15\\nosupersub{}","plainCitation":"13–15","noteIndex":0},"citationItems":[{"id":33,"uris":["http://zotero.org/users/5395629/items/52UHIPB3"],"itemData":{"id":33,"type":"article-journal","abstract":"Data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DC1D0D" w:rsidRPr="00DC1D0D">
        <w:rPr>
          <w:kern w:val="0"/>
          <w:szCs w:val="24"/>
          <w:vertAlign w:val="superscript"/>
          <w:lang w:val="en-US"/>
        </w:rPr>
        <w:t>13–15</w:t>
      </w:r>
      <w:r w:rsidR="00D378B4" w:rsidRPr="00207D2A">
        <w:fldChar w:fldCharType="end"/>
      </w:r>
      <w:r w:rsidR="00D378B4" w:rsidRPr="00427786">
        <w:t xml:space="preserve">. </w:t>
      </w:r>
    </w:p>
    <w:p w14:paraId="254C5E27" w14:textId="544490E3"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off the Galápagos Islands have been the focus of a multi-decade research project spanning 1985 - 2023</w:t>
      </w:r>
      <w:r w:rsidRPr="00207D2A">
        <w:fldChar w:fldCharType="begin"/>
      </w:r>
      <w:r w:rsidR="00DC1D0D">
        <w:instrText xml:space="preserve"> ADDIN ZOTERO_ITEM CSL_CITATION {"citationID":"a1f5denv53r","properties":{"formattedCitation":"\\super 16,17\\nosupersub{}","plainCitation":"16,17","noteIndex":0},"citationItems":[{"id":1923,"uris":["http://zotero.org/users/5395629/items/SESHYUGF"],"itemData":{"id":1923,"type":"book","event-place":"Chicago,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w:t>
      </w:r>
      <w:r w:rsidRPr="00207D2A">
        <w:fldChar w:fldCharType="end"/>
      </w:r>
      <w:r w:rsidRPr="00207D2A">
        <w:t>. Because sperm whales in the region are highly mobile</w:t>
      </w:r>
      <w:r w:rsidR="00C16AC2">
        <w:fldChar w:fldCharType="begin"/>
      </w:r>
      <w:r w:rsidR="00DC1D0D">
        <w:instrText xml:space="preserve"> ADDIN ZOTERO_ITEM CSL_CITATION {"citationID":"a2239mq4f39","properties":{"formattedCitation":"\\super 18\\nosupersub{}","plainCitation":"18","noteIndex":0},"citationItems":[{"id":506,"uris":["http://zotero.org/users/5395629/items/I6FUM4F8"],"itemData":{"id":506,"type":"article-journal","abstract":"The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DC1D0D" w:rsidRPr="00DC1D0D">
        <w:rPr>
          <w:kern w:val="0"/>
          <w:szCs w:val="24"/>
          <w:vertAlign w:val="superscript"/>
          <w:lang w:val="en-US"/>
        </w:rPr>
        <w:t>18</w:t>
      </w:r>
      <w:r w:rsidR="00C16AC2">
        <w:fldChar w:fldCharType="end"/>
      </w:r>
      <w:r w:rsidR="00F266FF">
        <w:t xml:space="preserve"> </w:t>
      </w:r>
      <w:commentRangeStart w:id="10"/>
      <w:r w:rsidRPr="00207D2A">
        <w:t xml:space="preserve">individuals </w:t>
      </w:r>
      <w:r w:rsidR="001306CB">
        <w:t xml:space="preserve">are only feasible to track over a few days and </w:t>
      </w:r>
      <w:commentRangeEnd w:id="10"/>
      <w:r w:rsidR="001306CB">
        <w:rPr>
          <w:rStyle w:val="CommentReference"/>
        </w:rPr>
        <w:commentReference w:id="10"/>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11"/>
      <w:r w:rsidRPr="00207D2A">
        <w:t xml:space="preserve">; </w:t>
      </w:r>
      <w:r w:rsidR="00D46654">
        <w:t>immature bachelor</w:t>
      </w:r>
      <w:r w:rsidRPr="00207D2A">
        <w:t xml:space="preserve"> males </w:t>
      </w:r>
      <w:commentRangeEnd w:id="11"/>
      <w:r w:rsidR="001306CB">
        <w:rPr>
          <w:rStyle w:val="CommentReference"/>
        </w:rPr>
        <w:commentReference w:id="11"/>
      </w:r>
      <w:r w:rsidRPr="00207D2A">
        <w:t>are other individuals found in small (&lt; 4 individuals) groups; and mature females/immature individuals are all other whales found in larger groups</w:t>
      </w:r>
      <w:r w:rsidRPr="00207D2A">
        <w:fldChar w:fldCharType="begin"/>
      </w:r>
      <w:r w:rsidR="00DC1D0D">
        <w:instrText xml:space="preserve"> ADDIN ZOTERO_ITEM CSL_CITATION {"citationID":"a430qj6ppi","properties":{"formattedCitation":"\\super 16,17,19\\nosupersub{}","plainCitation":"16,17,19","noteIndex":0},"citationItems":[{"id":1727,"uris":["http://zotero.org/users/5395629/items/S9TEBS3E"],"itemData":{"id":1727,"type":"article-journal","abstract":"The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16,17,19</w:t>
      </w:r>
      <w:r w:rsidRPr="00207D2A">
        <w:fldChar w:fldCharType="end"/>
      </w:r>
      <w:r w:rsidRPr="00207D2A">
        <w:t>. Although mature males can be reliably identified in the field, as they can be 40% longer and weigh three times as much as mature females</w:t>
      </w:r>
      <w:r w:rsidRPr="00207D2A">
        <w:fldChar w:fldCharType="begin"/>
      </w:r>
      <w:r w:rsidR="00DC1D0D">
        <w:instrText xml:space="preserve"> ADDIN ZOTERO_ITEM CSL_CITATION {"citationID":"a1s03ii5ji2","properties":{"formattedCitation":"\\super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DC1D0D" w:rsidRPr="00DC1D0D">
        <w:rPr>
          <w:kern w:val="0"/>
          <w:szCs w:val="24"/>
          <w:vertAlign w:val="superscript"/>
          <w:lang w:val="en-US"/>
        </w:rPr>
        <w:t>20</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2"/>
      <w:r w:rsidRPr="00207D2A">
        <w:t>. As the behaviours of mature females and immature males/females are shaped by different social and ecological processes</w:t>
      </w:r>
      <w:commentRangeEnd w:id="12"/>
      <w:r w:rsidR="001306CB">
        <w:rPr>
          <w:rStyle w:val="CommentReference"/>
        </w:rPr>
        <w:commentReference w:id="12"/>
      </w:r>
      <w:r w:rsidRPr="00207D2A">
        <w:fldChar w:fldCharType="begin"/>
      </w:r>
      <w:r w:rsidR="00DC1D0D">
        <w:instrText xml:space="preserve"> ADDIN ZOTERO_ITEM CSL_CITATION {"citationID":"a1qh5cdke9r","properties":{"formattedCitation":"\\super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this grouping masks important </w:t>
      </w:r>
      <w:r w:rsidR="00764DF1">
        <w:t>facets of</w:t>
      </w:r>
      <w:r w:rsidRPr="00207D2A">
        <w:t xml:space="preserve"> their behaviour and population structure. </w:t>
      </w:r>
    </w:p>
    <w:p w14:paraId="48BA9B60" w14:textId="76688C2E" w:rsidR="00941758" w:rsidRPr="00207D2A" w:rsidRDefault="001306CB" w:rsidP="00941758">
      <w:r>
        <w:t>I</w:t>
      </w:r>
      <w:commentRangeStart w:id="13"/>
      <w:r>
        <w:t>nformed by age and sex specific morphological data</w:t>
      </w:r>
      <w:commentRangeEnd w:id="13"/>
      <w:r>
        <w:rPr>
          <w:rStyle w:val="CommentReference"/>
        </w:rPr>
        <w:commentReference w:id="13"/>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4"/>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15"/>
      <w:commentRangeStart w:id="16"/>
      <w:commentRangeStart w:id="17"/>
      <w:r w:rsidR="00DB2679" w:rsidRPr="00207D2A">
        <w:t>larger nos</w:t>
      </w:r>
      <w:r w:rsidR="000D38CB" w:rsidRPr="00207D2A">
        <w:t>e</w:t>
      </w:r>
      <w:commentRangeEnd w:id="15"/>
      <w:r w:rsidR="00B46BCD">
        <w:rPr>
          <w:rStyle w:val="CommentReference"/>
        </w:rPr>
        <w:commentReference w:id="15"/>
      </w:r>
      <w:commentRangeEnd w:id="16"/>
      <w:r w:rsidR="004D6EE1">
        <w:rPr>
          <w:rStyle w:val="CommentReference"/>
        </w:rPr>
        <w:commentReference w:id="16"/>
      </w:r>
      <w:commentRangeEnd w:id="17"/>
      <w:r w:rsidR="00B842AE">
        <w:rPr>
          <w:rStyle w:val="CommentReference"/>
        </w:rPr>
        <w:commentReference w:id="17"/>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427786">
        <w:fldChar w:fldCharType="begin"/>
      </w:r>
      <w:r w:rsidR="00A40687">
        <w:instrText xml:space="preserve"> ADDIN ZOTERO_ITEM CSL_CITATION {"citationID":"a1hls8o0aog","properties":{"formattedCitation":"\\super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427786">
        <w:fldChar w:fldCharType="separate"/>
      </w:r>
      <w:r w:rsidR="00A40687" w:rsidRPr="00A40687">
        <w:rPr>
          <w:kern w:val="0"/>
          <w:szCs w:val="24"/>
          <w:vertAlign w:val="superscript"/>
          <w:lang w:val="en-US"/>
        </w:rPr>
        <w:t>22</w:t>
      </w:r>
      <w:r w:rsidR="00427786">
        <w:fldChar w:fldCharType="end"/>
      </w:r>
      <w:r w:rsidR="00427786">
        <w:t xml:space="preserve"> </w:t>
      </w:r>
      <w:commentRangeStart w:id="18"/>
      <w:r w:rsidR="00427786">
        <w:t>(Box 1)</w:t>
      </w:r>
      <w:commentRangeStart w:id="19"/>
      <w:r w:rsidR="00C807BA" w:rsidRPr="00207D2A">
        <w:t xml:space="preserve">. </w:t>
      </w:r>
      <w:commentRangeEnd w:id="19"/>
      <w:r w:rsidR="00E55E8B" w:rsidRPr="00207D2A">
        <w:rPr>
          <w:rStyle w:val="CommentReference"/>
        </w:rPr>
        <w:commentReference w:id="19"/>
      </w:r>
      <w:commentRangeEnd w:id="18"/>
      <w:r w:rsidR="00B842AE">
        <w:rPr>
          <w:rStyle w:val="CommentReference"/>
        </w:rPr>
        <w:commentReference w:id="18"/>
      </w:r>
      <w:r w:rsidR="00E55E8B" w:rsidRPr="00207D2A">
        <w:t>A</w:t>
      </w:r>
      <w:r w:rsidR="009E0634" w:rsidRPr="00207D2A">
        <w:t xml:space="preserve">lthough the hypertrophy of male sperm whales’ noses is most notable when they </w:t>
      </w:r>
      <w:r w:rsidR="00296268" w:rsidRPr="00207D2A">
        <w:t>reach physical</w:t>
      </w:r>
      <w:r w:rsidR="009E0634" w:rsidRPr="00207D2A">
        <w:t xml:space="preserve"> maturity (&gt; 20 years), it can be detectable in older juveniles (ca. 2 years – 6 m) and intensifies with age</w:t>
      </w:r>
      <w:r w:rsidR="009E0634" w:rsidRPr="00207D2A">
        <w:fldChar w:fldCharType="begin"/>
      </w:r>
      <w:r w:rsidR="00DC1D0D">
        <w:instrText xml:space="preserve"> ADDIN ZOTERO_ITEM CSL_CITATION {"citationID":"aekuihpu2d","properties":{"formattedCitation":"\\super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DC1D0D" w:rsidRPr="00DC1D0D">
        <w:rPr>
          <w:kern w:val="0"/>
          <w:szCs w:val="24"/>
          <w:vertAlign w:val="superscript"/>
          <w:lang w:val="en-US"/>
        </w:rPr>
        <w:t>23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w:t>
      </w:r>
      <w:r w:rsidR="00941758" w:rsidRPr="00207D2A">
        <w:lastRenderedPageBreak/>
        <w:t xml:space="preserve">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4"/>
      <w:r>
        <w:rPr>
          <w:rStyle w:val="CommentReference"/>
        </w:rPr>
        <w:commentReference w:id="14"/>
      </w:r>
      <w:r w:rsidR="00941758" w:rsidRPr="00207D2A">
        <w:t xml:space="preserve">only between calves/juveniles and females—in light of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20" w:name="_Toc201083897"/>
      <w:r w:rsidRPr="00207D2A">
        <w:rPr>
          <w:rFonts w:cs="Times New Roman"/>
        </w:rPr>
        <w:t>2 | METHODS</w:t>
      </w:r>
      <w:bookmarkEnd w:id="20"/>
    </w:p>
    <w:p w14:paraId="39B141C3" w14:textId="77777777" w:rsidR="00862972" w:rsidRPr="00207D2A" w:rsidRDefault="00862972" w:rsidP="00EA7AE3">
      <w:pPr>
        <w:pStyle w:val="Heading3"/>
        <w:rPr>
          <w:rFonts w:cs="Times New Roman"/>
        </w:rPr>
      </w:pPr>
      <w:bookmarkStart w:id="21" w:name="_Toc201083898"/>
      <w:r w:rsidRPr="00207D2A">
        <w:rPr>
          <w:rFonts w:cs="Times New Roman"/>
        </w:rPr>
        <w:t>2.1 | Data Collection</w:t>
      </w:r>
      <w:bookmarkEnd w:id="21"/>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22"/>
      <w:r w:rsidRPr="00207D2A">
        <w:t>(</w:t>
      </w:r>
      <w:r w:rsidR="00D20807" w:rsidRPr="00207D2A">
        <w:t xml:space="preserve">Galápagos National Park </w:t>
      </w:r>
      <w:r w:rsidRPr="00207D2A">
        <w:t>research permit No. PC-86-22</w:t>
      </w:r>
      <w:commentRangeEnd w:id="22"/>
      <w:r w:rsidR="00EA082D" w:rsidRPr="00207D2A">
        <w:rPr>
          <w:rStyle w:val="CommentReference"/>
        </w:rPr>
        <w:commentReference w:id="22"/>
      </w:r>
      <w:r w:rsidRPr="00207D2A">
        <w:t xml:space="preserve">). </w:t>
      </w:r>
      <w:commentRangeStart w:id="23"/>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commentRangeEnd w:id="23"/>
      <w:r w:rsidR="00C1259C">
        <w:rPr>
          <w:rStyle w:val="CommentReference"/>
        </w:rPr>
        <w:commentReference w:id="23"/>
      </w:r>
      <w:r w:rsidRPr="00207D2A">
        <w:t xml:space="preserve">. When we encountered groups of females and juveniles, we followed them for as long as possible at a </w:t>
      </w:r>
      <w:commentRangeStart w:id="24"/>
      <w:r w:rsidRPr="00207D2A">
        <w:t>cautious</w:t>
      </w:r>
      <w:commentRangeEnd w:id="24"/>
      <w:r w:rsidR="00C1259C">
        <w:rPr>
          <w:rStyle w:val="CommentReference"/>
        </w:rPr>
        <w:commentReference w:id="24"/>
      </w:r>
      <w:r w:rsidRPr="00207D2A">
        <w:t xml:space="preserve"> distance</w:t>
      </w:r>
      <w:r w:rsidR="004D6EE1">
        <w:t xml:space="preserve"> (c.a. 50 m)</w:t>
      </w:r>
      <w:r w:rsidRPr="00207D2A">
        <w:t xml:space="preserve"> to collect behavioural, acoustic, and photo-identification data. </w:t>
      </w:r>
    </w:p>
    <w:p w14:paraId="6007BE96" w14:textId="1095E87D" w:rsidR="00862972" w:rsidRDefault="00862972" w:rsidP="00862972">
      <w:r w:rsidRPr="00207D2A">
        <w:t xml:space="preserve">If conditions were adequate (windspeed &lt; 10 kt and no rain), we conducted 1 – 2 hour </w:t>
      </w:r>
      <w:commentRangeStart w:id="25"/>
      <w:r w:rsidRPr="00207D2A">
        <w:t>flight sessions</w:t>
      </w:r>
      <w:r w:rsidR="00037DCB">
        <w:t>, composed by a series of consecutive flights,</w:t>
      </w:r>
      <w:r w:rsidRPr="00207D2A">
        <w:t xml:space="preserve"> </w:t>
      </w:r>
      <w:commentRangeEnd w:id="25"/>
      <w:r w:rsidR="00C1259C">
        <w:rPr>
          <w:rStyle w:val="CommentReference"/>
        </w:rPr>
        <w:commentReference w:id="25"/>
      </w:r>
      <w:r w:rsidRPr="00207D2A">
        <w:t xml:space="preserve">using a DJI Mini 2 drone (249 g) equipped with propeller guards and landing gear. We conducted sessions </w:t>
      </w:r>
      <w:commentRangeStart w:id="26"/>
      <w:r w:rsidRPr="00207D2A">
        <w:t>when glare</w:t>
      </w:r>
      <w:r w:rsidR="00037DCB">
        <w:t xml:space="preserve"> from direct sunlight</w:t>
      </w:r>
      <w:r w:rsidRPr="00207D2A">
        <w:t xml:space="preserve"> </w:t>
      </w:r>
      <w:r w:rsidR="00D0654D">
        <w:t>on</w:t>
      </w:r>
      <w:r w:rsidRPr="00207D2A">
        <w:t xml:space="preserve"> the water interfered the least with visibility</w:t>
      </w:r>
      <w:commentRangeEnd w:id="26"/>
      <w:r w:rsidR="00C1259C">
        <w:rPr>
          <w:rStyle w:val="CommentReference"/>
        </w:rPr>
        <w:commentReference w:id="26"/>
      </w:r>
      <w:r w:rsidR="009E712A">
        <w:t>, often early in the morning or later after noon</w:t>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3840 x 2160 px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w:t>
      </w:r>
      <w:r w:rsidR="00B630CA">
        <w:fldChar w:fldCharType="begin"/>
      </w:r>
      <w:r w:rsidR="00A40687">
        <w:instrText xml:space="preserve"> ADDIN ZOTERO_ITEM CSL_CITATION {"citationID":"a29lhd9f4ej","properties":{"formattedCitation":"\\super 24\\nosupersub{}","plainCitation":"24","noteIndex":0},"citationItems":[{"id":77,"uris":["http://zotero.org/users/5395629/items/HSZYS5D4"],"itemData":{"id":77,"type":"article-journal","abstract":"Abstract\n              Seven major types of sampling for observational studies of social behavior have been found in the literature. These methods differ considerably in their suitability for providing unbiased data of various kinds. Below is a summary of the major recommended uses of each technique: In this paper, I have tried to point out the major strengths and weaknesses of each sampling method. Some methods are intrinsically biased with respect to many variables, others to fewer. In choosing a sampling method the main question is whether the procedure results in a biased sample of the variables under study. A method can produce a biased sample directly, as a result of intrinsic bias with respect to a study variable, or secondarily due to some degree of dependence (correlation) between the study variable and a directly-biased variable. In order to choose a sampling technique, the observer needs to consider carefully the characteristics of behavior and social interactions that are relevant to the study population and the research questions at hand. In most studies one will not have adequate empirical knowledge of the dependencies between relevant variables. Under the circumstances, the observer should avoid intrinsic biases to whatever extent possible, in particular those that direcly affect the variables under study. Finally, it will often be possible to use more than one sampling method in a study. Such samples can be taken successively or, under favorable conditions, even concurrently. For example, we have found it possible to take Instantaneous Samples of the identities and distances of nearest neighbors of a focal individual at five or ten minute intervals during Focal-Animal (behavior) Samples on that individual. Often during Focal-Animal Sampling one can also record All Occurrences of Some Behaviors, for the whole social group, for categories of conspicuous behavior, such as predation, intergroup contact, drinking, and so on. The extent to which concurrent multiple sampling is feasible will depend very much on the behavior categories and rate of occurrence, the observational conditions, etc. Where feasible, such multiple sampling can greatly aid in the efficient use of research time.","container-title":"Behaviour","DOI":"10.1163/156853974X00534","ISSN":"0005-7959, 1568-539X","issue":"3-4","journalAbbreviation":"Behaviour","language":"en","page":"227-266","source":"DOI.org (Crossref)","title":"Observational study of behavior: sampling methods","title-short":"Observational study of behavior","volume":"49","author":[{"family":"Altmann","given":"Jeanne"}],"issued":{"date-parts":[["1974"]]}}}],"schema":"https://github.com/citation-style-language/schema/raw/master/csl-citation.json"} </w:instrText>
      </w:r>
      <w:r w:rsidR="00B630CA">
        <w:fldChar w:fldCharType="separate"/>
      </w:r>
      <w:r w:rsidR="00A40687" w:rsidRPr="00A40687">
        <w:rPr>
          <w:kern w:val="0"/>
          <w:szCs w:val="24"/>
          <w:vertAlign w:val="superscript"/>
          <w:lang w:val="en-US"/>
        </w:rPr>
        <w:t>24</w:t>
      </w:r>
      <w:r w:rsidR="00B630CA">
        <w:fldChar w:fldCharType="end"/>
      </w:r>
      <w:r w:rsidRPr="00207D2A">
        <w:t>–</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2427619A" w14:textId="77777777" w:rsidR="00862972" w:rsidRPr="00207D2A" w:rsidRDefault="00862972" w:rsidP="00EA7AE3">
      <w:pPr>
        <w:pStyle w:val="Heading3"/>
        <w:rPr>
          <w:rFonts w:cs="Times New Roman"/>
        </w:rPr>
      </w:pPr>
      <w:bookmarkStart w:id="27" w:name="_Toc201083899"/>
      <w:r w:rsidRPr="00207D2A">
        <w:rPr>
          <w:rFonts w:cs="Times New Roman"/>
        </w:rPr>
        <w:t>2.2 | Morphometric measurements</w:t>
      </w:r>
      <w:bookmarkEnd w:id="27"/>
    </w:p>
    <w:p w14:paraId="15D81402" w14:textId="77777777" w:rsidR="00862972" w:rsidRPr="00207D2A" w:rsidRDefault="00862972" w:rsidP="00EA7AE3">
      <w:pPr>
        <w:pStyle w:val="Heading4"/>
        <w:rPr>
          <w:rFonts w:cs="Times New Roman"/>
        </w:rPr>
      </w:pPr>
      <w:bookmarkStart w:id="28" w:name="_Ref192584273"/>
      <w:r w:rsidRPr="00207D2A">
        <w:rPr>
          <w:rFonts w:cs="Times New Roman"/>
        </w:rPr>
        <w:t xml:space="preserve">2.2.1 | </w:t>
      </w:r>
      <w:bookmarkEnd w:id="28"/>
      <w:r w:rsidRPr="00207D2A">
        <w:rPr>
          <w:rFonts w:cs="Times New Roman"/>
        </w:rPr>
        <w:t>Estimating and correcting measurement error</w:t>
      </w:r>
    </w:p>
    <w:p w14:paraId="0DA1BC33" w14:textId="7228350C" w:rsidR="00C45E33" w:rsidRPr="00207D2A" w:rsidRDefault="00862972" w:rsidP="00862972">
      <w:commentRangeStart w:id="29"/>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w:t>
      </w:r>
      <w:r w:rsidRPr="00207D2A">
        <w:fldChar w:fldCharType="begin"/>
      </w:r>
      <w:r w:rsidR="00A40687">
        <w:instrText xml:space="preserve"> ADDIN ZOTERO_ITEM CSL_CITATION {"citationID":"JyqLn8Zm","properties":{"formattedCitation":"\\super 9\\uc0\\u8211{}11,25\\nosupersub{}","plainCitation":"9–11,25","noteIndex":0},"citationItems":[{"id":181,"uris":["http://zotero.org/users/5395629/items/INAAHVJQ"],"itemData":{"id":181,"type":"article-journal","abstract":"Small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A40687" w:rsidRPr="00A40687">
        <w:rPr>
          <w:kern w:val="0"/>
          <w:szCs w:val="24"/>
          <w:vertAlign w:val="superscript"/>
          <w:lang w:val="en-US"/>
        </w:rPr>
        <w:t>9–11,25</w:t>
      </w:r>
      <w:r w:rsidRPr="00207D2A">
        <w:fldChar w:fldCharType="end"/>
      </w:r>
      <w:r w:rsidRPr="00764DF1">
        <w:rPr>
          <w:rPrChange w:id="30" w:author="Hal Whitehead" w:date="2025-09-27T08:17:00Z" w16du:dateUtc="2025-09-27T11:17:00Z">
            <w:rPr>
              <w:lang w:val="fr-FR"/>
            </w:rPr>
          </w:rPrChange>
        </w:rPr>
        <w:t xml:space="preserve">. </w:t>
      </w:r>
      <w:r w:rsidR="00EC30B6" w:rsidRPr="00B67D3F">
        <w:t xml:space="preserve">Our </w:t>
      </w:r>
      <w:r w:rsidR="00EC30B6" w:rsidRPr="00B67D3F">
        <w:lastRenderedPageBreak/>
        <w:t xml:space="preserve">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w:t>
      </w:r>
      <w:r w:rsidRPr="00207D2A">
        <w:fldChar w:fldCharType="begin"/>
      </w:r>
      <w:r w:rsidR="00DC1D0D">
        <w:instrText xml:space="preserve"> ADDIN ZOTERO_ITEM CSL_CITATION {"citationID":"vJXFMUMd","properties":{"formattedCitation":"\\super 9,10\\nosupersub{}","plainCitation":"9,10","noteIndex":0},"citationItems":[{"id":181,"uris":["http://zotero.org/users/5395629/items/INAAHVJQ"],"itemData":{"id":181,"type":"article-journal","abstract":"Small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00DC1D0D" w:rsidRPr="00DC1D0D">
        <w:rPr>
          <w:kern w:val="0"/>
          <w:szCs w:val="24"/>
          <w:vertAlign w:val="superscript"/>
          <w:lang w:val="en-US"/>
        </w:rPr>
        <w:t>9,10</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r w:rsidR="003B55B4">
        <w:t xml:space="preserve">from the research </w:t>
      </w:r>
      <w:r w:rsidR="00C45E33" w:rsidRPr="00207D2A">
        <w:t xml:space="preserve">vessel </w:t>
      </w:r>
      <w:commentRangeStart w:id="31"/>
      <w:commentRangeStart w:id="32"/>
      <w:r w:rsidR="00876D20">
        <w:t>were largely unsuccessful</w:t>
      </w:r>
      <w:commentRangeEnd w:id="31"/>
      <w:r w:rsidR="00876D20">
        <w:rPr>
          <w:rStyle w:val="CommentReference"/>
        </w:rPr>
        <w:commentReference w:id="31"/>
      </w:r>
      <w:commentRangeEnd w:id="32"/>
      <w:r w:rsidR="00037DCB">
        <w:rPr>
          <w:rStyle w:val="CommentReference"/>
        </w:rPr>
        <w:commentReference w:id="32"/>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29"/>
      <w:r w:rsidR="00876D20">
        <w:rPr>
          <w:rStyle w:val="CommentReference"/>
        </w:rPr>
        <w:commentReference w:id="29"/>
      </w:r>
    </w:p>
    <w:p w14:paraId="1D845A02" w14:textId="2C51E498"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 xml:space="preserve">of the equation </w:t>
      </w:r>
      <w:r w:rsidR="00B630CA">
        <w:t>in</w:t>
      </w:r>
      <w:r w:rsidR="00862972" w:rsidRPr="00207D2A">
        <w:t xml:space="preserve"> Bierlich et al. </w:t>
      </w:r>
      <w:r w:rsidR="00583D6D" w:rsidRPr="00207D2A">
        <w:t>(</w:t>
      </w:r>
      <w:r w:rsidR="00862972" w:rsidRPr="00207D2A">
        <w:t>2021</w:t>
      </w:r>
      <w:r w:rsidR="00583D6D" w:rsidRPr="00207D2A">
        <w:t>)</w:t>
      </w:r>
      <w:r w:rsidR="00B630CA">
        <w:fldChar w:fldCharType="begin"/>
      </w:r>
      <w:r w:rsidR="00A40687">
        <w:instrText xml:space="preserve"> ADDIN ZOTERO_ITEM CSL_CITATION {"citationID":"aoosumhikg","properties":{"formattedCitation":"\\super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630CA">
        <w:fldChar w:fldCharType="separate"/>
      </w:r>
      <w:r w:rsidR="00A40687" w:rsidRPr="00A40687">
        <w:rPr>
          <w:kern w:val="0"/>
          <w:szCs w:val="24"/>
          <w:vertAlign w:val="superscript"/>
          <w:lang w:val="en-US"/>
        </w:rPr>
        <w:t>10</w:t>
      </w:r>
      <w:r w:rsidR="00B630CA">
        <w:fldChar w:fldCharType="end"/>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716D1991" w:rsidR="004942FF" w:rsidRPr="00207D2A" w:rsidRDefault="00862972" w:rsidP="004942FF">
      <w:r w:rsidRPr="00207D2A">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We used MorphoMetriX V2</w:t>
      </w:r>
      <w:r w:rsidR="004942FF" w:rsidRPr="00207D2A">
        <w:fldChar w:fldCharType="begin"/>
      </w:r>
      <w:r w:rsidR="00A40687">
        <w:instrText xml:space="preserve"> ADDIN ZOTERO_ITEM CSL_CITATION {"citationID":"t6cTNLw6","properties":{"formattedCitation":"\\super 26\\nosupersub{}","plainCitation":"26","noteIndex":0},"citationItems":[{"id":184,"uris":["http://zotero.org/users/5395629/items/38LKEFTN"],"itemData":{"id":184,"type":"article-journal","abstract":"Body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A40687" w:rsidRPr="00A40687">
        <w:rPr>
          <w:kern w:val="0"/>
          <w:szCs w:val="24"/>
          <w:vertAlign w:val="superscript"/>
          <w:lang w:val="en-US"/>
        </w:rPr>
        <w:t>26</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r w:rsidR="00B630CA">
        <w:fldChar w:fldCharType="begin"/>
      </w:r>
      <w:r w:rsidR="00A40687">
        <w:instrText xml:space="preserve"> ADDIN ZOTERO_ITEM CSL_CITATION {"citationID":"a2eovn6tto1","properties":{"formattedCitation":"\\super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B630CA">
        <w:fldChar w:fldCharType="separate"/>
      </w:r>
      <w:r w:rsidR="00A40687" w:rsidRPr="00A40687">
        <w:rPr>
          <w:kern w:val="0"/>
          <w:szCs w:val="24"/>
          <w:vertAlign w:val="superscript"/>
          <w:lang w:val="en-US"/>
        </w:rPr>
        <w:t>9</w:t>
      </w:r>
      <w:r w:rsidR="00B630CA">
        <w:fldChar w:fldCharType="end"/>
      </w:r>
      <w:r w:rsidR="004942FF" w:rsidRPr="00207D2A">
        <w:t>:</w:t>
      </w:r>
    </w:p>
    <w:p w14:paraId="67004528" w14:textId="2EC17D7A"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lastRenderedPageBreak/>
        <w:t xml:space="preserve">where </w:t>
      </w:r>
      <w:r w:rsidRPr="00207D2A">
        <w:rPr>
          <w:rFonts w:eastAsiaTheme="minorEastAsia"/>
          <w:i/>
          <w:iCs/>
        </w:rPr>
        <w:t>H</w:t>
      </w:r>
      <w:r w:rsidRPr="00207D2A">
        <w:rPr>
          <w:rFonts w:eastAsiaTheme="minorEastAsia"/>
        </w:rPr>
        <w:t xml:space="preserve"> </w:t>
      </w:r>
      <w:r w:rsidR="00C8340B" w:rsidRPr="00207D2A">
        <w:rPr>
          <w:rFonts w:eastAsiaTheme="minorEastAsia"/>
        </w:rPr>
        <w:t xml:space="preserve">is </w:t>
      </w:r>
      <w:r w:rsidRPr="00207D2A">
        <w:rPr>
          <w:rFonts w:eastAsiaTheme="minorEastAsia"/>
        </w:rPr>
        <w:t xml:space="preserve">the drone altitude above sea level, and α is a </w:t>
      </w:r>
      <w:commentRangeStart w:id="33"/>
      <w:r w:rsidRPr="00207D2A">
        <w:rPr>
          <w:rFonts w:eastAsiaTheme="minorEastAsia"/>
        </w:rPr>
        <w:t xml:space="preserve">scaling </w:t>
      </w:r>
      <w:commentRangeEnd w:id="33"/>
      <w:r w:rsidR="00876D20">
        <w:rPr>
          <w:rStyle w:val="CommentReference"/>
        </w:rPr>
        <w:commentReference w:id="33"/>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5DF22379" w14:textId="6446D0B9" w:rsidR="004942FF" w:rsidRPr="00207D2A" w:rsidRDefault="00000000" w:rsidP="00862972">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26A8575F" w:rsidR="001555F5" w:rsidRPr="00207D2A" w:rsidRDefault="001555F5" w:rsidP="00862972">
      <w:pPr>
        <w:rPr>
          <w:rFonts w:eastAsiaTheme="minorEastAsia"/>
        </w:rPr>
      </w:pPr>
      <w:r w:rsidRPr="00207D2A">
        <w:rPr>
          <w:rFonts w:eastAsiaTheme="minorEastAsia"/>
        </w:rPr>
        <w:t xml:space="preserve">To account for the possibility that barometric altitude biases would vary on different days as a result </w:t>
      </w:r>
      <w:r w:rsidR="00FA4C14">
        <w:rPr>
          <w:rFonts w:eastAsiaTheme="minorEastAsia"/>
        </w:rPr>
        <w:t>of</w:t>
      </w:r>
      <w:r w:rsidR="00FA4C14" w:rsidRPr="00207D2A">
        <w:rPr>
          <w:rFonts w:eastAsiaTheme="minorEastAsia"/>
        </w:rPr>
        <w:t xml:space="preserve"> </w:t>
      </w:r>
      <w:r w:rsidRPr="00207D2A">
        <w:rPr>
          <w:rFonts w:eastAsiaTheme="minorEastAsia"/>
        </w:rPr>
        <w:t>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w:t>
      </w:r>
      <w:commentRangeStart w:id="34"/>
      <w:r w:rsidR="00DB08E5" w:rsidRPr="00207D2A">
        <w:rPr>
          <w:rFonts w:eastAsiaTheme="minorEastAsia"/>
        </w:rPr>
        <w:t xml:space="preserve">a negligible effect on measurement error. </w:t>
      </w:r>
      <w:commentRangeEnd w:id="34"/>
      <w:r w:rsidR="00D0654D">
        <w:rPr>
          <w:rStyle w:val="CommentReference"/>
        </w:rPr>
        <w:commentReference w:id="34"/>
      </w:r>
      <w:r w:rsidR="00FA4C14">
        <w:rPr>
          <w:rFonts w:eastAsiaTheme="minorEastAsia"/>
        </w:rPr>
        <w:t xml:space="preserve">This likely results from our study area being having very little variation in barometric pressure within and between days. </w:t>
      </w:r>
      <w:r w:rsidR="00DB08E5" w:rsidRPr="00207D2A">
        <w:rPr>
          <w:rFonts w:eastAsiaTheme="minorEastAsia"/>
        </w:rPr>
        <w:t xml:space="preserve">The results of random effects models </w:t>
      </w:r>
      <w:r w:rsidR="00AB242E">
        <w:rPr>
          <w:rFonts w:eastAsiaTheme="minorEastAsia"/>
        </w:rPr>
        <w:t xml:space="preserve">including date </w:t>
      </w:r>
      <w:r w:rsidR="00DB08E5" w:rsidRPr="00207D2A">
        <w:rPr>
          <w:rFonts w:eastAsiaTheme="minorEastAsia"/>
        </w:rPr>
        <w:t xml:space="preserve">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71C97D21" w:rsidR="00862972" w:rsidRPr="00207D2A" w:rsidRDefault="00862972" w:rsidP="00862972">
      <w:pPr>
        <w:rPr>
          <w:b/>
          <w:bCs/>
        </w:rPr>
      </w:pPr>
      <w:r w:rsidRPr="00207D2A">
        <w:t xml:space="preserve">Drone footage was quality-rated on </w:t>
      </w:r>
      <w:commentRangeStart w:id="35"/>
      <w:r w:rsidRPr="00207D2A">
        <w:t>a scale of 0 – 8, with 0 being high quality and 8 being low quality</w:t>
      </w:r>
      <w:commentRangeEnd w:id="35"/>
      <w:r w:rsidR="00876D20">
        <w:rPr>
          <w:rStyle w:val="CommentReference"/>
        </w:rPr>
        <w:commentReference w:id="35"/>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w:t>
      </w:r>
      <w:r w:rsidRPr="00207D2A">
        <w:fldChar w:fldCharType="begin"/>
      </w:r>
      <w:r w:rsidR="00A40687">
        <w:instrText xml:space="preserve"> ADDIN ZOTERO_ITEM CSL_CITATION {"citationID":"b28sJduE","properties":{"formattedCitation":"\\super 27\\nosupersub{}","plainCitation":"27","noteIndex":0},"citationItems":[{"id":177,"uris":["http://zotero.org/users/5395629/items/FD2VYEN7"],"itemData":{"id":177,"type":"article-journal","container-title":"Methods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00A40687" w:rsidRPr="00A40687">
        <w:rPr>
          <w:kern w:val="0"/>
          <w:szCs w:val="24"/>
          <w:vertAlign w:val="superscript"/>
          <w:lang w:val="en-US"/>
        </w:rPr>
        <w:t>27</w:t>
      </w:r>
      <w:r w:rsidRPr="00207D2A">
        <w:fldChar w:fldCharType="end"/>
      </w:r>
      <w:r w:rsidRPr="00207D2A">
        <w:t xml:space="preserve">. We selected frames </w:t>
      </w:r>
      <w:r w:rsidRPr="00207D2A">
        <w:lastRenderedPageBreak/>
        <w:t>where whales were lying mostly flat at the water surface, located near the center of the frame</w:t>
      </w:r>
      <w:r w:rsidR="003E74A1">
        <w:t>,</w:t>
      </w:r>
      <w:r w:rsidR="00037DCB">
        <w:t xml:space="preserve"> </w:t>
      </w:r>
      <w:r w:rsidR="003E74A1">
        <w:t>where the possible effects of lens distortion are negligible</w:t>
      </w:r>
      <w:r w:rsidR="003E74A1">
        <w:fldChar w:fldCharType="begin"/>
      </w:r>
      <w:r w:rsidR="00DC1D0D">
        <w:instrText xml:space="preserve"> ADDIN ZOTERO_ITEM CSL_CITATION {"citationID":"a29f32va5ij","properties":{"formattedCitation":"\\super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3E74A1">
        <w:fldChar w:fldCharType="separate"/>
      </w:r>
      <w:r w:rsidR="00DC1D0D" w:rsidRPr="00DC1D0D">
        <w:rPr>
          <w:kern w:val="0"/>
          <w:szCs w:val="24"/>
          <w:vertAlign w:val="superscript"/>
          <w:lang w:val="en-US"/>
        </w:rPr>
        <w:t>9</w:t>
      </w:r>
      <w:r w:rsidR="003E74A1">
        <w:fldChar w:fldCharType="end"/>
      </w:r>
      <w:r w:rsidRPr="00207D2A">
        <w:t>, and whe</w:t>
      </w:r>
      <w:r w:rsidR="00D0654D">
        <w:t>n</w:t>
      </w:r>
      <w:r w:rsidRPr="00207D2A">
        <w:t xml:space="preserve"> the drone camera was positioned at nadir relative to the water surface</w:t>
      </w:r>
      <w:r w:rsidR="0056733A">
        <w:t>, as confirmed by the flight log data</w:t>
      </w:r>
      <w:r w:rsidRPr="00207D2A">
        <w:t xml:space="preserve">. </w:t>
      </w:r>
      <w:commentRangeStart w:id="36"/>
      <w:r w:rsidR="00876D20">
        <w:t>W</w:t>
      </w:r>
      <w:r w:rsidR="002E01B8" w:rsidRPr="00207D2A">
        <w:t>e</w:t>
      </w:r>
      <w:commentRangeEnd w:id="36"/>
      <w:r w:rsidR="00D0654D">
        <w:rPr>
          <w:rStyle w:val="CommentReference"/>
        </w:rPr>
        <w:commentReference w:id="36"/>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37"/>
      <w:r w:rsidR="00862972" w:rsidRPr="00207D2A">
        <w:t xml:space="preserve"> (</w:t>
      </w:r>
      <w:r w:rsidR="003729E9" w:rsidRPr="00207D2A">
        <w:rPr>
          <w:i/>
          <w:iCs/>
        </w:rPr>
        <w:t>Sn</w:t>
      </w:r>
      <w:r w:rsidR="00862972" w:rsidRPr="00207D2A">
        <w:rPr>
          <w:i/>
          <w:iCs/>
        </w:rPr>
        <w:t>F</w:t>
      </w:r>
      <w:r w:rsidR="00862972" w:rsidRPr="00207D2A">
        <w:t xml:space="preserve">) </w:t>
      </w:r>
      <w:commentRangeEnd w:id="37"/>
      <w:r w:rsidR="00323AC6">
        <w:rPr>
          <w:rStyle w:val="CommentReference"/>
        </w:rPr>
        <w:commentReference w:id="37"/>
      </w:r>
      <w:r w:rsidR="00862972" w:rsidRPr="00207D2A">
        <w:t xml:space="preserve">and </w:t>
      </w:r>
      <w:r w:rsidR="003729E9" w:rsidRPr="00207D2A">
        <w:t>snout</w:t>
      </w:r>
      <w:r w:rsidR="00862972" w:rsidRPr="00207D2A">
        <w:t>-to-dorsal</w:t>
      </w:r>
      <w:r w:rsidR="003C5F32" w:rsidRPr="00207D2A">
        <w:t>-</w:t>
      </w:r>
      <w:r w:rsidR="00862972" w:rsidRPr="00207D2A">
        <w:t>fin length (</w:t>
      </w:r>
      <w:r w:rsidR="003729E9" w:rsidRPr="00207D2A">
        <w:rPr>
          <w:i/>
          <w:iCs/>
        </w:rPr>
        <w:t>Sn</w:t>
      </w:r>
      <w:r w:rsidR="00862972" w:rsidRPr="00207D2A">
        <w:rPr>
          <w:i/>
          <w:iCs/>
        </w:rPr>
        <w:t>D</w:t>
      </w:r>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38"/>
      <w:r w:rsidR="00583D2A" w:rsidRPr="00207D2A">
        <w:t>piecewise</w:t>
      </w:r>
      <w:commentRangeEnd w:id="38"/>
      <w:r w:rsidR="003C5F32" w:rsidRPr="00207D2A">
        <w:rPr>
          <w:rStyle w:val="CommentReference"/>
        </w:rPr>
        <w:commentReference w:id="38"/>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r w:rsidR="00D03DAA" w:rsidRPr="00207D2A">
        <w:rPr>
          <w:i/>
          <w:iCs/>
        </w:rPr>
        <w:t>SnF</w:t>
      </w:r>
      <w:r w:rsidR="00D03DAA" w:rsidRPr="00207D2A">
        <w:t xml:space="preserve"> was measured from the snout to the transversal intersection of the </w:t>
      </w:r>
      <w:commentRangeStart w:id="39"/>
      <w:r w:rsidR="00323AC6">
        <w:t xml:space="preserve">anterior </w:t>
      </w:r>
      <w:commentRangeEnd w:id="39"/>
      <w:r w:rsidR="00323AC6">
        <w:rPr>
          <w:rStyle w:val="CommentReference"/>
        </w:rPr>
        <w:commentReference w:id="39"/>
      </w:r>
      <w:r w:rsidR="00D03DAA" w:rsidRPr="00207D2A">
        <w:t>base of the flippers with the spine</w:t>
      </w:r>
      <w:r w:rsidR="004B1854">
        <w:t xml:space="preserve"> (when at least one flipper was visible)</w:t>
      </w:r>
      <w:r w:rsidR="00B23C72" w:rsidRPr="00207D2A">
        <w:t>,</w:t>
      </w:r>
      <w:r w:rsidR="00D03DAA" w:rsidRPr="00207D2A">
        <w:t xml:space="preserve"> and </w:t>
      </w:r>
      <w:r w:rsidR="00D03DAA" w:rsidRPr="00207D2A">
        <w:rPr>
          <w:i/>
          <w:iCs/>
        </w:rPr>
        <w:t>SnD</w:t>
      </w:r>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r w:rsidR="000851A3" w:rsidRPr="00207D2A">
        <w:rPr>
          <w:i/>
          <w:iCs/>
        </w:rPr>
        <w:t>SnF</w:t>
      </w:r>
      <w:r w:rsidR="000851A3" w:rsidRPr="00207D2A">
        <w:t xml:space="preserve"> or </w:t>
      </w:r>
      <w:r w:rsidR="000851A3" w:rsidRPr="00207D2A">
        <w:rPr>
          <w:i/>
          <w:iCs/>
        </w:rPr>
        <w:t>SnD</w:t>
      </w:r>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r w:rsidRPr="00207D2A">
        <w:rPr>
          <w:i/>
          <w:iCs/>
        </w:rPr>
        <w:t>SnD</w:t>
      </w:r>
      <w:r w:rsidRPr="00207D2A">
        <w:t xml:space="preserve"> and </w:t>
      </w:r>
      <w:r w:rsidRPr="00207D2A">
        <w:rPr>
          <w:i/>
          <w:iCs/>
        </w:rPr>
        <w:t>SnF</w:t>
      </w:r>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r w:rsidR="00EC69CA" w:rsidRPr="00207D2A">
        <w:rPr>
          <w:i/>
          <w:iCs/>
        </w:rPr>
        <w:t>SnF</w:t>
      </w:r>
      <w:r w:rsidR="00EC69CA" w:rsidRPr="00207D2A">
        <w:t xml:space="preserve">. </w:t>
      </w:r>
      <w:r w:rsidRPr="00207D2A">
        <w:rPr>
          <w:i/>
          <w:iCs/>
        </w:rPr>
        <w:t xml:space="preserve">SnD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40"/>
      <w:commentRangeStart w:id="41"/>
      <w:r w:rsidR="00137A4D" w:rsidRPr="00207D2A">
        <w:t>light and water conditions</w:t>
      </w:r>
      <w:commentRangeEnd w:id="40"/>
      <w:r w:rsidR="00323AC6">
        <w:rPr>
          <w:rStyle w:val="CommentReference"/>
        </w:rPr>
        <w:commentReference w:id="40"/>
      </w:r>
      <w:commentRangeEnd w:id="41"/>
      <w:r w:rsidR="004B1854">
        <w:rPr>
          <w:rStyle w:val="CommentReference"/>
        </w:rPr>
        <w:commentReference w:id="41"/>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r w:rsidR="00EA434E">
        <w:t xml:space="preserve">% </w:t>
      </w:r>
      <w:r w:rsidR="003D11D0" w:rsidRPr="00207D2A">
        <w:t xml:space="preserve">CV), calculated by dividing the standard deviation (SD) by the mean </w:t>
      </w:r>
      <w:r w:rsidR="00EA434E">
        <w:t xml:space="preserve">x 100 </w:t>
      </w:r>
      <w:r w:rsidR="003D11D0" w:rsidRPr="00207D2A">
        <w:t xml:space="preserve">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lastRenderedPageBreak/>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1D584ED1" w:rsidR="00862972" w:rsidRPr="00207D2A" w:rsidRDefault="00862972" w:rsidP="00862972">
      <w:pPr>
        <w:pStyle w:val="Caption"/>
        <w:rPr>
          <w:i w:val="0"/>
          <w:iCs w:val="0"/>
          <w:color w:val="auto"/>
        </w:rPr>
      </w:pPr>
      <w:commentRangeStart w:id="42"/>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1</w:t>
      </w:r>
      <w:r w:rsidR="007459AF" w:rsidRPr="00B67D3F">
        <w:rPr>
          <w:b/>
          <w:bCs/>
          <w:color w:val="auto"/>
        </w:rPr>
        <w:fldChar w:fldCharType="end"/>
      </w:r>
      <w:commentRangeEnd w:id="42"/>
      <w:r w:rsidR="00323AC6">
        <w:rPr>
          <w:rStyle w:val="CommentReference"/>
          <w:i w:val="0"/>
          <w:iCs w:val="0"/>
          <w:color w:val="auto"/>
        </w:rPr>
        <w:commentReference w:id="42"/>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r w:rsidR="00570B88" w:rsidRPr="00207D2A">
        <w:rPr>
          <w:color w:val="auto"/>
        </w:rPr>
        <w:t>Sn</w:t>
      </w:r>
      <w:r w:rsidR="00056D15" w:rsidRPr="00207D2A">
        <w:rPr>
          <w:color w:val="auto"/>
        </w:rPr>
        <w:t>D</w:t>
      </w:r>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r w:rsidR="00570B88" w:rsidRPr="00207D2A">
        <w:rPr>
          <w:color w:val="auto"/>
        </w:rPr>
        <w:t>Sn</w:t>
      </w:r>
      <w:r w:rsidR="00056D15" w:rsidRPr="00207D2A">
        <w:rPr>
          <w:color w:val="auto"/>
        </w:rPr>
        <w:t>F</w:t>
      </w:r>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F1C18C1"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indentations, rake marks, white patches, and sloughed skin patterns</w:t>
      </w:r>
      <w:r w:rsidRPr="00207D2A">
        <w:fldChar w:fldCharType="begin"/>
      </w:r>
      <w:r w:rsidR="00A40687">
        <w:instrText xml:space="preserve"> ADDIN ZOTERO_ITEM CSL_CITATION {"citationID":"bjcuh3TC","properties":{"formattedCitation":"\\super 28\\nosupersub{}","plainCitation":"28","noteIndex":0},"citationItems":[{"id":1840,"uris":["http://zotero.org/users/5395629/items/5WL487PH"],"itemData":{"id":1840,"type":"article-journal","abstract":"Photo-identification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00A40687" w:rsidRPr="00A40687">
        <w:rPr>
          <w:kern w:val="0"/>
          <w:szCs w:val="24"/>
          <w:vertAlign w:val="superscript"/>
          <w:lang w:val="en-US"/>
        </w:rPr>
        <w:t>28</w:t>
      </w:r>
      <w:r w:rsidRPr="00207D2A">
        <w:fldChar w:fldCharType="end"/>
      </w:r>
      <w:r w:rsidRPr="00207D2A">
        <w:t xml:space="preserve">. We rated </w:t>
      </w:r>
      <w:r w:rsidR="004B1854">
        <w:t xml:space="preserve">images used for measurement on </w:t>
      </w:r>
      <w:r w:rsidRPr="00207D2A">
        <w:t>a scale of 1 – 5 (1 = poor, 5 = good) based on focus, contrast, and saturation</w:t>
      </w:r>
      <w:r w:rsidR="0020338D">
        <w:t xml:space="preserve"> (modified from </w:t>
      </w:r>
      <w:r w:rsidRPr="00207D2A">
        <w:fldChar w:fldCharType="begin"/>
      </w:r>
      <w:r w:rsidR="00164AF4">
        <w:instrText xml:space="preserve"> ADDIN ZOTERO_ITEM CSL_CITATION {"citationID":"abv71rsupu","properties":{"formattedCitation":"\\super 29\\nosupersub{}","plainCitation":"29","noteIndex":0},"citationItems":[{"id":598,"uris":["http://zotero.org/users/5395629/items/KX5BENIW"],"itemData":{"id":598,"type":"article-journal","container-title":"International Whaling Commision","page":"201 - 204","title":"Individual identification of sperm whales","volume":"37","author":[{"family":"Arnbom","given":"T"}],"issued":{"date-parts":[["1987"]]}}}],"schema":"https://github.com/citation-style-language/schema/raw/master/csl-citation.json"} </w:instrText>
      </w:r>
      <w:r w:rsidRPr="00207D2A">
        <w:fldChar w:fldCharType="separate"/>
      </w:r>
      <w:r w:rsidR="00164AF4" w:rsidRPr="00164AF4">
        <w:rPr>
          <w:kern w:val="0"/>
          <w:szCs w:val="24"/>
          <w:vertAlign w:val="superscript"/>
          <w:lang w:val="en-US"/>
        </w:rPr>
        <w:t>29</w:t>
      </w:r>
      <w:r w:rsidRPr="00207D2A">
        <w:fldChar w:fldCharType="end"/>
      </w:r>
      <w:r w:rsidR="0020338D">
        <w:t>)</w:t>
      </w:r>
      <w:r w:rsidRPr="00207D2A">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43" w:name="_Toc201083900"/>
      <w:r w:rsidRPr="00207D2A">
        <w:rPr>
          <w:rFonts w:cs="Times New Roman"/>
        </w:rPr>
        <w:lastRenderedPageBreak/>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43"/>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5F172AB8"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w:t>
      </w:r>
      <w:r w:rsidR="00A40687">
        <w:fldChar w:fldCharType="begin"/>
      </w:r>
      <w:r w:rsidR="00A40687">
        <w:instrText xml:space="preserve"> ADDIN ZOTERO_ITEM CSL_CITATION {"citationID":"a2hv44kvvc1","properties":{"formattedCitation":"\\super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fldChar w:fldCharType="separate"/>
      </w:r>
      <w:r w:rsidR="00A40687" w:rsidRPr="00A40687">
        <w:rPr>
          <w:kern w:val="0"/>
          <w:szCs w:val="24"/>
          <w:vertAlign w:val="superscript"/>
          <w:lang w:val="en-US"/>
        </w:rPr>
        <w:t>23</w:t>
      </w:r>
      <w:r w:rsidR="00A40687">
        <w:fldChar w:fldCharType="end"/>
      </w:r>
      <w:r w:rsidRPr="00207D2A">
        <w:t xml:space="preserve">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44"/>
              <w:commentRangeEnd w:id="44"/>
              <m:r>
                <m:rPr>
                  <m:sty m:val="p"/>
                </m:rPr>
                <w:rPr>
                  <w:rStyle w:val="CommentReference"/>
                  <w:rFonts w:ascii="Cambria Math" w:hAnsi="Cambria Math"/>
                </w:rPr>
                <w:commentReference w:id="44"/>
              </m:r>
              <m:r>
                <w:rPr>
                  <w:rFonts w:ascii="Cambria Math" w:hAnsi="Cambria Math"/>
                </w:rPr>
                <m:t>#6</m:t>
              </m:r>
            </m:e>
          </m:eqArr>
        </m:oMath>
      </m:oMathPara>
    </w:p>
    <w:p w14:paraId="22D5BE14" w14:textId="67B1B2A4" w:rsidR="00862972" w:rsidRPr="009E71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w:r w:rsidRPr="009E712A">
        <w:rPr>
          <w:rFonts w:eastAsiaTheme="minorEastAsia"/>
        </w:rPr>
        <w:t>(</w:t>
      </w:r>
      <m:oMath>
        <m:r>
          <w:rPr>
            <w:rFonts w:ascii="Cambria Math" w:eastAsiaTheme="minorEastAsia" w:hAnsi="Cambria Math"/>
          </w:rPr>
          <m:t>chm</m:t>
        </m:r>
      </m:oMath>
      <w:r w:rsidRPr="009E712A">
        <w:rPr>
          <w:rFonts w:eastAsiaTheme="minorEastAsia"/>
        </w:rPr>
        <w:t>) such that:</w:t>
      </w:r>
    </w:p>
    <w:commentRangeStart w:id="45"/>
    <w:p w14:paraId="438AD699" w14:textId="28553F34" w:rsidR="00B03D88" w:rsidRPr="009E712A" w:rsidRDefault="00000000" w:rsidP="00B03D88">
      <w:pPr>
        <w:rPr>
          <w:rFonts w:eastAsiaTheme="minorEastAsia"/>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L ≤chm</m:t>
                      </m:r>
                    </m:e>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#7</m:t>
              </m:r>
            </m:e>
          </m:eqArr>
          <w:commentRangeEnd w:id="45"/>
          <m:r>
            <m:rPr>
              <m:sty m:val="p"/>
            </m:rPr>
            <w:rPr>
              <w:rStyle w:val="CommentReference"/>
            </w:rPr>
            <w:commentReference w:id="45"/>
          </m:r>
        </m:oMath>
      </m:oMathPara>
    </w:p>
    <w:p w14:paraId="578E510C" w14:textId="77777777" w:rsidR="00B03D88" w:rsidRPr="009E712A" w:rsidRDefault="00B03D88" w:rsidP="00862972">
      <w:pPr>
        <w:rPr>
          <w:rFonts w:eastAsiaTheme="minorEastAsia"/>
        </w:rPr>
      </w:pPr>
    </w:p>
    <w:p w14:paraId="2DC89E0A" w14:textId="5594EAA3" w:rsidR="00862972" w:rsidRPr="00207D2A" w:rsidRDefault="00862972" w:rsidP="00862972">
      <w:pPr>
        <w:rPr>
          <w:rFonts w:eastAsiaTheme="minorEastAsia"/>
        </w:rPr>
      </w:pPr>
      <w:r w:rsidRPr="009E71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9E712A">
        <w:rPr>
          <w:rFonts w:eastAsiaTheme="minorEastAsia"/>
        </w:rPr>
        <w:t xml:space="preserve">is the maximum </w:t>
      </w:r>
      <w:r w:rsidR="0031537C" w:rsidRPr="009E712A">
        <w:rPr>
          <w:rFonts w:eastAsiaTheme="minorEastAsia"/>
          <w:i/>
          <w:iCs/>
        </w:rPr>
        <w:t>N</w:t>
      </w:r>
      <w:r w:rsidR="003F7AC1" w:rsidRPr="009E712A">
        <w:rPr>
          <w:rFonts w:eastAsiaTheme="minorEastAsia"/>
          <w:i/>
          <w:iCs/>
        </w:rPr>
        <w:t>R</w:t>
      </w:r>
      <w:r w:rsidRPr="009E712A">
        <w:rPr>
          <w:rFonts w:eastAsiaTheme="minorEastAsia"/>
        </w:rPr>
        <w:t xml:space="preserve"> </w:t>
      </w:r>
      <w:r w:rsidR="00B03D88" w:rsidRPr="009E712A">
        <w:rPr>
          <w:rFonts w:eastAsiaTheme="minorEastAsia"/>
        </w:rPr>
        <w:t>for</w:t>
      </w:r>
      <w:r w:rsidRPr="009E712A">
        <w:rPr>
          <w:rFonts w:eastAsiaTheme="minorEastAsia"/>
        </w:rPr>
        <w:t xml:space="preserve"> male </w:t>
      </w:r>
      <w:r w:rsidR="00B03D88" w:rsidRPr="009E712A">
        <w:rPr>
          <w:rFonts w:eastAsiaTheme="minorEastAsia"/>
        </w:rPr>
        <w:t xml:space="preserve">sperm whales </w:t>
      </w:r>
      <w:r w:rsidRPr="009E712A">
        <w:rPr>
          <w:rFonts w:eastAsiaTheme="minorEastAsia"/>
        </w:rPr>
        <w:t xml:space="preserve">and </w:t>
      </w:r>
      <m:oMath>
        <m:r>
          <w:rPr>
            <w:rFonts w:ascii="Cambria Math" w:eastAsiaTheme="minorEastAsia" w:hAnsi="Cambria Math"/>
          </w:rPr>
          <m:t xml:space="preserve">mr </m:t>
        </m:r>
      </m:oMath>
      <w:r w:rsidRPr="009E712A">
        <w:rPr>
          <w:rFonts w:eastAsiaTheme="minorEastAsia"/>
        </w:rPr>
        <w:t xml:space="preserve">is the initial rate of change in </w:t>
      </w:r>
      <w:r w:rsidR="00583D2A" w:rsidRPr="009E712A">
        <w:rPr>
          <w:rFonts w:eastAsiaTheme="minorEastAsia"/>
          <w:i/>
          <w:iCs/>
        </w:rPr>
        <w:t>NR</w:t>
      </w:r>
      <w:r w:rsidRPr="009E712A">
        <w:rPr>
          <w:rFonts w:eastAsiaTheme="minorEastAsia"/>
        </w:rPr>
        <w:t xml:space="preserve"> with</w:t>
      </w:r>
      <w:r w:rsidRPr="00207D2A">
        <w:rPr>
          <w:rFonts w:eastAsiaTheme="minorEastAsia"/>
        </w:rPr>
        <w:t xml:space="preserve">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which we set at 6 m based on</w:t>
      </w:r>
      <w:ins w:id="46" w:author="Hal Whitehead" w:date="2025-09-27T10:06:00Z" w16du:dateUtc="2025-09-27T13:06:00Z">
        <w:r w:rsidR="000766B8">
          <w:rPr>
            <w:rFonts w:eastAsiaTheme="minorEastAsia"/>
          </w:rPr>
          <w:t xml:space="preserve"> </w:t>
        </w:r>
      </w:ins>
      <w:r w:rsidR="00A40687">
        <w:rPr>
          <w:rFonts w:eastAsiaTheme="minorEastAsia"/>
        </w:rPr>
        <w:fldChar w:fldCharType="begin"/>
      </w:r>
      <w:r w:rsidR="00A40687">
        <w:rPr>
          <w:rFonts w:eastAsiaTheme="minorEastAsia"/>
        </w:rPr>
        <w:instrText xml:space="preserve"> ADDIN ZOTERO_ITEM CSL_CITATION {"citationID":"as5ljh6p87","properties":{"formattedCitation":"\\super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rPr>
          <w:rFonts w:eastAsiaTheme="minorEastAsia"/>
        </w:rPr>
        <w:fldChar w:fldCharType="separate"/>
      </w:r>
      <w:r w:rsidR="00A40687" w:rsidRPr="00A40687">
        <w:rPr>
          <w:kern w:val="0"/>
          <w:szCs w:val="24"/>
          <w:vertAlign w:val="superscript"/>
          <w:lang w:val="en-US"/>
        </w:rPr>
        <w:t>23</w:t>
      </w:r>
      <w:r w:rsidR="00A40687">
        <w:rPr>
          <w:rFonts w:eastAsiaTheme="minorEastAsia"/>
        </w:rPr>
        <w:fldChar w:fldCharType="end"/>
      </w:r>
      <w:r w:rsidRPr="00207D2A">
        <w:rPr>
          <w:rFonts w:eastAsiaTheme="minorEastAsia"/>
        </w:rPr>
        <w:t>.</w:t>
      </w:r>
    </w:p>
    <w:p w14:paraId="27451932" w14:textId="6C28CD15" w:rsidR="00605798" w:rsidRPr="009E47FF" w:rsidRDefault="00862972" w:rsidP="00862972">
      <w:r w:rsidRPr="00207D2A">
        <w:t xml:space="preserve">We </w:t>
      </w:r>
      <w:r w:rsidR="005C6869">
        <w:t>found</w:t>
      </w:r>
      <w:r w:rsidRPr="00207D2A">
        <w:t xml:space="preserve"> the parameter values for </w:t>
      </w:r>
      <w:r w:rsidRPr="00207D2A">
        <w:rPr>
          <w:i/>
          <w:iCs/>
        </w:rPr>
        <w:t>max</w:t>
      </w:r>
      <w:r w:rsidRPr="00207D2A">
        <w:rPr>
          <w:i/>
          <w:iCs/>
          <w:vertAlign w:val="subscript"/>
        </w:rPr>
        <w:t>F</w:t>
      </w:r>
      <w:r w:rsidRPr="00207D2A">
        <w:rPr>
          <w:i/>
          <w:iCs/>
        </w:rPr>
        <w:t>, fr, max</w:t>
      </w:r>
      <w:r w:rsidRPr="00207D2A">
        <w:rPr>
          <w:i/>
          <w:iCs/>
          <w:vertAlign w:val="subscript"/>
        </w:rPr>
        <w:t>M</w:t>
      </w:r>
      <w:r w:rsidRPr="00207D2A">
        <w:rPr>
          <w:i/>
          <w:iCs/>
        </w:rPr>
        <w:t xml:space="preserve">, </w:t>
      </w:r>
      <w:r w:rsidRPr="00207D2A">
        <w:t xml:space="preserve">and </w:t>
      </w:r>
      <w:r w:rsidRPr="00207D2A">
        <w:rPr>
          <w:i/>
          <w:iCs/>
        </w:rPr>
        <w:t xml:space="preserve">mr </w:t>
      </w:r>
      <w:r w:rsidRPr="00207D2A">
        <w:t xml:space="preserve">that minimized the total sum-of-squares given our data, using the </w:t>
      </w:r>
      <w:r w:rsidRPr="00207D2A">
        <w:rPr>
          <w:i/>
          <w:iCs/>
        </w:rPr>
        <w:t>optim</w:t>
      </w:r>
      <w:r w:rsidRPr="00207D2A">
        <w:t xml:space="preserve"> function with </w:t>
      </w:r>
      <w:r w:rsidRPr="009E712A">
        <w:t>the</w:t>
      </w:r>
      <w:commentRangeStart w:id="47"/>
      <w:r w:rsidRPr="009E712A">
        <w:t xml:space="preserve"> </w:t>
      </w:r>
      <w:r w:rsidR="009E712A">
        <w:t>Broyden-Fletcher-Goldfarb-Shanno (</w:t>
      </w:r>
      <w:r w:rsidR="009E47FF" w:rsidRPr="009E712A">
        <w:t>BFGS</w:t>
      </w:r>
      <w:r w:rsidR="009E712A">
        <w:t>)</w:t>
      </w:r>
      <w:r w:rsidR="009E47FF" w:rsidRPr="009E712A">
        <w:t xml:space="preserve"> </w:t>
      </w:r>
      <w:commentRangeEnd w:id="47"/>
      <w:r w:rsidR="00D60E16" w:rsidRPr="009E712A">
        <w:rPr>
          <w:rStyle w:val="CommentReference"/>
        </w:rPr>
        <w:commentReference w:id="47"/>
      </w:r>
      <w:r w:rsidR="009E47FF" w:rsidRPr="009E712A">
        <w:t xml:space="preserve">optimizing </w:t>
      </w:r>
      <w:r w:rsidRPr="009E712A">
        <w:t>algorithm in base R</w:t>
      </w:r>
      <w:r w:rsidRPr="009E712A">
        <w:fldChar w:fldCharType="begin"/>
      </w:r>
      <w:r w:rsidR="00A40687" w:rsidRPr="009E712A">
        <w:instrText xml:space="preserve"> ADDIN ZOTERO_ITEM CSL_CITATION {"citationID":"MXbp0TcH","properties":{"formattedCitation":"\\super 30\\nosupersub{}","plainCitation":"30","noteIndex":0},"citationItems":[{"id":457,"uris":["http://zotero.org/users/5395629/items/9PYD3KWI"],"itemData":{"id":457,"type":"software","event-place":"Vienna,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9E712A">
        <w:fldChar w:fldCharType="separate"/>
      </w:r>
      <w:r w:rsidR="00A40687" w:rsidRPr="009E712A">
        <w:rPr>
          <w:kern w:val="0"/>
          <w:szCs w:val="24"/>
          <w:vertAlign w:val="superscript"/>
          <w:lang w:val="en-US"/>
        </w:rPr>
        <w:t>30</w:t>
      </w:r>
      <w:r w:rsidRPr="009E712A">
        <w:fldChar w:fldCharType="end"/>
      </w:r>
      <w:r w:rsidRPr="009E712A">
        <w:t xml:space="preserve">. </w:t>
      </w:r>
      <w:r w:rsidR="00EA5F6E" w:rsidRPr="009E712A">
        <w:t xml:space="preserve">We initialized the </w:t>
      </w:r>
      <w:r w:rsidR="009E712A">
        <w:t>optimization</w:t>
      </w:r>
      <w:r w:rsidR="00EA5F6E" w:rsidRPr="009E712A">
        <w:t xml:space="preserve"> algorithm using parameter estimates based on </w:t>
      </w:r>
      <w:r w:rsidR="0020338D" w:rsidRPr="009E712A">
        <w:fldChar w:fldCharType="begin"/>
      </w:r>
      <w:r w:rsidR="00164AF4" w:rsidRPr="009E712A">
        <w:instrText xml:space="preserve"> ADDIN ZOTERO_ITEM CSL_CITATION {"citationID":"akoeg44t9r","properties":{"formattedCitation":"\\super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20338D" w:rsidRPr="009E712A">
        <w:fldChar w:fldCharType="separate"/>
      </w:r>
      <w:r w:rsidR="00164AF4" w:rsidRPr="009E712A">
        <w:rPr>
          <w:kern w:val="0"/>
          <w:szCs w:val="24"/>
          <w:vertAlign w:val="superscript"/>
          <w:lang w:val="en-US"/>
        </w:rPr>
        <w:t>23</w:t>
      </w:r>
      <w:r w:rsidR="0020338D" w:rsidRPr="009E712A">
        <w:fldChar w:fldCharType="end"/>
      </w:r>
      <w:r w:rsidR="0020338D" w:rsidRPr="009E712A">
        <w:t xml:space="preserve">’s </w:t>
      </w:r>
      <w:r w:rsidR="00583D2A" w:rsidRPr="009E712A">
        <w:t>figure</w:t>
      </w:r>
      <w:r w:rsidR="00EA5F6E" w:rsidRPr="009E712A">
        <w:t xml:space="preserve"> </w:t>
      </w:r>
      <w:r w:rsidR="0031537C" w:rsidRPr="009E712A">
        <w:t>showing</w:t>
      </w:r>
      <w:r w:rsidR="00583D2A" w:rsidRPr="009E712A">
        <w:t xml:space="preserve"> the relationship between total body length and </w:t>
      </w:r>
      <w:r w:rsidR="00583D2A" w:rsidRPr="009E712A">
        <w:rPr>
          <w:i/>
          <w:iCs/>
        </w:rPr>
        <w:t xml:space="preserve">NR </w:t>
      </w:r>
      <w:r w:rsidR="00583D2A" w:rsidRPr="009E712A">
        <w:t>estimates</w:t>
      </w:r>
      <w:r w:rsidR="009E712A">
        <w:t>,</w:t>
      </w:r>
      <w:r w:rsidR="00583D2A" w:rsidRPr="009E712A">
        <w:t xml:space="preserve"> in which nose length was measured from the tip of the snout to the eyeball. </w:t>
      </w:r>
      <w:r w:rsidR="009E47FF" w:rsidRPr="009E712A">
        <w:t xml:space="preserve">We constrained the optimizing </w:t>
      </w:r>
      <w:r w:rsidR="00F40022" w:rsidRPr="009E712A">
        <w:t>to</w:t>
      </w:r>
      <w:r w:rsidR="009E47FF" w:rsidRPr="009E712A">
        <w:t xml:space="preserve"> </w:t>
      </w:r>
      <w:commentRangeStart w:id="48"/>
      <w:r w:rsidR="009E47FF" w:rsidRPr="009E712A">
        <w:rPr>
          <w:i/>
          <w:iCs/>
        </w:rPr>
        <w:t xml:space="preserve">mr </w:t>
      </w:r>
      <w:r w:rsidR="00F40022" w:rsidRPr="009E712A">
        <w:t>values</w:t>
      </w:r>
      <w:r w:rsidR="009E47FF" w:rsidRPr="009E712A">
        <w:t xml:space="preserve"> &gt; 0</w:t>
      </w:r>
      <w:r w:rsidR="00F40022" w:rsidRPr="009E712A">
        <w:t xml:space="preserve"> </w:t>
      </w:r>
      <w:r w:rsidR="009E712A" w:rsidRPr="009E712A">
        <w:t xml:space="preserve">(i.e., always positive) </w:t>
      </w:r>
      <w:r w:rsidR="00F40022" w:rsidRPr="009E712A">
        <w:t xml:space="preserve">to ensure that modelled </w:t>
      </w:r>
      <w:r w:rsidR="00F40022" w:rsidRPr="009E712A">
        <w:rPr>
          <w:i/>
          <w:iCs/>
        </w:rPr>
        <w:t xml:space="preserve">NR </w:t>
      </w:r>
      <w:r w:rsidR="00F40022" w:rsidRPr="009E712A">
        <w:t xml:space="preserve">values based on male growth models would be higher than those of the female growth model. </w:t>
      </w:r>
      <w:commentRangeEnd w:id="48"/>
      <w:r w:rsidR="00D60E16" w:rsidRPr="009E712A">
        <w:rPr>
          <w:rStyle w:val="CommentReference"/>
        </w:rPr>
        <w:commentReference w:id="48"/>
      </w:r>
    </w:p>
    <w:p w14:paraId="0463C445" w14:textId="62791908" w:rsidR="00862972" w:rsidRPr="00207D2A" w:rsidRDefault="002E01B8" w:rsidP="00862972">
      <w:r w:rsidRPr="00207D2A">
        <w:lastRenderedPageBreak/>
        <w:t>T</w:t>
      </w:r>
      <w:r w:rsidR="00862972" w:rsidRPr="00207D2A">
        <w:t xml:space="preserve">he posterior probability that each </w:t>
      </w:r>
      <w:r w:rsidRPr="00207D2A">
        <w:t xml:space="preserve">individual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49"/>
              <w:commentRangeEnd w:id="49"/>
              <m:r>
                <m:rPr>
                  <m:sty m:val="p"/>
                </m:rPr>
                <w:rPr>
                  <w:rStyle w:val="CommentReference"/>
                  <w:rFonts w:ascii="Cambria Math" w:hAnsi="Cambria Math"/>
                </w:rPr>
                <w:commentReference w:id="49"/>
              </m:r>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r w:rsidRPr="00207D2A">
        <w:rPr>
          <w:rFonts w:eastAsiaTheme="minorEastAsia"/>
          <w:i/>
          <w:iCs/>
        </w:rPr>
        <w:t>res</w:t>
      </w:r>
      <w:r w:rsidRPr="00207D2A">
        <w:rPr>
          <w:rFonts w:eastAsiaTheme="minorEastAsia"/>
          <w:i/>
          <w:iCs/>
          <w:vertAlign w:val="subscript"/>
        </w:rPr>
        <w:t>fi</w:t>
      </w:r>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B67D3F" w:rsidRDefault="009E7E1D" w:rsidP="00862972">
      <w:pPr>
        <w:rPr>
          <w:rFonts w:eastAsiaTheme="minorEastAsia"/>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r w:rsidR="003878CE">
        <w:rPr>
          <w:rFonts w:eastAsiaTheme="minorEastAsia"/>
          <w:i/>
          <w:iCs/>
        </w:rPr>
        <w:t xml:space="preserve"> </w:t>
      </w:r>
    </w:p>
    <w:p w14:paraId="5431C83A" w14:textId="74FDC8CD" w:rsidR="00A9605A" w:rsidRDefault="00862972" w:rsidP="00862972">
      <w:pPr>
        <w:rPr>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w:t>
      </w:r>
      <w:r w:rsidRPr="00207D2A">
        <w:rPr>
          <w:rFonts w:eastAsiaTheme="minorEastAsia"/>
        </w:rPr>
        <w:fldChar w:fldCharType="begin"/>
      </w:r>
      <w:r w:rsidR="00A40687">
        <w:rPr>
          <w:rFonts w:eastAsiaTheme="minorEastAsia"/>
        </w:rPr>
        <w:instrText xml:space="preserve"> ADDIN ZOTERO_ITEM CSL_CITATION {"citationID":"agj5saqdjf","properties":{"formattedCitation":"\\super 25,31\\nosupersub{}","plainCitation":"25,31","noteIndex":0},"citationItems":[{"id":62,"uris":["http://zotero.org/users/5395629/items/84BJPNR6"],"itemData":{"id":62,"type":"chapter","abstract":"Abstract\n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A40687" w:rsidRPr="00A40687">
        <w:rPr>
          <w:kern w:val="0"/>
          <w:szCs w:val="24"/>
          <w:vertAlign w:val="superscript"/>
          <w:lang w:val="en-US"/>
        </w:rPr>
        <w:t>25,31</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5CB0CBFA" w:rsidR="00EC75E7" w:rsidRPr="0037798E" w:rsidRDefault="0037798E" w:rsidP="00862972">
      <w:pPr>
        <w:rPr>
          <w:rFonts w:eastAsiaTheme="minorEastAsia"/>
        </w:rPr>
      </w:pPr>
      <w:r w:rsidRPr="009E712A">
        <w:rPr>
          <w:rFonts w:eastAsiaTheme="minorEastAsia"/>
        </w:rPr>
        <w:t xml:space="preserve">We carried out </w:t>
      </w:r>
      <w:r w:rsidR="00C33163" w:rsidRPr="009E712A">
        <w:rPr>
          <w:rFonts w:eastAsiaTheme="minorEastAsia"/>
        </w:rPr>
        <w:t>robustness checks</w:t>
      </w:r>
      <w:r w:rsidRPr="009E712A">
        <w:rPr>
          <w:rFonts w:eastAsiaTheme="minorEastAsia"/>
        </w:rPr>
        <w:t xml:space="preserve"> evaluate the </w:t>
      </w:r>
      <w:r w:rsidR="00C33163" w:rsidRPr="009E712A">
        <w:rPr>
          <w:rFonts w:eastAsiaTheme="minorEastAsia"/>
        </w:rPr>
        <w:t>effect of our modelling assumptions on</w:t>
      </w:r>
      <w:r w:rsidRPr="009E712A">
        <w:rPr>
          <w:rFonts w:eastAsiaTheme="minorEastAsia"/>
        </w:rPr>
        <w:t xml:space="preserve"> </w:t>
      </w:r>
      <w:r w:rsidR="003E7570" w:rsidRPr="009E712A">
        <w:rPr>
          <w:rFonts w:eastAsiaTheme="minorEastAsia"/>
        </w:rPr>
        <w:t>individual’s</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to </w:t>
      </w:r>
      <w:r w:rsidR="00A9605A" w:rsidRPr="009E712A">
        <w:rPr>
          <w:rFonts w:eastAsiaTheme="minorEastAsia"/>
        </w:rPr>
        <w:t>our modelling decisions</w:t>
      </w:r>
      <w:r w:rsidRPr="009E712A">
        <w:rPr>
          <w:rFonts w:eastAsiaTheme="minorEastAsia"/>
        </w:rPr>
        <w:t xml:space="preserve">. </w:t>
      </w:r>
      <w:r w:rsidR="00CE586D" w:rsidRPr="009E712A">
        <w:rPr>
          <w:rFonts w:eastAsiaTheme="minorEastAsia"/>
        </w:rPr>
        <w:t>Specifically</w:t>
      </w:r>
      <w:r w:rsidR="00A9605A" w:rsidRPr="009E712A">
        <w:rPr>
          <w:rFonts w:eastAsiaTheme="minorEastAsia"/>
        </w:rPr>
        <w:t>, w</w:t>
      </w:r>
      <w:r w:rsidRPr="009E712A">
        <w:rPr>
          <w:rFonts w:eastAsiaTheme="minorEastAsia"/>
        </w:rPr>
        <w:t xml:space="preserve">e systematically varied </w:t>
      </w:r>
      <w:r w:rsidRPr="009E712A">
        <w:rPr>
          <w:rFonts w:eastAsiaTheme="minorEastAsia"/>
          <w:i/>
          <w:iCs/>
        </w:rPr>
        <w:t>chm</w:t>
      </w:r>
      <w:r w:rsidRPr="009E712A">
        <w:rPr>
          <w:rFonts w:eastAsiaTheme="minorEastAsia"/>
        </w:rPr>
        <w:t xml:space="preserve"> values within a reasonable range (5 – </w:t>
      </w:r>
      <w:r w:rsidR="00C33163" w:rsidRPr="009E712A">
        <w:rPr>
          <w:rFonts w:eastAsiaTheme="minorEastAsia"/>
        </w:rPr>
        <w:t>7</w:t>
      </w:r>
      <w:r w:rsidR="0085518B" w:rsidRPr="009E712A">
        <w:rPr>
          <w:rFonts w:eastAsiaTheme="minorEastAsia"/>
        </w:rPr>
        <w:t xml:space="preserve"> </w:t>
      </w:r>
      <w:r w:rsidRPr="009E712A">
        <w:rPr>
          <w:rFonts w:eastAsiaTheme="minorEastAsia"/>
        </w:rPr>
        <w:t xml:space="preserve">m) to </w:t>
      </w:r>
      <w:r w:rsidR="00A9605A" w:rsidRPr="009E712A">
        <w:rPr>
          <w:rFonts w:eastAsiaTheme="minorEastAsia"/>
        </w:rPr>
        <w:t>compare</w:t>
      </w:r>
      <w:r w:rsidRPr="009E712A">
        <w:rPr>
          <w:rFonts w:eastAsiaTheme="minorEastAsia"/>
        </w:rPr>
        <w:t xml:space="preserve"> </w:t>
      </w:r>
      <w:r w:rsidR="00A9605A" w:rsidRPr="009E712A">
        <w:rPr>
          <w:rFonts w:eastAsiaTheme="minorEastAsia"/>
        </w:rPr>
        <w:t>resulting posterior</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We also </w:t>
      </w:r>
      <w:r w:rsidR="000A294B" w:rsidRPr="009E712A">
        <w:rPr>
          <w:rFonts w:eastAsiaTheme="minorEastAsia"/>
        </w:rPr>
        <w:t>computed</w:t>
      </w:r>
      <w:r w:rsidRPr="009E712A">
        <w:rPr>
          <w:rFonts w:eastAsiaTheme="minorEastAsia"/>
        </w:rPr>
        <w:t xml:space="preserve"> </w:t>
      </w:r>
      <w:r w:rsidR="000A294B" w:rsidRPr="009E712A">
        <w:rPr>
          <w:rFonts w:eastAsiaTheme="minorEastAsia"/>
        </w:rPr>
        <w:t>posterior</w:t>
      </w:r>
      <w:r w:rsidRPr="009E712A">
        <w:rPr>
          <w:rFonts w:eastAsiaTheme="minorEastAsia"/>
        </w:rPr>
        <w:t xml:space="preserve"> </w:t>
      </w:r>
      <w:r w:rsidRPr="009E712A">
        <w:rPr>
          <w:rFonts w:eastAsiaTheme="minorEastAsia"/>
          <w:i/>
          <w:iCs/>
        </w:rPr>
        <w:t xml:space="preserve">P(f) </w:t>
      </w:r>
      <w:r w:rsidRPr="009E712A">
        <w:rPr>
          <w:rFonts w:eastAsiaTheme="minorEastAsia"/>
        </w:rPr>
        <w:lastRenderedPageBreak/>
        <w:t xml:space="preserve">estimates </w:t>
      </w:r>
      <w:r w:rsidR="00C33163" w:rsidRPr="009E712A">
        <w:rPr>
          <w:rFonts w:eastAsiaTheme="minorEastAsia"/>
        </w:rPr>
        <w:t>using</w:t>
      </w:r>
      <w:r w:rsidR="000A294B" w:rsidRPr="009E712A">
        <w:rPr>
          <w:rFonts w:eastAsiaTheme="minorEastAsia"/>
        </w:rPr>
        <w:t xml:space="preserve"> </w:t>
      </w:r>
      <w:r w:rsidR="00C33163" w:rsidRPr="009E712A">
        <w:rPr>
          <w:rFonts w:eastAsiaTheme="minorEastAsia"/>
        </w:rPr>
        <w:t xml:space="preserve">a </w:t>
      </w:r>
      <w:r w:rsidR="000A294B" w:rsidRPr="009E712A">
        <w:t>prior</w:t>
      </w:r>
      <w:r w:rsidR="00C33163" w:rsidRPr="009E712A">
        <w:t xml:space="preserve"> </w:t>
      </w:r>
      <w:r w:rsidR="00C33163" w:rsidRPr="009E712A">
        <w:rPr>
          <w:i/>
          <w:iCs/>
        </w:rPr>
        <w:t>P(f)</w:t>
      </w:r>
      <w:r w:rsidR="000A294B" w:rsidRPr="009E712A">
        <w:t xml:space="preserve"> </w:t>
      </w:r>
      <w:r w:rsidR="00C33163" w:rsidRPr="009E712A">
        <w:t>set to</w:t>
      </w:r>
      <w:r w:rsidR="000A294B" w:rsidRPr="009E712A">
        <w:t xml:space="preserve"> 0.79</w:t>
      </w:r>
      <w:r w:rsidR="00A9605A" w:rsidRPr="009E712A">
        <w:t xml:space="preserve">, which corresponds to </w:t>
      </w:r>
      <w:r w:rsidR="000A294B" w:rsidRPr="009E712A">
        <w:t>the proportion of females in breeding groups of</w:t>
      </w:r>
      <w:r w:rsidR="00A9605A" w:rsidRPr="009E712A">
        <w:t xml:space="preserve">f the Galápagos Islands </w:t>
      </w:r>
      <w:r w:rsidR="003E7570" w:rsidRPr="009E712A">
        <w:t xml:space="preserve">genetically </w:t>
      </w:r>
      <w:r w:rsidR="000766B8" w:rsidRPr="009E712A">
        <w:t xml:space="preserve">estimated </w:t>
      </w:r>
      <w:r w:rsidR="003E7570" w:rsidRPr="009E712A">
        <w:t>in</w:t>
      </w:r>
      <w:r w:rsidR="00A9605A" w:rsidRPr="009E712A">
        <w:t xml:space="preserve"> 1991</w:t>
      </w:r>
      <w:r w:rsidR="003E7570" w:rsidRPr="009E712A">
        <w:fldChar w:fldCharType="begin"/>
      </w:r>
      <w:r w:rsidR="00A40687" w:rsidRPr="009E712A">
        <w:instrText xml:space="preserve"> ADDIN ZOTERO_ITEM CSL_CITATION {"citationID":"aeadui38lb","properties":{"formattedCitation":"\\super 32\\nosupersub{}","plainCitation":"32","noteIndex":0},"citationItems":[{"id":1216,"uris":["http://zotero.org/users/5395629/items/WLAF23IS"],"itemData":{"id":1216,"type":"article-journal","abstract":"Mature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rsidRPr="009E712A">
        <w:fldChar w:fldCharType="separate"/>
      </w:r>
      <w:r w:rsidR="00A40687" w:rsidRPr="009E712A">
        <w:rPr>
          <w:kern w:val="0"/>
          <w:szCs w:val="24"/>
          <w:vertAlign w:val="superscript"/>
          <w:lang w:val="en-US"/>
        </w:rPr>
        <w:t>32</w:t>
      </w:r>
      <w:r w:rsidR="003E7570" w:rsidRPr="009E712A">
        <w:fldChar w:fldCharType="end"/>
      </w:r>
      <w:r w:rsidR="003E7570" w:rsidRPr="009E712A">
        <w:t>.</w:t>
      </w:r>
    </w:p>
    <w:p w14:paraId="58209EA4" w14:textId="25660A57" w:rsidR="00F1035B" w:rsidRPr="00207D2A" w:rsidRDefault="00C602AF" w:rsidP="00C602AF">
      <w:pPr>
        <w:pStyle w:val="Heading4"/>
        <w:rPr>
          <w:rFonts w:cs="Times New Roman"/>
        </w:rPr>
      </w:pPr>
      <w:r w:rsidRPr="00207D2A">
        <w:rPr>
          <w:rFonts w:cs="Times New Roman"/>
        </w:rPr>
        <w:t>2.4.1 Developmental stages</w:t>
      </w:r>
    </w:p>
    <w:p w14:paraId="560BDE21" w14:textId="2D167D3E"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r w:rsidR="00C00B6C" w:rsidRPr="00207D2A">
        <w:rPr>
          <w:b/>
          <w:bCs/>
          <w:sz w:val="20"/>
          <w:szCs w:val="20"/>
        </w:rPr>
        <w:t xml:space="preserve">Table </w:t>
      </w:r>
      <w:r w:rsidR="00C00B6C">
        <w:rPr>
          <w:b/>
          <w:bCs/>
          <w:sz w:val="20"/>
          <w:szCs w:val="20"/>
        </w:rPr>
        <w:t>1</w:t>
      </w:r>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layer based age estimates</w:t>
      </w:r>
      <w:r w:rsidRPr="00207D2A">
        <w:fldChar w:fldCharType="begin"/>
      </w:r>
      <w:r w:rsidR="00A40687">
        <w:instrText xml:space="preserve"> ADDIN ZOTERO_ITEM CSL_CITATION {"citationID":"a8ke10shri","properties":{"formattedCitation":"\\super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A40687" w:rsidRPr="00A40687">
        <w:rPr>
          <w:kern w:val="0"/>
          <w:szCs w:val="24"/>
          <w:vertAlign w:val="superscript"/>
          <w:lang w:val="en-US"/>
        </w:rPr>
        <w:t>20,33,34</w:t>
      </w:r>
      <w:r w:rsidRPr="00207D2A">
        <w:fldChar w:fldCharType="end"/>
      </w:r>
      <w:r w:rsidRPr="00207D2A">
        <w:t xml:space="preserve">. </w:t>
      </w:r>
    </w:p>
    <w:p w14:paraId="20556F82" w14:textId="5875D191" w:rsidR="001625DA" w:rsidRPr="00207D2A" w:rsidRDefault="001625DA" w:rsidP="001625DA">
      <w:pPr>
        <w:pStyle w:val="Caption"/>
        <w:keepNext/>
        <w:rPr>
          <w:color w:val="auto"/>
          <w:sz w:val="20"/>
          <w:szCs w:val="20"/>
        </w:rPr>
      </w:pPr>
      <w:bookmarkStart w:id="50"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C00B6C">
        <w:rPr>
          <w:b/>
          <w:bCs/>
          <w:noProof/>
          <w:color w:val="auto"/>
          <w:sz w:val="20"/>
          <w:szCs w:val="20"/>
        </w:rPr>
        <w:t>1</w:t>
      </w:r>
      <w:r w:rsidRPr="00207D2A">
        <w:rPr>
          <w:b/>
          <w:bCs/>
          <w:color w:val="auto"/>
          <w:sz w:val="20"/>
          <w:szCs w:val="20"/>
        </w:rPr>
        <w:fldChar w:fldCharType="end"/>
      </w:r>
      <w:bookmarkEnd w:id="50"/>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w:t>
      </w:r>
      <w:r w:rsidRPr="00207D2A">
        <w:rPr>
          <w:color w:val="auto"/>
          <w:sz w:val="20"/>
          <w:szCs w:val="20"/>
        </w:rPr>
        <w:fldChar w:fldCharType="begin"/>
      </w:r>
      <w:r w:rsidR="00A40687">
        <w:rPr>
          <w:color w:val="auto"/>
          <w:sz w:val="20"/>
          <w:szCs w:val="20"/>
        </w:rPr>
        <w:instrText xml:space="preserve"> ADDIN ZOTERO_ITEM CSL_CITATION {"citationID":"zE5Wb9IQ","properties":{"formattedCitation":"\\super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A40687" w:rsidRPr="00A40687">
        <w:rPr>
          <w:color w:val="auto"/>
          <w:kern w:val="0"/>
          <w:sz w:val="20"/>
          <w:szCs w:val="24"/>
          <w:vertAlign w:val="superscript"/>
          <w:lang w:val="en-US"/>
        </w:rPr>
        <w:t>20,33,34</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1D5523E3"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Unhealed umbilical regions, likely recently born</w:t>
            </w:r>
            <w:r w:rsidRPr="00207D2A">
              <w:rPr>
                <w:sz w:val="20"/>
                <w:szCs w:val="20"/>
              </w:rPr>
              <w:fldChar w:fldCharType="begin"/>
            </w:r>
            <w:r w:rsidR="00A40687">
              <w:rPr>
                <w:sz w:val="20"/>
                <w:szCs w:val="20"/>
              </w:rPr>
              <w:instrText xml:space="preserve"> ADDIN ZOTERO_ITEM CSL_CITATION {"citationID":"E144eXi9","properties":{"formattedCitation":"\\super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2D3068D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Young individuals almost exclusively dependent on milk</w:t>
            </w:r>
            <w:r w:rsidRPr="00207D2A">
              <w:rPr>
                <w:sz w:val="20"/>
                <w:szCs w:val="20"/>
              </w:rPr>
              <w:fldChar w:fldCharType="begin"/>
            </w:r>
            <w:r w:rsidR="00A40687">
              <w:rPr>
                <w:sz w:val="20"/>
                <w:szCs w:val="20"/>
              </w:rPr>
              <w:instrText xml:space="preserve"> ADDIN ZOTERO_ITEM CSL_CITATION {"citationID":"yZCXtXac","properties":{"formattedCitation":"\\super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35323B66"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Primarily depend on milk for sustenance, although solid foods have been found in their gut contents</w:t>
            </w:r>
            <w:r w:rsidRPr="00207D2A">
              <w:rPr>
                <w:sz w:val="20"/>
                <w:szCs w:val="20"/>
              </w:rPr>
              <w:fldChar w:fldCharType="begin"/>
            </w:r>
            <w:r w:rsidR="00A40687">
              <w:rPr>
                <w:sz w:val="20"/>
                <w:szCs w:val="20"/>
              </w:rPr>
              <w:instrText xml:space="preserve"> ADDIN ZOTERO_ITEM CSL_CITATION {"citationID":"ovxuUui7","properties":{"formattedCitation":"\\super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712A8B7A"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{"citationID":"M37nXiFn","properties":{"formattedCitation":"\\super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1BA9BCD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{"citationID":"ZaVP16xd","properties":{"formattedCitation":"\\super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59BF3AC2"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w:t>
            </w:r>
            <w:r w:rsidRPr="00207D2A">
              <w:rPr>
                <w:sz w:val="20"/>
                <w:szCs w:val="20"/>
              </w:rPr>
              <w:fldChar w:fldCharType="begin"/>
            </w:r>
            <w:r w:rsidR="00A40687">
              <w:rPr>
                <w:sz w:val="20"/>
                <w:szCs w:val="20"/>
              </w:rPr>
              <w:instrText xml:space="preserve"> ADDIN ZOTERO_ITEM CSL_CITATION {"citationID":"K7OULJSf","properties":{"formattedCitation":"\\super 33\\uc0\\u8211{}35\\nosupersub{}","plainCitation":"33–35","noteIndex":0},"citationItems":[{"id":88,"uris":["http://zotero.org/users/5395629/items/JF65GA6K"],"itemData":{"id":88,"type":"chapter","container-title":"Behavior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33–35</w:t>
            </w:r>
            <w:r w:rsidRPr="00207D2A">
              <w:rPr>
                <w:sz w:val="20"/>
                <w:szCs w:val="20"/>
              </w:rPr>
              <w:fldChar w:fldCharType="end"/>
            </w:r>
            <w:r w:rsidRPr="00207D2A">
              <w:rPr>
                <w:sz w:val="20"/>
                <w:szCs w:val="20"/>
              </w:rPr>
              <w:t xml:space="preserve">. </w:t>
            </w:r>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6E81ABF8"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achieve gonad development between 8.2 – 9.2 m and are able to conceive shortly after</w:t>
            </w:r>
            <w:r w:rsidRPr="00207D2A">
              <w:rPr>
                <w:sz w:val="20"/>
                <w:szCs w:val="20"/>
              </w:rPr>
              <w:fldChar w:fldCharType="begin"/>
            </w:r>
            <w:r w:rsidR="00DC1D0D">
              <w:rPr>
                <w:sz w:val="20"/>
                <w:szCs w:val="20"/>
              </w:rPr>
              <w:instrText xml:space="preserve"> ADDIN ZOTERO_ITEM CSL_CITATION {"citationID":"4ozefYzX","properties":{"formattedCitation":"\\super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DC1D0D" w:rsidRPr="00DC1D0D">
              <w:rPr>
                <w:kern w:val="0"/>
                <w:sz w:val="20"/>
                <w:szCs w:val="24"/>
                <w:vertAlign w:val="superscript"/>
                <w:lang w:val="en-US"/>
              </w:rPr>
              <w:t>20</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701FE08B"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15.7 m (35 years)</w:t>
            </w:r>
            <w:r w:rsidRPr="00207D2A">
              <w:rPr>
                <w:sz w:val="20"/>
                <w:szCs w:val="20"/>
              </w:rPr>
              <w:fldChar w:fldCharType="begin"/>
            </w:r>
            <w:r w:rsidR="00A40687">
              <w:rPr>
                <w:sz w:val="20"/>
                <w:szCs w:val="20"/>
              </w:rPr>
              <w:instrText xml:space="preserve"> ADDIN ZOTERO_ITEM CSL_CITATION {"citationID":"bMl4ZwVn","properties":{"formattedCitation":"\\super 20,34\\nosupersub{}","plainCitation":"20,34","noteIndex":0},"citationItems":[{"id":1931,"uris":["http://zotero.org/users/5395629/items/QZ2YHGLH"],"itemData":{"id":1931,"type":"article-journal","container-title":"Reports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20,34</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293F9F95"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42222D">
        <w:t xml:space="preserve"> in videos where at least 2 whales were observed</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fldChar w:fldCharType="begin"/>
      </w:r>
      <w:r w:rsidR="00A40687">
        <w:instrText xml:space="preserve"> ADDIN ZOTERO_ITEM CSL_CITATION {"citationID":"a2ogltae2u0","properties":{"formattedCitation":"\\super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A40687" w:rsidRPr="00A40687">
        <w:rPr>
          <w:kern w:val="0"/>
          <w:szCs w:val="24"/>
          <w:vertAlign w:val="superscript"/>
          <w:lang w:val="en-US"/>
        </w:rPr>
        <w:t>36</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41331BC8" w:rsidR="00221C23" w:rsidRDefault="00FA0DD1" w:rsidP="00B904F0">
      <w:commentRangeStart w:id="51"/>
      <w:r w:rsidRPr="00207D2A">
        <w:t>Peduncle</w:t>
      </w:r>
      <w:r w:rsidR="00E5259C" w:rsidRPr="00207D2A">
        <w:t xml:space="preserve"> dives </w:t>
      </w:r>
      <w:r w:rsidR="001679F8">
        <w:t>have been</w:t>
      </w:r>
      <w:r w:rsidR="001679F8" w:rsidRPr="00207D2A">
        <w:t xml:space="preserve"> </w:t>
      </w:r>
      <w:r w:rsidRPr="00207D2A">
        <w:t xml:space="preserve">assumed to indicate suckling </w:t>
      </w:r>
      <w:r w:rsidR="001679F8">
        <w:t>or</w:t>
      </w:r>
      <w:r w:rsidR="000766B8">
        <w:t xml:space="preserve"> to</w:t>
      </w:r>
      <w:r w:rsidR="001679F8">
        <w:t xml:space="preserve"> stimulate the release of milk</w:t>
      </w:r>
      <w:r w:rsidR="0020338D">
        <w:t xml:space="preserve"> </w:t>
      </w:r>
      <w:r w:rsidR="0020338D">
        <w:fldChar w:fldCharType="begin"/>
      </w:r>
      <w:r w:rsidR="00164AF4">
        <w:instrText xml:space="preserve"> ADDIN ZOTERO_ITEM CSL_CITATION {"citationID":"a210dpfve0o","properties":{"formattedCitation":"\\super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20338D">
        <w:fldChar w:fldCharType="separate"/>
      </w:r>
      <w:r w:rsidR="00164AF4" w:rsidRPr="00164AF4">
        <w:rPr>
          <w:kern w:val="0"/>
          <w:szCs w:val="24"/>
          <w:vertAlign w:val="superscript"/>
          <w:lang w:val="en-US"/>
        </w:rPr>
        <w:t>36</w:t>
      </w:r>
      <w:r w:rsidR="0020338D">
        <w:fldChar w:fldCharType="end"/>
      </w:r>
      <w:r w:rsidR="0020338D">
        <w:t>.</w:t>
      </w:r>
      <w:r w:rsidR="001679F8">
        <w:t xml:space="preserve"> U</w:t>
      </w:r>
      <w:r w:rsidRPr="00207D2A">
        <w:t xml:space="preserve">nderwater footage suggests that they may not be associated with </w:t>
      </w:r>
      <w:r w:rsidR="001679F8">
        <w:t xml:space="preserve">direct </w:t>
      </w:r>
      <w:r w:rsidRPr="00207D2A">
        <w:t>suckling</w:t>
      </w:r>
      <w:r w:rsidR="001679F8">
        <w:t>, although the role of this behaviour in promoting milk letdown remains unclear</w:t>
      </w:r>
      <w:r w:rsidR="001679F8">
        <w:fldChar w:fldCharType="begin"/>
      </w:r>
      <w:r w:rsidR="00A40687">
        <w:instrText xml:space="preserve"> ADDIN ZOTERO_ITEM CSL_CITATION {"citationID":"a1cdivkm2rm","properties":{"formattedCitation":"\\super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A40687" w:rsidRPr="00A40687">
        <w:rPr>
          <w:kern w:val="0"/>
          <w:szCs w:val="24"/>
          <w:vertAlign w:val="superscript"/>
          <w:lang w:val="en-US"/>
        </w:rPr>
        <w:t>37</w:t>
      </w:r>
      <w:r w:rsidR="001679F8">
        <w:fldChar w:fldCharType="end"/>
      </w:r>
      <w:r w:rsidR="001679F8">
        <w:t>. Alternatively</w:t>
      </w:r>
      <w:r w:rsidR="00E2014B" w:rsidRPr="00207D2A">
        <w:t xml:space="preserve"> </w:t>
      </w:r>
      <w:r w:rsidR="001679F8">
        <w:t>peduncle dives may</w:t>
      </w:r>
      <w:r w:rsidRPr="00207D2A">
        <w:t xml:space="preserve"> represent</w:t>
      </w:r>
      <w:r w:rsidR="00E5259C" w:rsidRPr="00207D2A">
        <w:t xml:space="preserve"> a form of affiliative behaviour between </w:t>
      </w:r>
      <w:r w:rsidRPr="00207D2A">
        <w:t>young whales</w:t>
      </w:r>
      <w:r w:rsidR="00E5259C" w:rsidRPr="00207D2A">
        <w:t xml:space="preserve"> and mothers/allomothers</w:t>
      </w:r>
      <w:r w:rsidR="00E5259C" w:rsidRPr="00207D2A">
        <w:fldChar w:fldCharType="begin"/>
      </w:r>
      <w:r w:rsidR="00A40687">
        <w:instrText xml:space="preserve"> ADDIN ZOTERO_ITEM CSL_CITATION {"citationID":"annmg7o2f2","properties":{"formattedCitation":"\\super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37</w:t>
      </w:r>
      <w:r w:rsidR="00E5259C" w:rsidRPr="00207D2A">
        <w:fldChar w:fldCharType="end"/>
      </w:r>
      <w:r w:rsidR="00E5259C" w:rsidRPr="00207D2A">
        <w:t xml:space="preserve">. </w:t>
      </w:r>
      <w:r w:rsidR="001679F8">
        <w:t>Still, a</w:t>
      </w:r>
      <w:r w:rsidR="00E5259C" w:rsidRPr="00207D2A">
        <w:t xml:space="preserve">lthough peduncle dives may not necessarily involve suckling, all reports of </w:t>
      </w:r>
      <w:r w:rsidR="00E5259C" w:rsidRPr="00B67D3F">
        <w:t>peduncle dives</w:t>
      </w:r>
      <w:r w:rsidR="00E5259C" w:rsidRPr="00207D2A">
        <w:t xml:space="preserve"> in which the sex of the receiving whales is known involve female</w:t>
      </w:r>
      <w:r w:rsidR="00F21B87" w:rsidRPr="00207D2A">
        <w:t>s</w:t>
      </w:r>
      <w:r w:rsidR="00E5259C" w:rsidRPr="00207D2A">
        <w:fldChar w:fldCharType="begin"/>
      </w:r>
      <w:r w:rsidR="00A40687">
        <w:instrText xml:space="preserve"> ADDIN ZOTERO_ITEM CSL_CITATION {"citationID":"a9osstva8p","properties":{"formattedCitation":"\\super 36\\uc0\\u8211{}38\\nosupersub{}","plainCitation":"36–38","noteIndex":0},"citationItems":[{"id":1319,"uris":["http://zotero.org/users/5395629/items/K6F2N8LY"],"itemData":{"id":1319,"type":"article-journal","container-title":"Marine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36–38</w:t>
      </w:r>
      <w:r w:rsidR="00E5259C" w:rsidRPr="00207D2A">
        <w:fldChar w:fldCharType="end"/>
      </w:r>
      <w:r w:rsidR="00E5259C" w:rsidRPr="00207D2A">
        <w:t xml:space="preserve">. </w:t>
      </w:r>
      <w:commentRangeEnd w:id="51"/>
      <w:r w:rsidR="00F00280">
        <w:rPr>
          <w:rStyle w:val="CommentReference"/>
        </w:rPr>
        <w:commentReference w:id="51"/>
      </w:r>
    </w:p>
    <w:p w14:paraId="6456E275" w14:textId="668B990A" w:rsidR="007253FA" w:rsidRDefault="007253FA" w:rsidP="007253FA">
      <w:pPr>
        <w:pStyle w:val="Heading4"/>
        <w:rPr>
          <w:rFonts w:cs="Times New Roman"/>
        </w:rPr>
      </w:pPr>
      <w:r w:rsidRPr="009E712A">
        <w:rPr>
          <w:rFonts w:cs="Times New Roman"/>
        </w:rPr>
        <w:t xml:space="preserve">2.4.4 </w:t>
      </w:r>
      <w:r w:rsidR="00164AF4" w:rsidRPr="009E712A">
        <w:rPr>
          <w:rFonts w:cs="Times New Roman"/>
        </w:rPr>
        <w:t>Exploring</w:t>
      </w:r>
      <w:r w:rsidR="00221C23" w:rsidRPr="009E712A">
        <w:rPr>
          <w:rFonts w:cs="Times New Roman"/>
        </w:rPr>
        <w:t xml:space="preserve"> performance</w:t>
      </w:r>
      <w:r w:rsidR="00164AF4" w:rsidRPr="009E712A">
        <w:rPr>
          <w:rFonts w:cs="Times New Roman"/>
        </w:rPr>
        <w:t xml:space="preserve"> on an external dataset</w:t>
      </w:r>
    </w:p>
    <w:p w14:paraId="1246A72F" w14:textId="49B04089" w:rsidR="007253FA" w:rsidRPr="00207D2A" w:rsidRDefault="00221C23" w:rsidP="00B904F0">
      <w:r>
        <w:t xml:space="preserve">To examine </w:t>
      </w:r>
      <w:r w:rsidR="00F406C5">
        <w:t>the</w:t>
      </w:r>
      <w:r>
        <w:t xml:space="preserve"> performance </w:t>
      </w:r>
      <w:r w:rsidR="00F406C5">
        <w:t xml:space="preserve">our method </w:t>
      </w:r>
      <w:r>
        <w:t xml:space="preserve">on whales observed in other </w:t>
      </w:r>
      <w:r w:rsidR="0061622F">
        <w:t>populations</w:t>
      </w:r>
      <w:r>
        <w:t>, we also included morphometric measurements of two individuals</w:t>
      </w:r>
      <w:r w:rsidR="0061622F">
        <w:t>, one</w:t>
      </w:r>
      <w:r>
        <w:t xml:space="preserve"> observed in the North Atlantic (The Gully Canyon off the Scotian Shelf, Canada) and</w:t>
      </w:r>
      <w:r w:rsidR="0061622F">
        <w:t xml:space="preserve"> the other</w:t>
      </w:r>
      <w:r>
        <w:t xml:space="preserve"> in the Arctic Ocean (Baffin Bay, Canada). </w:t>
      </w:r>
      <w:r w:rsidR="00D53B18">
        <w:t>The North Atlantic individual was recorded using a DJI Phantom 4Pro V2 +</w:t>
      </w:r>
      <w:r w:rsidR="00F406C5">
        <w:t xml:space="preserve"> and the Arctic individual</w:t>
      </w:r>
      <w:r w:rsidR="00D53B18">
        <w:t xml:space="preserve"> was </w:t>
      </w:r>
      <w:r w:rsidR="00F406C5">
        <w:t>recorded with a</w:t>
      </w:r>
      <w:r w:rsidR="00D53B18">
        <w:t xml:space="preserve"> DJI Inspire 2 equipped with a DJI Zenmuse X5S micro four-thirds camera with Olympus M.Zuiko lens. UAV altitude measurements were obtained through laser altimetry using </w:t>
      </w:r>
      <w:r w:rsidR="005C2821">
        <w:t>a</w:t>
      </w:r>
      <w:r w:rsidR="00D53B18">
        <w:t xml:space="preserve"> LidarBoX </w:t>
      </w:r>
      <w:r w:rsidR="005C2821">
        <w:t>system</w:t>
      </w:r>
      <w:r w:rsidR="00D53B18">
        <w:fldChar w:fldCharType="begin"/>
      </w:r>
      <w:r w:rsidR="00A40687">
        <w:instrText xml:space="preserve"> ADDIN ZOTERO_ITEM CSL_CITATION {"citationID":"ag59p8mi82","properties":{"formattedCitation":"\\super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A40687" w:rsidRPr="00A40687">
        <w:rPr>
          <w:kern w:val="0"/>
          <w:szCs w:val="24"/>
          <w:vertAlign w:val="superscript"/>
          <w:lang w:val="en-US"/>
        </w:rPr>
        <w:t>39</w:t>
      </w:r>
      <w:r w:rsidR="00D53B18">
        <w:fldChar w:fldCharType="end"/>
      </w:r>
      <w:r w:rsidR="00D53B18">
        <w:t>.</w:t>
      </w:r>
      <w:r w:rsidR="00D53B18" w:rsidRPr="00D53B18">
        <w:t xml:space="preserve"> </w:t>
      </w:r>
      <w:r w:rsidR="00D53B18">
        <w:t>We computed</w:t>
      </w:r>
      <w:r w:rsidR="003029CF">
        <w:t xml:space="preserve"> the</w:t>
      </w:r>
      <w:r w:rsidR="00D53B18">
        <w:t xml:space="preserve"> posterior 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 xml:space="preserve">flipper </w:t>
      </w:r>
      <w:r w:rsidR="00D53B18">
        <w:lastRenderedPageBreak/>
        <w:t>measurements</w:t>
      </w:r>
      <w:r w:rsidR="00F406C5">
        <w:t xml:space="preserve"> and</w:t>
      </w:r>
      <w:r w:rsidR="003029CF">
        <w:t xml:space="preserve"> </w:t>
      </w:r>
      <w:r w:rsidR="00D53B18">
        <w:t xml:space="preserve">the optimized parameter values </w:t>
      </w:r>
      <w:r w:rsidR="00077A16">
        <w:t xml:space="preserve">and individual likelihoods of being male or female </w:t>
      </w:r>
      <w:r w:rsidR="00D53B18">
        <w:t>from our</w:t>
      </w:r>
      <w:r w:rsidR="005C2821">
        <w:t xml:space="preserve"> original</w:t>
      </w:r>
      <w:r w:rsidR="00D53B18">
        <w:t xml:space="preserve"> Gal</w:t>
      </w:r>
      <w:r w:rsidR="00D53B18" w:rsidRPr="00741C9F">
        <w:t>ápagos dataset.</w:t>
      </w:r>
      <w:r w:rsidR="00D53B18">
        <w:t xml:space="preserve"> </w:t>
      </w:r>
      <w:r w:rsidR="006F3DFC">
        <w:t xml:space="preserve">Because </w:t>
      </w:r>
      <w:r w:rsidR="003029CF">
        <w:t xml:space="preserve">these individuals were located </w:t>
      </w:r>
      <w:r w:rsidR="006F3DFC">
        <w:t>in high latitud</w:t>
      </w:r>
      <w:r w:rsidR="003029CF">
        <w:t>es</w:t>
      </w:r>
      <w:r w:rsidR="006F167E">
        <w:t xml:space="preserve"> </w:t>
      </w:r>
      <w:r w:rsidR="003029CF">
        <w:fldChar w:fldCharType="begin"/>
      </w:r>
      <w:r w:rsidR="00A40687">
        <w:instrText xml:space="preserve"> ADDIN ZOTERO_ITEM CSL_CITATION {"citationID":"a2kdqj370mv","properties":{"formattedCitation":"\\super 20,40\\nosupersub{}","plainCitation":"20,40","noteIndex":0},"citationItems":[{"id":1883,"uris":["http://zotero.org/users/5395629/items/J8LFQUQS"],"itemData":{"id":1883,"type":"chapter","container-title":"Handbook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A40687" w:rsidRPr="00A40687">
        <w:rPr>
          <w:kern w:val="0"/>
          <w:szCs w:val="24"/>
          <w:vertAlign w:val="superscript"/>
          <w:lang w:val="en-US"/>
        </w:rPr>
        <w:t>20,40</w:t>
      </w:r>
      <w:r w:rsidR="003029CF">
        <w:fldChar w:fldCharType="end"/>
      </w:r>
      <w:r w:rsidR="003029CF">
        <w:t xml:space="preserve"> </w:t>
      </w:r>
      <w:r w:rsidR="006F3DFC">
        <w:t>we expect</w:t>
      </w:r>
      <w:r w:rsidR="003029CF">
        <w:t>ed</w:t>
      </w:r>
      <w:r w:rsidR="006F3DFC">
        <w:t xml:space="preserve"> </w:t>
      </w:r>
      <w:r w:rsidR="003029CF">
        <w:t>them to</w:t>
      </w:r>
      <w:r w:rsidR="006F3DFC">
        <w:t xml:space="preserve"> </w:t>
      </w:r>
      <w:r w:rsidR="00F406C5">
        <w:t>have near-zero</w:t>
      </w:r>
      <w:r w:rsidR="006F3DFC">
        <w:t xml:space="preserve"> probabilit</w:t>
      </w:r>
      <w:r w:rsidR="003029CF">
        <w:t>ies</w:t>
      </w:r>
      <w:r w:rsidR="006F3DFC">
        <w:t xml:space="preserve"> of being female.</w:t>
      </w:r>
    </w:p>
    <w:p w14:paraId="0EA11162" w14:textId="6A2EC459" w:rsidR="00862972" w:rsidRPr="00207D2A" w:rsidRDefault="00862972" w:rsidP="00EA7AE3">
      <w:pPr>
        <w:pStyle w:val="Heading2"/>
        <w:rPr>
          <w:rFonts w:cs="Times New Roman"/>
        </w:rPr>
      </w:pPr>
      <w:bookmarkStart w:id="52" w:name="_Toc201083901"/>
      <w:r w:rsidRPr="00207D2A">
        <w:rPr>
          <w:rFonts w:cs="Times New Roman"/>
        </w:rPr>
        <w:t xml:space="preserve">3. </w:t>
      </w:r>
      <w:bookmarkEnd w:id="52"/>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5E02B07B"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20338D">
        <w:t xml:space="preserve">for calibration </w:t>
      </w:r>
      <w:r w:rsidR="00B624C8" w:rsidRPr="00207D2A">
        <w:t>across</w:t>
      </w:r>
      <w:r w:rsidRPr="00207D2A">
        <w:t xml:space="preserve"> </w:t>
      </w:r>
      <w:commentRangeStart w:id="53"/>
      <w:r w:rsidRPr="00207D2A">
        <w:t xml:space="preserve">18 days </w:t>
      </w:r>
      <w:r w:rsidR="00B624C8" w:rsidRPr="00207D2A">
        <w:t>in the field</w:t>
      </w:r>
      <w:commentRangeEnd w:id="53"/>
      <w:r w:rsidR="00F00280">
        <w:rPr>
          <w:rStyle w:val="CommentReference"/>
        </w:rPr>
        <w:commentReference w:id="53"/>
      </w:r>
      <w:r w:rsidR="00B624C8" w:rsidRPr="00207D2A">
        <w:t xml:space="preserve"> </w:t>
      </w:r>
      <w:r w:rsidR="008769FC">
        <w:t>between February 1</w:t>
      </w:r>
      <w:r w:rsidR="008769FC" w:rsidRPr="00B67D3F">
        <w:rPr>
          <w:vertAlign w:val="superscript"/>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r w:rsidR="00FC0DAF">
        <w:t>2</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00FC0DAF">
        <w:t>%</w:t>
      </w:r>
      <w:r w:rsidRPr="00207D2A">
        <w:t>).</w:t>
      </w:r>
      <w:r w:rsidR="00872BDA" w:rsidRPr="00207D2A">
        <w:t xml:space="preserve"> </w:t>
      </w:r>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54"/>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54"/>
      <w:r w:rsidR="005E0FA5" w:rsidRPr="00207D2A">
        <w:rPr>
          <w:rStyle w:val="CommentReference"/>
        </w:rPr>
        <w:commentReference w:id="54"/>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77574072" w:rsidR="00862972" w:rsidRPr="00207D2A" w:rsidRDefault="00862972" w:rsidP="00862972">
      <w:pPr>
        <w:pStyle w:val="Caption"/>
        <w:rPr>
          <w:i w:val="0"/>
          <w:iCs w:val="0"/>
          <w:color w:val="auto"/>
        </w:rPr>
      </w:pPr>
      <w:bookmarkStart w:id="55" w:name="_Ref201088861"/>
      <w:commentRangeStart w:id="56"/>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2</w:t>
      </w:r>
      <w:r w:rsidR="007459AF" w:rsidRPr="00B67D3F">
        <w:rPr>
          <w:b/>
          <w:bCs/>
          <w:color w:val="auto"/>
        </w:rPr>
        <w:fldChar w:fldCharType="end"/>
      </w:r>
      <w:bookmarkEnd w:id="55"/>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56"/>
      <w:r w:rsidR="008A227A" w:rsidRPr="00207D2A">
        <w:rPr>
          <w:rStyle w:val="CommentReference"/>
          <w:i w:val="0"/>
          <w:iCs w:val="0"/>
          <w:color w:val="auto"/>
        </w:rPr>
        <w:commentReference w:id="56"/>
      </w:r>
    </w:p>
    <w:p w14:paraId="4AFC43A7" w14:textId="40124935" w:rsidR="00A10676" w:rsidRPr="00207D2A" w:rsidRDefault="00583D2A" w:rsidP="00B67D3F">
      <w:pPr>
        <w:pStyle w:val="Heading3"/>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732DB14E" w:rsidR="00723C89" w:rsidRPr="00207D2A" w:rsidRDefault="00723934" w:rsidP="00723C89">
      <w:r w:rsidRPr="00207D2A">
        <w:t xml:space="preserve">Observed </w:t>
      </w:r>
      <w:r w:rsidR="001B6492" w:rsidRPr="00207D2A">
        <w:rPr>
          <w:i/>
          <w:iCs/>
        </w:rPr>
        <w:t>TL</w:t>
      </w:r>
      <w:r w:rsidRPr="00207D2A">
        <w:t xml:space="preserve"> measurements of the same individual had </w:t>
      </w:r>
      <w:r w:rsidR="002108D2">
        <w:t xml:space="preserve">an average </w:t>
      </w:r>
      <w:r w:rsidRPr="00207D2A">
        <w:t>2%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C00B6C" w:rsidRPr="00B67D3F">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r w:rsidR="002108D2">
        <w:t>males</w:t>
      </w:r>
      <w:r w:rsidR="0063179E" w:rsidRPr="00207D2A">
        <w:t xml:space="preserve">. The remainder (n = 40) fell within age classes with overlapping ranges between males and females (i.e., AF, AM, and MF). </w:t>
      </w:r>
    </w:p>
    <w:p w14:paraId="6FDCCD94" w14:textId="4F5D2A16"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 xml:space="preserve">measures </w:t>
      </w:r>
      <w:r w:rsidR="00CB374B">
        <w:t xml:space="preserve">from the same whale </w:t>
      </w:r>
      <w:r w:rsidR="00E27601" w:rsidRPr="00207D2A">
        <w:t>had a</w:t>
      </w:r>
      <w:r w:rsidR="00F24FC4" w:rsidRPr="00207D2A">
        <w:t>n observed</w:t>
      </w:r>
      <w:r w:rsidR="00E27601" w:rsidRPr="00207D2A">
        <w:t xml:space="preserve"> </w:t>
      </w:r>
      <w:r w:rsidR="00C51021">
        <w:t>2.95%</w:t>
      </w:r>
      <w:r w:rsidR="00E27601" w:rsidRPr="00207D2A">
        <w:t xml:space="preserve"> CV </w:t>
      </w:r>
      <w:commentRangeStart w:id="57"/>
      <w:r w:rsidR="00E27601" w:rsidRPr="00207D2A">
        <w:t>(</w:t>
      </w:r>
      <w:r w:rsidR="00E27601" w:rsidRPr="00B67D3F">
        <w:t>SD =</w:t>
      </w:r>
      <w:r w:rsidR="00C51021">
        <w:t>2.12%</w:t>
      </w:r>
      <w:r w:rsidR="00E27601" w:rsidRPr="00207D2A">
        <w:t>)</w:t>
      </w:r>
      <w:r w:rsidR="00E05126" w:rsidRPr="00207D2A">
        <w:t>.</w:t>
      </w:r>
      <w:commentRangeEnd w:id="57"/>
      <w:r w:rsidR="00AD46A2">
        <w:rPr>
          <w:rStyle w:val="CommentReference"/>
        </w:rPr>
        <w:commentReference w:id="57"/>
      </w:r>
    </w:p>
    <w:p w14:paraId="529523F8" w14:textId="0DCE9FE6" w:rsidR="00A10676" w:rsidRPr="00207D2A" w:rsidRDefault="0063179E" w:rsidP="00B67D3F">
      <w:pPr>
        <w:keepNext/>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18AEBFE5" w:rsidR="0063179E" w:rsidRPr="00207D2A" w:rsidRDefault="00A10676" w:rsidP="0063179E">
      <w:pPr>
        <w:pStyle w:val="Heading4"/>
        <w:spacing w:line="240" w:lineRule="auto"/>
        <w:rPr>
          <w:rFonts w:cs="Times New Roman"/>
          <w:i w:val="0"/>
          <w:iCs w:val="0"/>
          <w:sz w:val="18"/>
          <w:szCs w:val="18"/>
        </w:rPr>
      </w:pPr>
      <w:bookmarkStart w:id="58" w:name="_Ref203040586"/>
      <w:commentRangeStart w:id="59"/>
      <w:r w:rsidRPr="00B67D3F">
        <w:rPr>
          <w:rFonts w:eastAsiaTheme="minorHAnsi" w:cs="Times New Roman"/>
          <w:b/>
          <w:bCs/>
          <w:sz w:val="18"/>
          <w:szCs w:val="18"/>
        </w:rPr>
        <w:t xml:space="preserve">Figure </w:t>
      </w:r>
      <w:r w:rsidRPr="00B67D3F">
        <w:rPr>
          <w:rFonts w:eastAsiaTheme="minorHAnsi" w:cs="Times New Roman"/>
          <w:b/>
          <w:bCs/>
          <w:sz w:val="18"/>
          <w:szCs w:val="18"/>
        </w:rPr>
        <w:fldChar w:fldCharType="begin"/>
      </w:r>
      <w:r w:rsidRPr="00B67D3F">
        <w:rPr>
          <w:rFonts w:eastAsiaTheme="minorHAnsi" w:cs="Times New Roman"/>
          <w:b/>
          <w:bCs/>
          <w:sz w:val="18"/>
          <w:szCs w:val="18"/>
        </w:rPr>
        <w:instrText xml:space="preserve"> SEQ Figure \* ARABIC </w:instrText>
      </w:r>
      <w:r w:rsidRPr="00B67D3F">
        <w:rPr>
          <w:rFonts w:eastAsiaTheme="minorHAnsi" w:cs="Times New Roman"/>
          <w:b/>
          <w:bCs/>
          <w:sz w:val="18"/>
          <w:szCs w:val="18"/>
        </w:rPr>
        <w:fldChar w:fldCharType="separate"/>
      </w:r>
      <w:r w:rsidR="00C00B6C">
        <w:rPr>
          <w:rFonts w:eastAsiaTheme="minorHAnsi" w:cs="Times New Roman"/>
          <w:b/>
          <w:bCs/>
          <w:noProof/>
          <w:sz w:val="18"/>
          <w:szCs w:val="18"/>
        </w:rPr>
        <w:t>3</w:t>
      </w:r>
      <w:r w:rsidRPr="00B67D3F">
        <w:rPr>
          <w:rFonts w:eastAsiaTheme="minorHAnsi" w:cs="Times New Roman"/>
          <w:b/>
          <w:bCs/>
          <w:sz w:val="18"/>
          <w:szCs w:val="18"/>
        </w:rPr>
        <w:fldChar w:fldCharType="end"/>
      </w:r>
      <w:bookmarkEnd w:id="58"/>
      <w:r w:rsidRPr="00B67D3F">
        <w:rPr>
          <w:rFonts w:eastAsiaTheme="minorHAnsi" w:cs="Times New Roman"/>
          <w:b/>
          <w:bCs/>
          <w:sz w:val="18"/>
          <w:szCs w:val="18"/>
        </w:rPr>
        <w:t>.</w:t>
      </w:r>
      <w:r w:rsidRPr="00B67D3F">
        <w:rPr>
          <w:rFonts w:eastAsiaTheme="minorHAnsi" w:cs="Times New Roman"/>
          <w:sz w:val="18"/>
          <w:szCs w:val="18"/>
        </w:rPr>
        <w:t xml:space="preserve"> </w:t>
      </w:r>
      <w:bookmarkStart w:id="60" w:name="_Hlk203128466"/>
      <w:r w:rsidRPr="00B67D3F">
        <w:rPr>
          <w:rFonts w:eastAsiaTheme="minorHAnsi" w:cs="Times New Roman"/>
          <w:i w:val="0"/>
          <w:iCs w:val="0"/>
          <w:sz w:val="18"/>
          <w:szCs w:val="18"/>
        </w:rPr>
        <w:t>Total</w:t>
      </w:r>
      <w:r w:rsidR="003752AB" w:rsidRPr="00B67D3F">
        <w:rPr>
          <w:rFonts w:eastAsiaTheme="minorHAnsi" w:cs="Times New Roman"/>
          <w:i w:val="0"/>
          <w:iCs w:val="0"/>
          <w:sz w:val="18"/>
          <w:szCs w:val="18"/>
        </w:rPr>
        <w:t xml:space="preserve"> body</w:t>
      </w:r>
      <w:r w:rsidRPr="00B67D3F">
        <w:rPr>
          <w:rFonts w:eastAsiaTheme="minorHAnsi" w:cs="Times New Roman"/>
          <w:i w:val="0"/>
          <w:iCs w:val="0"/>
          <w:sz w:val="18"/>
          <w:szCs w:val="18"/>
        </w:rPr>
        <w:t xml:space="preserve"> length (m) and nose-to-body ratio (</w:t>
      </w:r>
      <w:r w:rsidRPr="00B67D3F">
        <w:rPr>
          <w:rFonts w:eastAsiaTheme="minorHAnsi" w:cs="Times New Roman"/>
          <w:sz w:val="18"/>
          <w:szCs w:val="18"/>
        </w:rPr>
        <w:t>NR</w:t>
      </w:r>
      <w:r w:rsidRPr="00B67D3F">
        <w:rPr>
          <w:rFonts w:eastAsiaTheme="minorHAnsi" w:cs="Times New Roman"/>
          <w:sz w:val="18"/>
          <w:szCs w:val="18"/>
          <w:vertAlign w:val="subscript"/>
        </w:rPr>
        <w:t>flipper</w:t>
      </w:r>
      <w:r w:rsidRPr="00B67D3F">
        <w:rPr>
          <w:rFonts w:eastAsiaTheme="minorHAnsi" w:cs="Times New Roman"/>
          <w:i w:val="0"/>
          <w:iCs w:val="0"/>
          <w:sz w:val="18"/>
          <w:szCs w:val="18"/>
        </w:rPr>
        <w:t xml:space="preserve">) estimates of </w:t>
      </w:r>
      <w:r w:rsidR="003752AB" w:rsidRPr="00B67D3F">
        <w:rPr>
          <w:rFonts w:eastAsiaTheme="minorHAnsi" w:cs="Times New Roman"/>
          <w:i w:val="0"/>
          <w:iCs w:val="0"/>
          <w:sz w:val="18"/>
          <w:szCs w:val="18"/>
        </w:rPr>
        <w:t xml:space="preserve">individual </w:t>
      </w:r>
      <w:r w:rsidRPr="00B67D3F">
        <w:rPr>
          <w:rFonts w:eastAsiaTheme="minorHAnsi" w:cs="Times New Roman"/>
          <w:i w:val="0"/>
          <w:iCs w:val="0"/>
          <w:sz w:val="18"/>
          <w:szCs w:val="18"/>
        </w:rPr>
        <w:t>sperm whales</w:t>
      </w:r>
      <w:r w:rsidR="003752AB" w:rsidRPr="00B67D3F">
        <w:rPr>
          <w:rFonts w:eastAsiaTheme="minorHAnsi" w:cs="Times New Roman"/>
          <w:i w:val="0"/>
          <w:iCs w:val="0"/>
          <w:sz w:val="18"/>
          <w:szCs w:val="18"/>
        </w:rPr>
        <w:t xml:space="preserve">. </w:t>
      </w:r>
      <w:r w:rsidRPr="00B67D3F">
        <w:rPr>
          <w:rFonts w:eastAsiaTheme="minorHAnsi" w:cs="Times New Roman"/>
          <w:i w:val="0"/>
          <w:iCs w:val="0"/>
          <w:sz w:val="18"/>
          <w:szCs w:val="18"/>
        </w:rPr>
        <w:t xml:space="preserve"> </w:t>
      </w:r>
      <w:r w:rsidR="003752AB" w:rsidRPr="00B67D3F">
        <w:rPr>
          <w:rFonts w:eastAsiaTheme="minorHAnsi" w:cs="Times New Roman"/>
          <w:i w:val="0"/>
          <w:iCs w:val="0"/>
          <w:sz w:val="18"/>
          <w:szCs w:val="18"/>
        </w:rPr>
        <w:t>Point locations show the bootstrapped mean for each individual (N simulations = 1000), horizontal error bars show the corresponding 95% CI length range, and vertical error bars show the</w:t>
      </w:r>
      <w:r w:rsidR="0056733A">
        <w:rPr>
          <w:rFonts w:eastAsiaTheme="minorHAnsi" w:cs="Times New Roman"/>
          <w:i w:val="0"/>
          <w:iCs w:val="0"/>
          <w:sz w:val="18"/>
          <w:szCs w:val="18"/>
        </w:rPr>
        <w:t xml:space="preserve"> bootstrapped</w:t>
      </w:r>
      <w:r w:rsidR="003752AB" w:rsidRPr="00B67D3F">
        <w:rPr>
          <w:rFonts w:eastAsiaTheme="minorHAnsi" w:cs="Times New Roman"/>
          <w:i w:val="0"/>
          <w:iCs w:val="0"/>
          <w:sz w:val="18"/>
          <w:szCs w:val="18"/>
        </w:rPr>
        <w:t xml:space="preserve"> 95% CI </w:t>
      </w:r>
      <w:r w:rsidR="003752AB" w:rsidRPr="00B67D3F">
        <w:rPr>
          <w:rFonts w:eastAsiaTheme="minorHAnsi" w:cs="Times New Roman"/>
          <w:sz w:val="18"/>
          <w:szCs w:val="18"/>
        </w:rPr>
        <w:t>NR</w:t>
      </w:r>
      <w:r w:rsidR="003752AB" w:rsidRPr="00B67D3F">
        <w:rPr>
          <w:rFonts w:eastAsiaTheme="minorHAnsi" w:cs="Times New Roman"/>
          <w:sz w:val="18"/>
          <w:szCs w:val="18"/>
          <w:vertAlign w:val="subscript"/>
        </w:rPr>
        <w:t>flipper</w:t>
      </w:r>
      <w:r w:rsidR="003752AB" w:rsidRPr="00B67D3F">
        <w:rPr>
          <w:rFonts w:eastAsiaTheme="minorHAnsi" w:cs="Times New Roman"/>
          <w:i w:val="0"/>
          <w:iCs w:val="0"/>
          <w:sz w:val="18"/>
          <w:szCs w:val="18"/>
          <w:vertAlign w:val="subscript"/>
        </w:rPr>
        <w:t xml:space="preserve"> </w:t>
      </w:r>
      <w:r w:rsidR="003752AB" w:rsidRPr="00B67D3F">
        <w:rPr>
          <w:rFonts w:eastAsiaTheme="minorHAnsi" w:cs="Times New Roman"/>
          <w:i w:val="0"/>
          <w:iCs w:val="0"/>
          <w:sz w:val="18"/>
          <w:szCs w:val="18"/>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61"/>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w:t>
      </w:r>
      <w:bookmarkEnd w:id="60"/>
      <w:commentRangeEnd w:id="61"/>
      <w:r w:rsidR="00B46BCD">
        <w:rPr>
          <w:rStyle w:val="CommentReference"/>
          <w:rFonts w:eastAsiaTheme="minorHAnsi" w:cs="Times New Roman"/>
          <w:i w:val="0"/>
          <w:iCs w:val="0"/>
        </w:rPr>
        <w:commentReference w:id="61"/>
      </w:r>
    </w:p>
    <w:p w14:paraId="2B668A0F" w14:textId="77777777" w:rsidR="0063179E" w:rsidRPr="00AD46A2" w:rsidRDefault="0063179E" w:rsidP="00B67D3F"/>
    <w:p w14:paraId="56DC23FF" w14:textId="30317480" w:rsidR="00583D2A" w:rsidRPr="00207D2A" w:rsidRDefault="007A56AB" w:rsidP="00583D2A">
      <w:pPr>
        <w:pStyle w:val="Heading4"/>
        <w:rPr>
          <w:rFonts w:cs="Times New Roman"/>
        </w:rPr>
      </w:pPr>
      <w:commentRangeStart w:id="62"/>
      <w:commentRangeEnd w:id="62"/>
      <w:r w:rsidRPr="00207D2A">
        <w:rPr>
          <w:rStyle w:val="CommentReference"/>
          <w:i w:val="0"/>
          <w:iCs w:val="0"/>
        </w:rPr>
        <w:commentReference w:id="62"/>
      </w:r>
      <w:commentRangeEnd w:id="59"/>
      <w:r w:rsidR="00723C89" w:rsidRPr="00207D2A">
        <w:rPr>
          <w:rStyle w:val="CommentReference"/>
          <w:i w:val="0"/>
          <w:iCs w:val="0"/>
        </w:rPr>
        <w:commentReference w:id="59"/>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41A9A9AD" w:rsidR="00583D2A" w:rsidRPr="00B67D3F" w:rsidRDefault="003878CE" w:rsidP="00583D2A">
      <w:pPr>
        <w:rPr>
          <w:rFonts w:eastAsiaTheme="minorEastAsia"/>
        </w:rPr>
      </w:pPr>
      <w:commentRangeStart w:id="63"/>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63"/>
      <w:r>
        <w:rPr>
          <w:rStyle w:val="CommentReference"/>
        </w:rPr>
        <w:commentReference w:id="63"/>
      </w:r>
      <w:r w:rsidR="00FC74A0" w:rsidRPr="00207D2A">
        <w:t xml:space="preserve">Optimal </w:t>
      </w:r>
      <w:r w:rsidR="008732DD" w:rsidRPr="00207D2A">
        <w:rPr>
          <w:i/>
          <w:iCs/>
        </w:rPr>
        <w:t>f</w:t>
      </w:r>
      <w:r w:rsidR="00583D2A" w:rsidRPr="00207D2A">
        <w:rPr>
          <w:i/>
          <w:iCs/>
        </w:rPr>
        <w:t xml:space="preserve">r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r w:rsidR="00C00B6C" w:rsidRPr="00207D2A">
        <w:rPr>
          <w:b/>
          <w:bCs/>
        </w:rPr>
        <w:t xml:space="preserve">Figure </w:t>
      </w:r>
      <w:r w:rsidR="00C00B6C">
        <w:rPr>
          <w:b/>
          <w:bCs/>
          <w:noProof/>
        </w:rPr>
        <w:t>5</w:t>
      </w:r>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r w:rsidR="00C00B6C" w:rsidRPr="00207D2A">
        <w:rPr>
          <w:b/>
          <w:bCs/>
        </w:rPr>
        <w:t xml:space="preserve">Figure </w:t>
      </w:r>
      <w:r w:rsidR="00583D2A" w:rsidRPr="00207D2A">
        <w:fldChar w:fldCharType="end"/>
      </w:r>
      <w:r w:rsidR="00A64159">
        <w:rPr>
          <w:b/>
          <w:bCs/>
        </w:rPr>
        <w:t>6</w:t>
      </w:r>
      <w:r w:rsidR="00583D2A" w:rsidRPr="00207D2A">
        <w:t>). Estimates of asymptote parameters (</w:t>
      </w:r>
      <w:r w:rsidR="00583D2A" w:rsidRPr="00207D2A">
        <w:rPr>
          <w:i/>
          <w:iCs/>
        </w:rPr>
        <w:t>max</w:t>
      </w:r>
      <w:r w:rsidR="00583D2A" w:rsidRPr="00207D2A">
        <w:rPr>
          <w:i/>
          <w:iCs/>
          <w:vertAlign w:val="subscript"/>
        </w:rPr>
        <w:t xml:space="preserve">f  </w:t>
      </w:r>
      <w:r w:rsidR="00583D2A" w:rsidRPr="00207D2A">
        <w:t xml:space="preserve">and </w:t>
      </w:r>
      <w:r w:rsidR="00583D2A" w:rsidRPr="00207D2A">
        <w:rPr>
          <w:i/>
          <w:iCs/>
        </w:rPr>
        <w:t>max</w:t>
      </w:r>
      <w:r w:rsidR="00583D2A" w:rsidRPr="00207D2A">
        <w:rPr>
          <w:i/>
          <w:iCs/>
          <w:vertAlign w:val="subscript"/>
        </w:rPr>
        <w:t>m</w:t>
      </w:r>
      <w:r w:rsidR="00583D2A" w:rsidRPr="00207D2A">
        <w:t xml:space="preserve">) were </w:t>
      </w:r>
      <w:r w:rsidR="00AB1071" w:rsidRPr="00207D2A">
        <w:t>less variable</w:t>
      </w:r>
      <w:r w:rsidR="00583D2A" w:rsidRPr="00207D2A">
        <w:t xml:space="preserve"> than growth parameters (</w:t>
      </w:r>
      <w:r w:rsidR="00583D2A" w:rsidRPr="00207D2A">
        <w:rPr>
          <w:i/>
          <w:iCs/>
        </w:rPr>
        <w:t xml:space="preserve">fr </w:t>
      </w:r>
      <w:r w:rsidR="00583D2A" w:rsidRPr="00207D2A">
        <w:t xml:space="preserve">and </w:t>
      </w:r>
      <w:r w:rsidR="00583D2A" w:rsidRPr="00207D2A">
        <w:rPr>
          <w:i/>
          <w:iCs/>
        </w:rPr>
        <w:t>mr</w:t>
      </w:r>
      <w:r w:rsidR="006E66B8" w:rsidRPr="00207D2A">
        <w:t>)</w:t>
      </w:r>
      <w:commentRangeStart w:id="64"/>
      <w:commentRangeStart w:id="65"/>
      <w:commentRangeStart w:id="66"/>
      <w:commentRangeStart w:id="67"/>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w:t>
      </w:r>
      <w:r w:rsidR="00FC74A0" w:rsidRPr="00207D2A">
        <w:t>.</w:t>
      </w:r>
      <w:r w:rsidR="006E66B8" w:rsidRPr="00207D2A">
        <w:t xml:space="preserve"> </w:t>
      </w:r>
      <w:r w:rsidR="00A64159">
        <w:t>Additionally,</w:t>
      </w:r>
      <w:commentRangeStart w:id="68"/>
      <w:r w:rsidR="00C74251">
        <w:t xml:space="preserve"> </w:t>
      </w:r>
      <w:commentRangeEnd w:id="68"/>
      <w:r w:rsidR="00B46BCD">
        <w:rPr>
          <w:rStyle w:val="CommentReference"/>
        </w:rPr>
        <w:commentReference w:id="68"/>
      </w:r>
      <w:r w:rsidR="00A64159">
        <w:t>f</w:t>
      </w:r>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 xml:space="preserve">increase linearly </w:t>
      </w:r>
      <w:r w:rsidR="00922BBE" w:rsidRPr="00207D2A">
        <w:lastRenderedPageBreak/>
        <w:t>with length (</w:t>
      </w:r>
      <w:r w:rsidR="001E274D" w:rsidRPr="00207D2A">
        <w:rPr>
          <w:b/>
          <w:bCs/>
        </w:rPr>
        <w:t>Figures 5</w:t>
      </w:r>
      <w:r w:rsidR="00922BBE" w:rsidRPr="00207D2A">
        <w:t xml:space="preserve">), and thus the logistic model </w:t>
      </w:r>
      <w:r w:rsidR="00A64159">
        <w:t>may be</w:t>
      </w:r>
      <w:r w:rsidR="00A64159" w:rsidRPr="00207D2A">
        <w:t xml:space="preserve"> </w:t>
      </w:r>
      <w:r w:rsidR="00922BBE" w:rsidRPr="00207D2A">
        <w:t>an unnecessary elaboration</w:t>
      </w:r>
      <w:r w:rsidR="00AD19E4">
        <w:t>.</w:t>
      </w:r>
      <w:r w:rsidR="00922BBE" w:rsidRPr="00207D2A">
        <w:t xml:space="preserve"> </w:t>
      </w:r>
      <w:r w:rsidR="00AD19E4">
        <w:t xml:space="preserve">This is </w:t>
      </w:r>
      <w:r w:rsidR="00922BBE" w:rsidRPr="00207D2A">
        <w:t xml:space="preserve">also </w:t>
      </w:r>
      <w:r w:rsidR="00AD19E4">
        <w:t xml:space="preserve">supported by </w:t>
      </w:r>
      <w:r w:rsidR="00922BBE" w:rsidRPr="00207D2A">
        <w:rPr>
          <w:i/>
          <w:iCs/>
        </w:rPr>
        <w:t>max</w:t>
      </w:r>
      <w:r w:rsidR="00922BBE" w:rsidRPr="00207D2A">
        <w:rPr>
          <w:i/>
          <w:iCs/>
          <w:vertAlign w:val="subscript"/>
        </w:rPr>
        <w:t>m</w:t>
      </w:r>
      <w:r w:rsidR="00922BBE" w:rsidRPr="00207D2A">
        <w:t xml:space="preserve"> </w:t>
      </w:r>
      <w:r w:rsidR="00A64159">
        <w:t xml:space="preserve">often </w:t>
      </w:r>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r w:rsidR="00C00B6C" w:rsidRPr="00B67D3F">
        <w:rPr>
          <w:b/>
          <w:bCs/>
        </w:rPr>
        <w:t xml:space="preserve">Figure </w:t>
      </w:r>
      <w:r w:rsidR="00C00B6C">
        <w:rPr>
          <w:b/>
          <w:bCs/>
        </w:rPr>
        <w:t>4</w:t>
      </w:r>
      <w:r w:rsidR="001E274D" w:rsidRPr="00207D2A">
        <w:rPr>
          <w:b/>
          <w:bCs/>
        </w:rPr>
        <w:fldChar w:fldCharType="end"/>
      </w:r>
      <w:r w:rsidR="00922BBE" w:rsidRPr="00207D2A">
        <w:t>).</w:t>
      </w:r>
      <w:commentRangeEnd w:id="64"/>
      <w:r w:rsidR="00547F4B" w:rsidRPr="00207D2A">
        <w:rPr>
          <w:rStyle w:val="CommentReference"/>
        </w:rPr>
        <w:commentReference w:id="64"/>
      </w:r>
      <w:commentRangeEnd w:id="65"/>
      <w:r w:rsidR="00B46BCD">
        <w:rPr>
          <w:rStyle w:val="CommentReference"/>
        </w:rPr>
        <w:commentReference w:id="65"/>
      </w:r>
      <w:commentRangeEnd w:id="66"/>
      <w:r w:rsidR="00B05530">
        <w:rPr>
          <w:rStyle w:val="CommentReference"/>
        </w:rPr>
        <w:commentReference w:id="66"/>
      </w:r>
      <w:commentRangeEnd w:id="67"/>
      <w:r w:rsidR="00FE429E">
        <w:rPr>
          <w:rStyle w:val="CommentReference"/>
        </w:rPr>
        <w:commentReference w:id="67"/>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39608DD8" w:rsidR="00897888" w:rsidRPr="00164AF4" w:rsidRDefault="00897888" w:rsidP="00897888">
      <w:pPr>
        <w:pStyle w:val="Caption"/>
        <w:rPr>
          <w:i w:val="0"/>
          <w:iCs w:val="0"/>
          <w:color w:val="auto"/>
        </w:rPr>
      </w:pPr>
      <w:bookmarkStart w:id="69" w:name="_Ref203140158"/>
      <w:bookmarkStart w:id="70" w:name="_Ref203140152"/>
      <w:r w:rsidRPr="00164AF4">
        <w:rPr>
          <w:color w:val="auto"/>
        </w:rPr>
        <w:t xml:space="preserve">Figure </w:t>
      </w:r>
      <w:r w:rsidRPr="00164AF4">
        <w:rPr>
          <w:color w:val="auto"/>
        </w:rPr>
        <w:fldChar w:fldCharType="begin"/>
      </w:r>
      <w:r w:rsidRPr="00164AF4">
        <w:rPr>
          <w:color w:val="auto"/>
        </w:rPr>
        <w:instrText xml:space="preserve"> SEQ Figure \* ARABIC </w:instrText>
      </w:r>
      <w:r w:rsidRPr="00164AF4">
        <w:rPr>
          <w:color w:val="auto"/>
        </w:rPr>
        <w:fldChar w:fldCharType="separate"/>
      </w:r>
      <w:r w:rsidR="00C00B6C" w:rsidRPr="00164AF4">
        <w:rPr>
          <w:noProof/>
          <w:color w:val="auto"/>
        </w:rPr>
        <w:t>4</w:t>
      </w:r>
      <w:r w:rsidRPr="00164AF4">
        <w:rPr>
          <w:color w:val="auto"/>
        </w:rPr>
        <w:fldChar w:fldCharType="end"/>
      </w:r>
      <w:bookmarkEnd w:id="69"/>
      <w:r w:rsidRPr="00164AF4">
        <w:rPr>
          <w:color w:val="auto"/>
        </w:rPr>
        <w:t>.</w:t>
      </w:r>
      <w:r w:rsidR="00800531" w:rsidRPr="00164AF4">
        <w:rPr>
          <w:color w:val="auto"/>
        </w:rPr>
        <w:t xml:space="preserve"> </w:t>
      </w:r>
      <w:r w:rsidRPr="00164AF4">
        <w:rPr>
          <w:i w:val="0"/>
          <w:iCs w:val="0"/>
          <w:color w:val="auto"/>
        </w:rPr>
        <w:t>Distribution of bootstrapped parameter estimates mode</w:t>
      </w:r>
      <w:r w:rsidR="0056733A" w:rsidRPr="00164AF4">
        <w:rPr>
          <w:i w:val="0"/>
          <w:iCs w:val="0"/>
          <w:color w:val="auto"/>
        </w:rPr>
        <w:t>l</w:t>
      </w:r>
      <w:r w:rsidRPr="00164AF4">
        <w:rPr>
          <w:i w:val="0"/>
          <w:iCs w:val="0"/>
          <w:color w:val="auto"/>
        </w:rPr>
        <w:t>ling the growth rate of females and small males (≤ 6 m) (</w:t>
      </w:r>
      <w:r w:rsidRPr="00164AF4">
        <w:rPr>
          <w:color w:val="auto"/>
        </w:rPr>
        <w:t>fr</w:t>
      </w:r>
      <w:r w:rsidRPr="00164AF4">
        <w:rPr>
          <w:i w:val="0"/>
          <w:iCs w:val="0"/>
          <w:color w:val="auto"/>
        </w:rPr>
        <w:t xml:space="preserve">), the female asymptote of </w:t>
      </w:r>
      <w:r w:rsidRPr="00164AF4">
        <w:rPr>
          <w:color w:val="auto"/>
        </w:rPr>
        <w:t>NR</w:t>
      </w:r>
      <w:r w:rsidRPr="00164AF4">
        <w:rPr>
          <w:i w:val="0"/>
          <w:iCs w:val="0"/>
          <w:color w:val="auto"/>
        </w:rPr>
        <w:t xml:space="preserve"> (</w:t>
      </w:r>
      <w:r w:rsidRPr="00164AF4">
        <w:rPr>
          <w:color w:val="auto"/>
        </w:rPr>
        <w:t>max</w:t>
      </w:r>
      <w:r w:rsidRPr="00164AF4">
        <w:rPr>
          <w:color w:val="auto"/>
          <w:vertAlign w:val="subscript"/>
        </w:rPr>
        <w:t>f</w:t>
      </w:r>
      <w:r w:rsidRPr="00164AF4">
        <w:rPr>
          <w:i w:val="0"/>
          <w:iCs w:val="0"/>
          <w:color w:val="auto"/>
        </w:rPr>
        <w:t>), the growth rate of larger males (</w:t>
      </w:r>
      <w:r w:rsidRPr="00164AF4">
        <w:rPr>
          <w:i w:val="0"/>
          <w:iCs w:val="0"/>
          <w:color w:val="auto"/>
        </w:rPr>
        <w:sym w:font="Symbol" w:char="F03E"/>
      </w:r>
      <w:r w:rsidRPr="00164AF4">
        <w:rPr>
          <w:i w:val="0"/>
          <w:iCs w:val="0"/>
          <w:color w:val="auto"/>
        </w:rPr>
        <w:t xml:space="preserve"> 6 m) (</w:t>
      </w:r>
      <w:r w:rsidRPr="00164AF4">
        <w:rPr>
          <w:color w:val="auto"/>
        </w:rPr>
        <w:t>mr</w:t>
      </w:r>
      <w:r w:rsidRPr="00164AF4">
        <w:rPr>
          <w:i w:val="0"/>
          <w:iCs w:val="0"/>
          <w:color w:val="auto"/>
        </w:rPr>
        <w:t xml:space="preserve">), and the male asymptote of </w:t>
      </w:r>
      <w:r w:rsidRPr="00164AF4">
        <w:rPr>
          <w:color w:val="auto"/>
        </w:rPr>
        <w:t>NR</w:t>
      </w:r>
      <w:r w:rsidRPr="00164AF4">
        <w:rPr>
          <w:i w:val="0"/>
          <w:iCs w:val="0"/>
          <w:color w:val="auto"/>
        </w:rPr>
        <w:t xml:space="preserve"> (</w:t>
      </w:r>
      <w:r w:rsidRPr="00164AF4">
        <w:rPr>
          <w:color w:val="auto"/>
        </w:rPr>
        <w:t>max</w:t>
      </w:r>
      <w:r w:rsidRPr="00164AF4">
        <w:rPr>
          <w:color w:val="auto"/>
          <w:vertAlign w:val="subscript"/>
        </w:rPr>
        <w:t>m</w:t>
      </w:r>
      <w:r w:rsidRPr="00164AF4">
        <w:rPr>
          <w:i w:val="0"/>
          <w:iCs w:val="0"/>
          <w:color w:val="auto"/>
        </w:rPr>
        <w:t>).</w:t>
      </w:r>
      <w:bookmarkEnd w:id="70"/>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rsidP="00B67D3F">
      <w:pPr>
        <w:pStyle w:val="Caption"/>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63AA1AE8" w:rsidR="00583D2A" w:rsidRPr="00207D2A" w:rsidRDefault="00583D2A" w:rsidP="00583D2A">
      <w:pPr>
        <w:pStyle w:val="Caption"/>
      </w:pPr>
      <w:bookmarkStart w:id="71"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C00B6C">
        <w:rPr>
          <w:b/>
          <w:bCs/>
          <w:noProof/>
          <w:color w:val="auto"/>
        </w:rPr>
        <w:t>5</w:t>
      </w:r>
      <w:r w:rsidRPr="00207D2A">
        <w:rPr>
          <w:b/>
          <w:bCs/>
          <w:color w:val="auto"/>
        </w:rPr>
        <w:fldChar w:fldCharType="end"/>
      </w:r>
      <w:bookmarkEnd w:id="71"/>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72"/>
      <w:r w:rsidRPr="00207D2A">
        <w:rPr>
          <w:i w:val="0"/>
          <w:iCs w:val="0"/>
          <w:color w:val="auto"/>
        </w:rPr>
        <w:t xml:space="preserve"> base of the dorsal fin</w:t>
      </w:r>
      <w:r w:rsidR="00FC74A0" w:rsidRPr="00207D2A">
        <w:rPr>
          <w:i w:val="0"/>
          <w:iCs w:val="0"/>
          <w:color w:val="auto"/>
        </w:rPr>
        <w:t xml:space="preserve"> </w:t>
      </w:r>
      <w:commentRangeEnd w:id="72"/>
      <w:r w:rsidR="000023FA">
        <w:rPr>
          <w:rStyle w:val="CommentReference"/>
          <w:i w:val="0"/>
          <w:iCs w:val="0"/>
          <w:color w:val="auto"/>
        </w:rPr>
        <w:commentReference w:id="72"/>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73"/>
      <w:r w:rsidRPr="00207D2A">
        <w:rPr>
          <w:color w:val="auto"/>
        </w:rPr>
        <w:t>R</w:t>
      </w:r>
      <w:r w:rsidR="000023FA" w:rsidRPr="00B67D3F">
        <w:rPr>
          <w:color w:val="auto"/>
          <w:vertAlign w:val="subscript"/>
        </w:rPr>
        <w:t>flipper</w:t>
      </w:r>
      <w:r w:rsidRPr="00207D2A">
        <w:rPr>
          <w:color w:val="auto"/>
        </w:rPr>
        <w:t xml:space="preserve"> </w:t>
      </w:r>
      <w:r w:rsidRPr="00207D2A">
        <w:rPr>
          <w:i w:val="0"/>
          <w:iCs w:val="0"/>
          <w:color w:val="auto"/>
        </w:rPr>
        <w:t xml:space="preserve">values </w:t>
      </w:r>
      <w:commentRangeEnd w:id="73"/>
      <w:r w:rsidRPr="00207D2A">
        <w:rPr>
          <w:rStyle w:val="CommentReference"/>
          <w:i w:val="0"/>
          <w:iCs w:val="0"/>
          <w:color w:val="auto"/>
        </w:rPr>
        <w:commentReference w:id="73"/>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64781326" w14:textId="1EC2716B" w:rsidR="00866EC2" w:rsidRPr="00866EC2"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74"/>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74"/>
      <w:r w:rsidR="000023FA">
        <w:rPr>
          <w:rStyle w:val="CommentReference"/>
        </w:rPr>
        <w:commentReference w:id="74"/>
      </w:r>
      <w:r w:rsidR="007479DB">
        <w:t xml:space="preserve">a </w:t>
      </w:r>
      <w:r w:rsidRPr="00207D2A">
        <w:t>high probability</w:t>
      </w:r>
      <w:r w:rsidR="003C2CB8" w:rsidRPr="00207D2A">
        <w:t xml:space="preserve"> (</w:t>
      </w:r>
      <w:r w:rsidR="003C2CB8" w:rsidRPr="00207D2A">
        <w:rPr>
          <w:i/>
          <w:iCs/>
        </w:rPr>
        <w:t>P(f) &gt; 0.95</w:t>
      </w:r>
      <w:r w:rsidR="003C2CB8" w:rsidRPr="00207D2A">
        <w:t xml:space="preserve">) </w:t>
      </w:r>
      <w:r w:rsidRPr="00207D2A">
        <w:t>of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00866EC2">
        <w:rPr>
          <w:i/>
          <w:iCs/>
          <w:vertAlign w:val="subscript"/>
        </w:rPr>
        <w:t xml:space="preserve"> </w:t>
      </w:r>
      <w:r w:rsidR="00866EC2">
        <w:t>(</w:t>
      </w:r>
      <w:r w:rsidR="00866EC2">
        <w:rPr>
          <w:b/>
          <w:bCs/>
        </w:rPr>
        <w:t>Figure 6)</w:t>
      </w:r>
      <w:r w:rsidRPr="00207D2A">
        <w:t xml:space="preserve">. </w:t>
      </w:r>
      <w:r w:rsidR="005466B0">
        <w:t xml:space="preserve">This size range slightly exceeds the maximum recorded female length, 12 m </w:t>
      </w:r>
      <w:r w:rsidR="005466B0">
        <w:fldChar w:fldCharType="begin"/>
      </w:r>
      <w:r w:rsidR="005466B0">
        <w:instrText xml:space="preserve"> ADDIN ZOTERO_ITEM CSL_CITATION {"citationID":"ac7q49g6as","properties":{"formattedCitation":"\\super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5466B0">
        <w:fldChar w:fldCharType="separate"/>
      </w:r>
      <w:r w:rsidR="005466B0" w:rsidRPr="00A40687">
        <w:rPr>
          <w:kern w:val="0"/>
          <w:szCs w:val="24"/>
          <w:vertAlign w:val="superscript"/>
          <w:lang w:val="en-US"/>
        </w:rPr>
        <w:t>41</w:t>
      </w:r>
      <w:r w:rsidR="005466B0">
        <w:fldChar w:fldCharType="end"/>
      </w:r>
      <w:commentRangeStart w:id="75"/>
      <w:commentRangeEnd w:id="75"/>
      <w:r w:rsidR="005466B0">
        <w:rPr>
          <w:rStyle w:val="CommentReference"/>
        </w:rPr>
        <w:commentReference w:id="75"/>
      </w:r>
      <w:r w:rsidR="005466B0"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r w:rsidR="003C2CB8" w:rsidRPr="00207D2A">
        <w:t xml:space="preserve">exceeding </w:t>
      </w:r>
      <w:r w:rsidR="005466B0">
        <w:t>typical recorded female lengths (&gt;12)</w:t>
      </w:r>
      <w:r w:rsidRPr="00207D2A">
        <w:t>.</w:t>
      </w:r>
      <w:r w:rsidR="001C3A91" w:rsidRPr="00207D2A">
        <w:t xml:space="preserve"> </w:t>
      </w:r>
      <w:r w:rsidR="00866EC2">
        <w:t xml:space="preserve">Both individuals from the North Atlantic fell within the size range expected for males (&gt; 12.5 m) </w:t>
      </w:r>
      <w:r w:rsidR="00685FF8">
        <w:t xml:space="preserve">and had </w:t>
      </w:r>
      <w:r w:rsidR="004C5026">
        <w:t xml:space="preserve">relatively large </w:t>
      </w:r>
      <w:r w:rsidR="004C5026" w:rsidRPr="00207D2A">
        <w:rPr>
          <w:i/>
          <w:iCs/>
        </w:rPr>
        <w:t>NR</w:t>
      </w:r>
      <w:r w:rsidR="004C5026" w:rsidRPr="00207D2A">
        <w:rPr>
          <w:i/>
          <w:iCs/>
          <w:vertAlign w:val="subscript"/>
        </w:rPr>
        <w:t>flipper</w:t>
      </w:r>
      <w:r w:rsidR="004C5026">
        <w:t xml:space="preserve"> measurements (&gt;0.38), and </w:t>
      </w:r>
      <w:r w:rsidR="00866EC2">
        <w:rPr>
          <w:i/>
          <w:iCs/>
        </w:rPr>
        <w:t>P(f)</w:t>
      </w:r>
      <w:r w:rsidR="00866EC2">
        <w:t xml:space="preserve"> estimates &lt;0.001</w:t>
      </w:r>
      <w:r w:rsidR="004C5026">
        <w:t xml:space="preserve"> (</w:t>
      </w:r>
      <w:r w:rsidR="004C5026">
        <w:rPr>
          <w:b/>
          <w:bCs/>
        </w:rPr>
        <w:t>Figure 6</w:t>
      </w:r>
      <w:r w:rsidR="004C5026" w:rsidRPr="00B67D3F">
        <w:t>)</w:t>
      </w:r>
      <w:r w:rsidR="00866EC2">
        <w:t xml:space="preserve">. </w:t>
      </w:r>
    </w:p>
    <w:p w14:paraId="385C2218" w14:textId="77777777" w:rsidR="00583D2A" w:rsidRPr="00207D2A" w:rsidRDefault="00583D2A" w:rsidP="00583D2A"/>
    <w:p w14:paraId="4194BA20" w14:textId="4F9DBF89" w:rsidR="00583D2A" w:rsidRPr="00207D2A" w:rsidRDefault="00DE08C4" w:rsidP="00583D2A">
      <w:r>
        <w:rPr>
          <w:noProof/>
        </w:rPr>
        <w:lastRenderedPageBreak/>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4624DCB5" w:rsidR="005F05A3" w:rsidRPr="00207D2A" w:rsidRDefault="00583D2A" w:rsidP="005F05A3">
      <w:pPr>
        <w:pStyle w:val="Caption"/>
        <w:rPr>
          <w:i w:val="0"/>
          <w:iCs w:val="0"/>
          <w:color w:val="auto"/>
        </w:rPr>
      </w:pPr>
      <w:bookmarkStart w:id="76" w:name="_Ref201777743"/>
      <w:commentRangeStart w:id="77"/>
      <w:commentRangeStart w:id="78"/>
      <w:commentRangeStart w:id="79"/>
      <w:r w:rsidRPr="00207D2A">
        <w:rPr>
          <w:b/>
          <w:bCs/>
          <w:color w:val="auto"/>
        </w:rPr>
        <w:t xml:space="preserve">Figure </w:t>
      </w:r>
      <w:bookmarkEnd w:id="76"/>
      <w:commentRangeEnd w:id="77"/>
      <w:r w:rsidR="00CF02DB">
        <w:rPr>
          <w:b/>
          <w:bCs/>
          <w:color w:val="auto"/>
        </w:rPr>
        <w:t>6</w:t>
      </w:r>
      <w:r w:rsidR="000023FA">
        <w:rPr>
          <w:rStyle w:val="CommentReference"/>
          <w:i w:val="0"/>
          <w:iCs w:val="0"/>
          <w:color w:val="auto"/>
        </w:rPr>
        <w:commentReference w:id="77"/>
      </w:r>
      <w:commentRangeEnd w:id="78"/>
      <w:r w:rsidR="00AD46A2">
        <w:rPr>
          <w:rStyle w:val="CommentReference"/>
          <w:i w:val="0"/>
          <w:iCs w:val="0"/>
          <w:color w:val="auto"/>
        </w:rPr>
        <w:commentReference w:id="78"/>
      </w:r>
      <w:commentRangeEnd w:id="79"/>
      <w:r w:rsidR="004E4A22">
        <w:rPr>
          <w:rStyle w:val="CommentReference"/>
          <w:i w:val="0"/>
          <w:iCs w:val="0"/>
          <w:color w:val="auto"/>
        </w:rPr>
        <w:commentReference w:id="79"/>
      </w:r>
      <w:r w:rsidRPr="00207D2A">
        <w:rPr>
          <w:b/>
          <w:bCs/>
          <w:color w:val="auto"/>
        </w:rPr>
        <w:t>.</w:t>
      </w:r>
      <w:r w:rsidRPr="00207D2A">
        <w:rPr>
          <w:color w:val="auto"/>
        </w:rPr>
        <w:t xml:space="preserve"> </w:t>
      </w:r>
      <w:commentRangeStart w:id="80"/>
      <w:commentRangeStart w:id="81"/>
      <w:r w:rsidRPr="00207D2A">
        <w:rPr>
          <w:i w:val="0"/>
          <w:iCs w:val="0"/>
          <w:color w:val="auto"/>
        </w:rPr>
        <w:t xml:space="preserve">Bootstrapped </w:t>
      </w:r>
      <w:commentRangeEnd w:id="80"/>
      <w:r w:rsidR="00571C21">
        <w:rPr>
          <w:rStyle w:val="CommentReference"/>
          <w:i w:val="0"/>
          <w:iCs w:val="0"/>
          <w:color w:val="auto"/>
        </w:rPr>
        <w:commentReference w:id="80"/>
      </w:r>
      <w:commentRangeEnd w:id="81"/>
      <w:r w:rsidR="00AD46A2">
        <w:rPr>
          <w:rStyle w:val="CommentReference"/>
          <w:i w:val="0"/>
          <w:iCs w:val="0"/>
          <w:color w:val="auto"/>
        </w:rPr>
        <w:commentReference w:id="81"/>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w:t>
      </w:r>
      <w:r w:rsidRPr="0020338D">
        <w:rPr>
          <w:i w:val="0"/>
          <w:iCs w:val="0"/>
          <w:color w:val="auto"/>
        </w:rPr>
        <w:t xml:space="preserve">denotes whether individuals were observed </w:t>
      </w:r>
      <w:r w:rsidR="00F63EC0" w:rsidRPr="0020338D">
        <w:rPr>
          <w:i w:val="0"/>
          <w:iCs w:val="0"/>
          <w:color w:val="auto"/>
        </w:rPr>
        <w:t>involved in peduncle dives (triangles = receiving, squares = doing, circles = none).</w:t>
      </w:r>
      <w:r w:rsidRPr="0020338D">
        <w:rPr>
          <w:i w:val="0"/>
          <w:iCs w:val="0"/>
          <w:color w:val="auto"/>
        </w:rPr>
        <w:t xml:space="preserve"> </w:t>
      </w:r>
      <w:r w:rsidR="007253FA" w:rsidRPr="0020338D">
        <w:rPr>
          <w:i w:val="0"/>
          <w:iCs w:val="0"/>
          <w:color w:val="auto"/>
        </w:rPr>
        <w:t xml:space="preserve">The </w:t>
      </w:r>
      <w:r w:rsidR="009E712A">
        <w:rPr>
          <w:i w:val="0"/>
          <w:iCs w:val="0"/>
          <w:color w:val="auto"/>
        </w:rPr>
        <w:t>diamond</w:t>
      </w:r>
      <w:r w:rsidR="007253FA" w:rsidRPr="0020338D">
        <w:rPr>
          <w:i w:val="0"/>
          <w:iCs w:val="0"/>
          <w:color w:val="auto"/>
        </w:rPr>
        <w:t xml:space="preserve"> show males observed in the North Atlantic</w:t>
      </w:r>
      <w:r w:rsidR="00077A16" w:rsidRPr="0020338D">
        <w:rPr>
          <w:i w:val="0"/>
          <w:iCs w:val="0"/>
          <w:color w:val="auto"/>
        </w:rPr>
        <w:t xml:space="preserve"> and Arctic Oceans</w:t>
      </w:r>
      <w:r w:rsidR="007253FA" w:rsidRPr="0020338D">
        <w:rPr>
          <w:i w:val="0"/>
          <w:iCs w:val="0"/>
          <w:color w:val="auto"/>
        </w:rPr>
        <w:t xml:space="preserve">. </w:t>
      </w:r>
      <w:r w:rsidRPr="0020338D">
        <w:rPr>
          <w:i w:val="0"/>
          <w:iCs w:val="0"/>
          <w:color w:val="auto"/>
        </w:rPr>
        <w:t xml:space="preserve">Dashed vertical lines indicate the minimum body lengths associated with sperm whale sex and age classes </w:t>
      </w:r>
      <w:r w:rsidR="0020338D" w:rsidRPr="0020338D">
        <w:rPr>
          <w:i w:val="0"/>
          <w:iCs w:val="0"/>
          <w:color w:val="auto"/>
        </w:rPr>
        <w:t xml:space="preserve">defined in </w:t>
      </w:r>
      <w:r w:rsidR="0020338D" w:rsidRPr="0020338D">
        <w:rPr>
          <w:b/>
          <w:bCs/>
          <w:i w:val="0"/>
          <w:iCs w:val="0"/>
          <w:color w:val="auto"/>
        </w:rPr>
        <w:t>Table 1</w:t>
      </w:r>
      <w:r w:rsidR="0020338D" w:rsidRPr="0020338D">
        <w:rPr>
          <w:i w:val="0"/>
          <w:iCs w:val="0"/>
          <w:color w:val="auto"/>
        </w:rPr>
        <w:t xml:space="preserve"> as follows: </w:t>
      </w:r>
      <w:commentRangeStart w:id="82"/>
      <w:r w:rsidR="0020338D" w:rsidRPr="0020338D">
        <w:rPr>
          <w:i w:val="0"/>
          <w:iCs w:val="0"/>
          <w:color w:val="auto"/>
        </w:rPr>
        <w:t>calf (C), juvenile (J), sub-adult (SA), adult female (AF adult male and mature female (AM/MF), maximum female length (Fmax), and mature male (MM).</w:t>
      </w:r>
      <w:commentRangeEnd w:id="82"/>
      <w:r w:rsidR="0020338D" w:rsidRPr="0020338D">
        <w:rPr>
          <w:rStyle w:val="CommentReference"/>
          <w:i w:val="0"/>
          <w:iCs w:val="0"/>
          <w:color w:val="auto"/>
        </w:rPr>
        <w:commentReference w:id="82"/>
      </w:r>
    </w:p>
    <w:p w14:paraId="6E24863A" w14:textId="3598D999" w:rsidR="00866EC2" w:rsidRDefault="00866EC2" w:rsidP="00B67D3F">
      <w:r>
        <w:rPr>
          <w:i/>
          <w:iCs/>
        </w:rPr>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p>
    <w:p w14:paraId="20B5FB0D" w14:textId="1AE213F6" w:rsidR="00583D2A" w:rsidRPr="00207D2A" w:rsidRDefault="00583D2A" w:rsidP="00B67D3F">
      <w:pPr>
        <w:pStyle w:val="Heading4"/>
      </w:pPr>
      <w:r w:rsidRPr="00207D2A">
        <w:rPr>
          <w:rFonts w:cs="Times New Roman"/>
        </w:rPr>
        <w:t>3.3.3 Peduncle dive patterns</w:t>
      </w:r>
    </w:p>
    <w:p w14:paraId="006CE085" w14:textId="2E636193" w:rsidR="00583D2A" w:rsidRPr="00207D2A" w:rsidRDefault="00583D2A" w:rsidP="00583D2A">
      <w:r w:rsidRPr="00207D2A">
        <w:t xml:space="preserve">We inspected </w:t>
      </w:r>
      <w:r w:rsidR="0042222D">
        <w:t>72 recordings (5 – 12 min long)</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lastRenderedPageBreak/>
        <w:fldChar w:fldCharType="end"/>
      </w:r>
      <w:r w:rsidR="00ED60A3">
        <w:rPr>
          <w:b/>
          <w:bCs/>
        </w:rPr>
        <w:t>7</w:t>
      </w:r>
      <w:r w:rsidRPr="00207D2A">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239D989A" w:rsidR="00583D2A" w:rsidRPr="00207D2A" w:rsidRDefault="00583D2A" w:rsidP="00583D2A">
      <w:r w:rsidRPr="00207D2A">
        <w:t>Length measurements of individuals that performed peduncle dives either fell within the total length ranges corresponding to ca</w:t>
      </w:r>
      <w:r w:rsidR="005466B0">
        <w:t>2</w:t>
      </w:r>
      <w:r w:rsidRPr="00207D2A">
        <w:t xml:space="preserve">ves </w:t>
      </w:r>
      <w:commentRangeStart w:id="83"/>
      <w:commentRangeStart w:id="84"/>
      <w:commentRangeStart w:id="85"/>
      <w:r w:rsidRPr="00207D2A">
        <w:t>(n = 1) or juveniles (n = 3</w:t>
      </w:r>
      <w:commentRangeEnd w:id="83"/>
      <w:r w:rsidR="00571C21">
        <w:rPr>
          <w:rStyle w:val="CommentReference"/>
        </w:rPr>
        <w:commentReference w:id="83"/>
      </w:r>
      <w:commentRangeEnd w:id="84"/>
      <w:r w:rsidR="00AD46A2">
        <w:rPr>
          <w:rStyle w:val="CommentReference"/>
        </w:rPr>
        <w:commentReference w:id="84"/>
      </w:r>
      <w:commentRangeEnd w:id="85"/>
      <w:r w:rsidR="00B904CD">
        <w:rPr>
          <w:rStyle w:val="CommentReference"/>
        </w:rPr>
        <w:commentReference w:id="85"/>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had high probability and certainty of being female</w:t>
      </w:r>
      <w:r w:rsidR="00C00B6C">
        <w:t xml:space="preserve"> (</w:t>
      </w:r>
      <w:r w:rsidR="00C00B6C">
        <w:rPr>
          <w:i/>
          <w:iCs/>
        </w:rPr>
        <w:t xml:space="preserve">P(f) = </w:t>
      </w:r>
      <w:r w:rsidR="00C00B6C">
        <w:t>1, 95% CI [0.99, 1.00]</w:t>
      </w:r>
      <w:r w:rsidR="001E0016" w:rsidRPr="00207D2A">
        <w:t>.</w:t>
      </w:r>
      <w:r w:rsidRPr="00207D2A">
        <w:t xml:space="preserve"> </w:t>
      </w:r>
      <w:r w:rsidR="009B793A" w:rsidRPr="00207D2A">
        <w:t xml:space="preserve">The remaining three individuals had </w:t>
      </w:r>
      <w:commentRangeStart w:id="86"/>
      <w:r w:rsidR="009B793A" w:rsidRPr="00207D2A">
        <w:t xml:space="preserve">lower </w:t>
      </w:r>
      <w:commentRangeEnd w:id="86"/>
      <w:r w:rsidR="00B904CD">
        <w:rPr>
          <w:rStyle w:val="CommentReference"/>
        </w:rPr>
        <w:commentReference w:id="86"/>
      </w:r>
      <w:r w:rsidR="009B793A" w:rsidRPr="00207D2A">
        <w:t xml:space="preserve">probabilities of being female associated with a high degree of uncertainty (ID11 </w:t>
      </w:r>
      <w:r w:rsidR="009B793A" w:rsidRPr="00B67D3F">
        <w:rPr>
          <w:i/>
          <w:iCs/>
        </w:rPr>
        <w:t>P(f)</w:t>
      </w:r>
      <w:r w:rsidR="009B793A" w:rsidRPr="00207D2A">
        <w:t xml:space="preserve"> = 0.</w:t>
      </w:r>
      <w:r w:rsidR="00C00B6C">
        <w:t>38</w:t>
      </w:r>
      <w:r w:rsidR="009B793A" w:rsidRPr="00207D2A">
        <w:t xml:space="preserve">, 95% CI [&lt;0.01, 1.00]; ID75 </w:t>
      </w:r>
      <w:r w:rsidR="009B793A" w:rsidRPr="00B67D3F">
        <w:rPr>
          <w:i/>
          <w:iCs/>
        </w:rPr>
        <w:t xml:space="preserve">P(f) </w:t>
      </w:r>
      <w:r w:rsidR="009B793A" w:rsidRPr="00207D2A">
        <w:t>= 0.6</w:t>
      </w:r>
      <w:r w:rsidR="00C00B6C">
        <w:t>1</w:t>
      </w:r>
      <w:r w:rsidR="009B793A" w:rsidRPr="00207D2A">
        <w:t>, 95% CI [0.1</w:t>
      </w:r>
      <w:r w:rsidR="00C00B6C">
        <w:t>2</w:t>
      </w:r>
      <w:r w:rsidR="009B793A" w:rsidRPr="00207D2A">
        <w:t>, 0.9</w:t>
      </w:r>
      <w:r w:rsidR="00C00B6C">
        <w:t>6</w:t>
      </w:r>
      <w:r w:rsidR="009B793A" w:rsidRPr="00207D2A">
        <w:t xml:space="preserve">]; ID76 </w:t>
      </w:r>
      <w:r w:rsidR="009B793A" w:rsidRPr="00B67D3F">
        <w:rPr>
          <w:i/>
          <w:iCs/>
        </w:rPr>
        <w:t>P(f)</w:t>
      </w:r>
      <w:r w:rsidR="009B793A" w:rsidRPr="00207D2A">
        <w:t xml:space="preserve"> = 0.</w:t>
      </w:r>
      <w:r w:rsidR="00C00B6C">
        <w:t>91</w:t>
      </w:r>
      <w:r w:rsidR="00052A57" w:rsidRPr="00207D2A">
        <w:t>, 95% CI [0.5</w:t>
      </w:r>
      <w:r w:rsidR="00C00B6C">
        <w:t>2</w:t>
      </w:r>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DD5057">
        <w:rPr>
          <w:b/>
          <w:bCs/>
        </w:rPr>
        <w:t>7</w:t>
      </w:r>
      <w:r w:rsidR="00052A57" w:rsidRPr="00207D2A">
        <w:t>)</w:t>
      </w:r>
      <w:r w:rsidRPr="00207D2A">
        <w:t>.</w:t>
      </w:r>
    </w:p>
    <w:p w14:paraId="23B686B5" w14:textId="68AC55E7" w:rsidR="00583D2A" w:rsidRPr="00207D2A" w:rsidRDefault="005E293F" w:rsidP="00583D2A">
      <w:pPr>
        <w:keepNext/>
      </w:pPr>
      <w:del w:id="87" w:author="Christine K" w:date="2025-09-26T13:54:00Z" w16du:dateUtc="2025-09-26T20:54:00Z">
        <w:r w:rsidRPr="00207D2A" w:rsidDel="00B904CD">
          <w:rPr>
            <w:noProof/>
          </w:rPr>
          <mc:AlternateContent>
            <mc:Choice Requires="wps">
              <w:drawing>
                <wp:anchor distT="0" distB="0" distL="114300" distR="114300" simplePos="0" relativeHeight="251659264" behindDoc="0" locked="0" layoutInCell="1" allowOverlap="1" wp14:anchorId="44AA36F8" wp14:editId="40558D42">
                  <wp:simplePos x="0" y="0"/>
                  <wp:positionH relativeFrom="column">
                    <wp:posOffset>5747518</wp:posOffset>
                  </wp:positionH>
                  <wp:positionV relativeFrom="paragraph">
                    <wp:posOffset>2427273</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4B8CB" id="Rectangle 29" o:spid="_x0000_s1026" style="position:absolute;margin-left:452.55pt;margin-top:191.1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" fillcolor="white [3212]" stroked="f" strokeweight="1pt"/>
              </w:pict>
            </mc:Fallback>
          </mc:AlternateContent>
        </w:r>
      </w:del>
      <w:r w:rsidR="00EB5564">
        <w:rPr>
          <w:noProof/>
        </w:rPr>
        <w:drawing>
          <wp:inline distT="0" distB="0" distL="0" distR="0" wp14:anchorId="109E142E" wp14:editId="4E07B5FA">
            <wp:extent cx="5943600" cy="3396615"/>
            <wp:effectExtent l="0" t="0" r="0" b="0"/>
            <wp:docPr id="805550093" name="Picture 3"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0093" name="Picture 3" descr="A graph showing a number of poin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94E32DC" w14:textId="0F457479" w:rsidR="00EB5564" w:rsidRPr="00EB5564" w:rsidRDefault="00583D2A" w:rsidP="00B67D3F">
      <w:pPr>
        <w:pStyle w:val="Caption"/>
      </w:pPr>
      <w:bookmarkStart w:id="88" w:name="_Ref201915523"/>
      <w:r w:rsidRPr="00207D2A">
        <w:rPr>
          <w:b/>
          <w:bCs/>
          <w:color w:val="auto"/>
        </w:rPr>
        <w:t xml:space="preserve">Figure </w:t>
      </w:r>
      <w:bookmarkEnd w:id="88"/>
      <w:r w:rsidR="00CF02DB">
        <w:rPr>
          <w:b/>
          <w:bCs/>
          <w:color w:val="auto"/>
        </w:rPr>
        <w:t>7</w:t>
      </w:r>
      <w:r w:rsidRPr="00207D2A">
        <w:rPr>
          <w:b/>
          <w:bCs/>
          <w:color w:val="auto"/>
        </w:rPr>
        <w:t xml:space="preserve">. </w:t>
      </w:r>
      <w:r w:rsidRPr="0020338D">
        <w:rPr>
          <w:i w:val="0"/>
          <w:iCs w:val="0"/>
          <w:color w:val="auto"/>
        </w:rPr>
        <w:t xml:space="preserve">Mean total length (m) distribution of individual sperm whales observed doing, receiving, or not involved in peduncle dives (PD). Points are colored by the </w:t>
      </w:r>
      <w:r w:rsidR="00A74405" w:rsidRPr="0020338D">
        <w:rPr>
          <w:i w:val="0"/>
          <w:iCs w:val="0"/>
          <w:color w:val="auto"/>
        </w:rPr>
        <w:t xml:space="preserve">bootstrapped </w:t>
      </w:r>
      <w:r w:rsidRPr="0020338D">
        <w:rPr>
          <w:i w:val="0"/>
          <w:iCs w:val="0"/>
          <w:color w:val="auto"/>
        </w:rPr>
        <w:t xml:space="preserve">mean P(f) estimated using </w:t>
      </w:r>
      <w:r w:rsidR="00A74405" w:rsidRPr="0020338D">
        <w:rPr>
          <w:color w:val="auto"/>
        </w:rPr>
        <w:t>NR</w:t>
      </w:r>
      <w:r w:rsidR="00A74405" w:rsidRPr="0020338D">
        <w:rPr>
          <w:color w:val="auto"/>
          <w:vertAlign w:val="subscript"/>
        </w:rPr>
        <w:t>flipper</w:t>
      </w:r>
      <w:r w:rsidR="00A74405" w:rsidRPr="0020338D">
        <w:rPr>
          <w:i w:val="0"/>
          <w:iCs w:val="0"/>
          <w:color w:val="auto"/>
        </w:rPr>
        <w:t xml:space="preserve"> </w:t>
      </w:r>
      <w:r w:rsidRPr="0020338D">
        <w:rPr>
          <w:i w:val="0"/>
          <w:iCs w:val="0"/>
          <w:color w:val="auto"/>
        </w:rPr>
        <w:t xml:space="preserve">models or </w:t>
      </w:r>
      <w:commentRangeStart w:id="89"/>
      <w:r w:rsidRPr="0020338D">
        <w:rPr>
          <w:i w:val="0"/>
          <w:iCs w:val="0"/>
          <w:color w:val="auto"/>
        </w:rPr>
        <w:t xml:space="preserve">are </w:t>
      </w:r>
      <w:r w:rsidR="00A74405" w:rsidRPr="0020338D">
        <w:rPr>
          <w:i w:val="0"/>
          <w:iCs w:val="0"/>
          <w:color w:val="auto"/>
        </w:rPr>
        <w:t>shown as asterisks</w:t>
      </w:r>
      <w:r w:rsidRPr="0020338D">
        <w:rPr>
          <w:i w:val="0"/>
          <w:iCs w:val="0"/>
          <w:color w:val="auto"/>
        </w:rPr>
        <w:t xml:space="preserve"> if </w:t>
      </w:r>
      <w:r w:rsidR="00A74405" w:rsidRPr="0020338D">
        <w:rPr>
          <w:color w:val="auto"/>
        </w:rPr>
        <w:t>NR</w:t>
      </w:r>
      <w:r w:rsidR="00A74405" w:rsidRPr="0020338D">
        <w:rPr>
          <w:color w:val="auto"/>
          <w:vertAlign w:val="subscript"/>
        </w:rPr>
        <w:t>flipper</w:t>
      </w:r>
      <w:r w:rsidRPr="0020338D">
        <w:rPr>
          <w:i w:val="0"/>
          <w:iCs w:val="0"/>
          <w:color w:val="auto"/>
        </w:rPr>
        <w:t xml:space="preserve"> could not be </w:t>
      </w:r>
      <w:r w:rsidR="00232656" w:rsidRPr="0020338D">
        <w:rPr>
          <w:i w:val="0"/>
          <w:iCs w:val="0"/>
          <w:color w:val="auto"/>
        </w:rPr>
        <w:t>measure</w:t>
      </w:r>
      <w:commentRangeEnd w:id="89"/>
      <w:r w:rsidR="00B904CD">
        <w:rPr>
          <w:rStyle w:val="CommentReference"/>
          <w:i w:val="0"/>
          <w:iCs w:val="0"/>
          <w:color w:val="auto"/>
        </w:rPr>
        <w:commentReference w:id="89"/>
      </w:r>
      <w:r w:rsidR="00232656" w:rsidRPr="0020338D">
        <w:rPr>
          <w:i w:val="0"/>
          <w:iCs w:val="0"/>
          <w:color w:val="auto"/>
        </w:rPr>
        <w:t>d</w:t>
      </w:r>
      <w:r w:rsidRPr="0020338D">
        <w:rPr>
          <w:i w:val="0"/>
          <w:iCs w:val="0"/>
          <w:color w:val="auto"/>
        </w:rPr>
        <w:t xml:space="preserve">. </w:t>
      </w:r>
      <w:r w:rsidR="0020338D" w:rsidRPr="0020338D">
        <w:rPr>
          <w:rStyle w:val="CommentReference"/>
          <w:i w:val="0"/>
          <w:iCs w:val="0"/>
          <w:color w:val="auto"/>
          <w:sz w:val="18"/>
          <w:szCs w:val="18"/>
        </w:rPr>
        <w:t xml:space="preserve">Dashed horizontal </w:t>
      </w:r>
      <w:r w:rsidR="0020338D" w:rsidRPr="0020338D">
        <w:rPr>
          <w:i w:val="0"/>
          <w:iCs w:val="0"/>
          <w:color w:val="auto"/>
        </w:rPr>
        <w:t>lines show age-developmental stage classes defined</w:t>
      </w:r>
      <w:r w:rsidR="0020338D" w:rsidRPr="0020338D">
        <w:rPr>
          <w:b/>
          <w:bCs/>
          <w:i w:val="0"/>
          <w:iCs w:val="0"/>
          <w:color w:val="auto"/>
        </w:rPr>
        <w:t xml:space="preserve"> in Table 1</w:t>
      </w:r>
      <w:r w:rsidR="0020338D" w:rsidRPr="0020338D">
        <w:rPr>
          <w:i w:val="0"/>
          <w:iCs w:val="0"/>
          <w:color w:val="auto"/>
        </w:rPr>
        <w:t xml:space="preserve"> as follows: </w:t>
      </w:r>
      <w:commentRangeStart w:id="90"/>
      <w:r w:rsidR="0020338D" w:rsidRPr="0020338D">
        <w:rPr>
          <w:i w:val="0"/>
          <w:iCs w:val="0"/>
          <w:color w:val="auto"/>
        </w:rPr>
        <w:t>calf (C), juvenile (J), sub-adult (SA), adult female (AF adult male and mature female (AM/MF), maximum female length (Fmax), and mature male (MM).</w:t>
      </w:r>
      <w:commentRangeEnd w:id="90"/>
      <w:r w:rsidR="0020338D" w:rsidRPr="0020338D">
        <w:rPr>
          <w:rStyle w:val="CommentReference"/>
          <w:i w:val="0"/>
          <w:iCs w:val="0"/>
          <w:color w:val="auto"/>
          <w:sz w:val="18"/>
          <w:szCs w:val="18"/>
        </w:rPr>
        <w:commentReference w:id="90"/>
      </w:r>
    </w:p>
    <w:p w14:paraId="0672BFB9" w14:textId="3ED2CDB2" w:rsidR="00862972" w:rsidRPr="00207D2A" w:rsidRDefault="00AC5D18" w:rsidP="00EA7AE3">
      <w:pPr>
        <w:pStyle w:val="Heading2"/>
        <w:rPr>
          <w:rFonts w:cs="Times New Roman"/>
        </w:rPr>
      </w:pPr>
      <w:r w:rsidRPr="00B67D3F">
        <w:rPr>
          <w:rFonts w:cs="Times New Roman"/>
        </w:rPr>
        <w:lastRenderedPageBreak/>
        <w:t>4. DISCUSSION</w:t>
      </w:r>
    </w:p>
    <w:p w14:paraId="7F271DC8" w14:textId="7FBA9011"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xml:space="preserve">. Despite uncertainty arising from different sources of measurement error, </w:t>
      </w:r>
      <w:commentRangeStart w:id="91"/>
      <w:r w:rsidRPr="00207D2A">
        <w:t>we found that nose-to-body ratio measurements based on snout to flipper distances (</w:t>
      </w:r>
      <w:r w:rsidRPr="00207D2A">
        <w:rPr>
          <w:i/>
          <w:iCs/>
        </w:rPr>
        <w:t>NR</w:t>
      </w:r>
      <w:r w:rsidRPr="00207D2A">
        <w:rPr>
          <w:i/>
          <w:iCs/>
          <w:vertAlign w:val="subscript"/>
        </w:rPr>
        <w:t>flipper</w:t>
      </w:r>
      <w:r w:rsidRPr="00207D2A">
        <w:t>) reliably captured the development of sexual dimorphism in sperm whales’ noses</w:t>
      </w:r>
      <w:r w:rsidR="0056733A">
        <w:t>, with male and female growth curves diverging with increasing length</w:t>
      </w:r>
      <w:r w:rsidRPr="00207D2A">
        <w:fldChar w:fldCharType="begin"/>
      </w:r>
      <w:r w:rsidR="00DC1D0D">
        <w:instrText xml:space="preserve"> ADDIN ZOTERO_ITEM CSL_CITATION {"citationID":"a1rt14bckep","properties":{"formattedCitation":"\\super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22,23</w:t>
      </w:r>
      <w:r w:rsidRPr="00207D2A">
        <w:fldChar w:fldCharType="end"/>
      </w:r>
      <w:r w:rsidRPr="00207D2A">
        <w:t xml:space="preserve">. </w:t>
      </w:r>
      <w:commentRangeEnd w:id="91"/>
      <w:r w:rsidR="0056733A">
        <w:rPr>
          <w:rStyle w:val="CommentReference"/>
        </w:rPr>
        <w:commentReference w:id="91"/>
      </w:r>
      <w:commentRangeStart w:id="92"/>
      <w:r w:rsidR="0056733A">
        <w:t>S</w:t>
      </w:r>
      <w:r w:rsidRPr="00207D2A">
        <w:t>ome individuals could be classified as males</w:t>
      </w:r>
      <w:r w:rsidR="00820837" w:rsidRPr="00207D2A">
        <w:t xml:space="preserve"> or </w:t>
      </w:r>
      <w:r w:rsidRPr="00207D2A">
        <w:t xml:space="preserve">females with high confidence based on their posterior probability estimates, </w:t>
      </w:r>
      <w:r w:rsidR="0056733A">
        <w:t xml:space="preserve">while </w:t>
      </w:r>
      <w:r w:rsidRPr="00207D2A">
        <w:t xml:space="preserve">others lacked the certainty to be assigned as either. </w:t>
      </w:r>
      <w:commentRangeEnd w:id="92"/>
      <w:r w:rsidR="0056733A">
        <w:rPr>
          <w:rStyle w:val="CommentReference"/>
        </w:rPr>
        <w:commentReference w:id="92"/>
      </w:r>
      <w:r w:rsidRPr="00207D2A">
        <w:t xml:space="preserve">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12765D79" w:rsidR="00B80788" w:rsidRPr="00207D2A" w:rsidRDefault="0056733A" w:rsidP="00B80788">
      <w:pPr>
        <w:spacing w:line="360" w:lineRule="auto"/>
      </w:pPr>
      <w:commentRangeStart w:id="93"/>
      <w:r>
        <w:t>O</w:t>
      </w:r>
      <w:r w:rsidRPr="00207D2A">
        <w:t xml:space="preserve">ur estimates of total body length </w:t>
      </w:r>
      <w:r>
        <w:t>were</w:t>
      </w:r>
      <w:r w:rsidRPr="00207D2A">
        <w:t xml:space="preserve"> within previously reported size ranges for sperm whales obtained through direct measurements </w:t>
      </w:r>
      <w:r w:rsidRPr="00207D2A">
        <w:fldChar w:fldCharType="begin"/>
      </w:r>
      <w:r w:rsidR="00A40687">
        <w:instrText xml:space="preserve"> ADDIN ZOTERO_ITEM CSL_CITATION {"citationID":"a16gv4nek9a","properties":{"formattedCitation":"\\super 34,41\\nosupersub{}","plainCitation":"34,41","noteIndex":0},"citationItems":[{"id":1931,"uris":["http://zotero.org/users/5395629/items/QZ2YHGLH"],"itemData":{"id":1931,"type":"article-journal","container-title":"Reports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00A40687" w:rsidRPr="00A40687">
        <w:rPr>
          <w:kern w:val="0"/>
          <w:szCs w:val="24"/>
          <w:vertAlign w:val="superscript"/>
          <w:lang w:val="en-US"/>
        </w:rPr>
        <w:t>34,41</w:t>
      </w:r>
      <w:r w:rsidRPr="00207D2A">
        <w:fldChar w:fldCharType="end"/>
      </w:r>
      <w:r w:rsidRPr="00207D2A">
        <w:t xml:space="preserve">. </w:t>
      </w:r>
      <w:commentRangeEnd w:id="93"/>
      <w:r w:rsidR="007D5A61">
        <w:rPr>
          <w:rStyle w:val="CommentReference"/>
        </w:rPr>
        <w:commentReference w:id="93"/>
      </w:r>
      <w:r w:rsidR="00B80788" w:rsidRPr="00207D2A">
        <w:t xml:space="preserve">The uncertainty in </w:t>
      </w:r>
      <w:r w:rsidR="00B80788" w:rsidRPr="00207D2A">
        <w:rPr>
          <w:i/>
          <w:iCs/>
        </w:rPr>
        <w:t xml:space="preserve">TL </w:t>
      </w:r>
      <w:r w:rsidR="00B80788" w:rsidRPr="00207D2A">
        <w:t>estimates of our UAV system (CV = 2.0</w:t>
      </w:r>
      <w:commentRangeStart w:id="94"/>
      <w:r w:rsidR="00B80788" w:rsidRPr="00207D2A">
        <w:t xml:space="preserve">%) </w:t>
      </w:r>
      <w:r w:rsidR="007D5A61">
        <w:t>was comparable to most</w:t>
      </w:r>
      <w:r w:rsidR="00B80788" w:rsidRPr="00207D2A">
        <w:t xml:space="preserve"> </w:t>
      </w:r>
      <w:commentRangeEnd w:id="94"/>
      <w:r w:rsidR="007D5A61">
        <w:rPr>
          <w:rStyle w:val="CommentReference"/>
        </w:rPr>
        <w:commentReference w:id="94"/>
      </w:r>
      <w:r w:rsidR="00B80788" w:rsidRPr="00207D2A">
        <w:t>boat-based photogrammetric methods relying on laser photogrammetry</w:t>
      </w:r>
      <w:r w:rsidR="0020338D">
        <w:t xml:space="preserve"> (</w:t>
      </w:r>
      <w:r w:rsidR="0020338D" w:rsidRPr="0020338D">
        <w:t>CV = 1.3 - 5.1%</w:t>
      </w:r>
      <w:r w:rsidR="00B80788" w:rsidRPr="00207D2A">
        <w:fldChar w:fldCharType="begin"/>
      </w:r>
      <w:r w:rsidR="00164AF4">
        <w:instrText xml:space="preserve"> ADDIN ZOTERO_ITEM CSL_CITATION {"citationID":"a1jmmerfdta","properties":{"formattedCitation":"\\super 42\\uc0\\u8211{}44\\nosupersub{}","plainCitation":"42–44","noteIndex":0},"citationItems":[{"id":41,"uris":["http://zotero.org/users/5395629/items/VDH3ARTP"],"itemData":{"id":41,"type":"article-journal","container-title":"Reports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164AF4" w:rsidRPr="00164AF4">
        <w:rPr>
          <w:kern w:val="0"/>
          <w:szCs w:val="24"/>
          <w:vertAlign w:val="superscript"/>
          <w:lang w:val="en-US"/>
        </w:rPr>
        <w:t>42–44</w:t>
      </w:r>
      <w:r w:rsidR="00B80788" w:rsidRPr="00207D2A">
        <w:fldChar w:fldCharType="end"/>
      </w:r>
      <w:r w:rsidR="0020338D">
        <w:t>)</w:t>
      </w:r>
      <w:r w:rsidR="00B80788" w:rsidRPr="00207D2A">
        <w:t xml:space="preserve">. However, our UAV system had higher uncertainty </w:t>
      </w:r>
      <w:r w:rsidR="007D5A61">
        <w:t xml:space="preserve">than </w:t>
      </w:r>
      <w:r w:rsidR="00820837" w:rsidRPr="00207D2A">
        <w:t>state-of-the-art</w:t>
      </w:r>
      <w:r w:rsidR="00B80788" w:rsidRPr="00207D2A">
        <w:t xml:space="preserve"> approaches for measuring sperm whales with UAV systems equipped with laser altimeters </w:t>
      </w:r>
      <w:r w:rsidR="00A446F9">
        <w:t>(CV = 1.0%</w:t>
      </w:r>
      <w:r w:rsidR="00B80788" w:rsidRPr="00207D2A">
        <w:fldChar w:fldCharType="begin"/>
      </w:r>
      <w:r w:rsidR="00164AF4">
        <w:instrText xml:space="preserve"> ADDIN ZOTERO_ITEM CSL_CITATION {"citationID":"audceee5fp","properties":{"formattedCitation":"\\super 45\\nosupersub{}","plainCitation":"45","noteIndex":0},"citationItems":[{"id":1309,"uris":["http://zotero.org/users/5395629/items/KGLHBNND"],"itemData":{"id":1309,"type":"article-journal","container-title":"Marine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whales","volume":"37","author":[{"family":"Dickson","given":"Toby"},{"family":"Rayment","given":"William"},{"family":"Dawson","given":"Steve"}],"issued":{"date-parts":[["2021",7]]}}}],"schema":"https://github.com/citation-style-language/schema/raw/master/csl-citation.json"} </w:instrText>
      </w:r>
      <w:r w:rsidR="00B80788" w:rsidRPr="00207D2A">
        <w:fldChar w:fldCharType="separate"/>
      </w:r>
      <w:r w:rsidR="00164AF4" w:rsidRPr="00164AF4">
        <w:rPr>
          <w:kern w:val="0"/>
          <w:szCs w:val="24"/>
          <w:vertAlign w:val="superscript"/>
          <w:lang w:val="en-US"/>
        </w:rPr>
        <w:t>45</w:t>
      </w:r>
      <w:r w:rsidR="00B80788" w:rsidRPr="00207D2A">
        <w:fldChar w:fldCharType="end"/>
      </w:r>
      <w:r w:rsidR="00A446F9">
        <w:t>)</w:t>
      </w:r>
      <w:r w:rsidR="00B80788" w:rsidRPr="00207D2A">
        <w:t>. While some research objectives, like detecting individual changes in morphometry over time, may require a higher level of precision, some uncertainty may be acceptable in studies looking at general patterns across a population</w:t>
      </w:r>
      <w:r w:rsidR="00441A85">
        <w:t xml:space="preserve"> (e.g.</w:t>
      </w:r>
      <w:r w:rsidR="00B80788" w:rsidRPr="00207D2A">
        <w:fldChar w:fldCharType="begin"/>
      </w:r>
      <w:r w:rsidR="00164AF4">
        <w:instrText xml:space="preserve"> ADDIN ZOTERO_ITEM CSL_CITATION {"citationID":"asn8v0ulip","properties":{"formattedCitation":"\\super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80788" w:rsidRPr="00207D2A">
        <w:fldChar w:fldCharType="separate"/>
      </w:r>
      <w:r w:rsidR="00164AF4" w:rsidRPr="00164AF4">
        <w:rPr>
          <w:kern w:val="0"/>
          <w:szCs w:val="24"/>
          <w:vertAlign w:val="superscript"/>
          <w:lang w:val="en-US"/>
        </w:rPr>
        <w:t>46</w:t>
      </w:r>
      <w:r w:rsidR="00B80788" w:rsidRPr="00207D2A">
        <w:fldChar w:fldCharType="end"/>
      </w:r>
      <w:r w:rsidR="00441A85">
        <w:t>)</w:t>
      </w:r>
      <w:r w:rsidR="00B80788" w:rsidRPr="00207D2A">
        <w:t xml:space="preserve">. Additionally, information </w:t>
      </w:r>
      <w:r w:rsidR="00820837" w:rsidRPr="00207D2A">
        <w:t>on</w:t>
      </w:r>
      <w:r w:rsidR="00B80788" w:rsidRPr="00207D2A">
        <w:t xml:space="preserve"> measurement error can be incorporated in statistical analyses, allowing for a measured interpretation of resulting patterns and parameter estimates</w:t>
      </w:r>
      <w:r w:rsidR="00B80788" w:rsidRPr="00207D2A">
        <w:fldChar w:fldCharType="begin"/>
      </w:r>
      <w:r w:rsidR="00164AF4">
        <w:instrText xml:space="preserve"> ADDIN ZOTERO_ITEM CSL_CITATION {"citationID":"a2dfmbtltqc","properties":{"formattedCitation":"\\super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80788" w:rsidRPr="00207D2A">
        <w:fldChar w:fldCharType="separate"/>
      </w:r>
      <w:r w:rsidR="00164AF4" w:rsidRPr="00164AF4">
        <w:rPr>
          <w:kern w:val="0"/>
          <w:szCs w:val="24"/>
          <w:vertAlign w:val="superscript"/>
          <w:lang w:val="en-US"/>
        </w:rPr>
        <w:t>10</w:t>
      </w:r>
      <w:r w:rsidR="00B80788" w:rsidRPr="00207D2A">
        <w:fldChar w:fldCharType="end"/>
      </w:r>
      <w:r w:rsidR="00B80788" w:rsidRPr="00207D2A">
        <w:t>.</w:t>
      </w:r>
    </w:p>
    <w:p w14:paraId="41D704B1" w14:textId="0B94AABB" w:rsidR="00B80788" w:rsidRPr="00207D2A" w:rsidRDefault="00B80788" w:rsidP="00B80788">
      <w:pPr>
        <w:spacing w:line="360" w:lineRule="auto"/>
      </w:pPr>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 that are well grounded on anatomical, dietary, and gonadal analyses</w:t>
      </w:r>
      <w:r w:rsidRPr="00207D2A">
        <w:fldChar w:fldCharType="begin"/>
      </w:r>
      <w:r w:rsidR="00A40687">
        <w:instrText xml:space="preserve"> ADDIN ZOTERO_ITEM CSL_CITATION {"citationID":"a19u9k61417","properties":{"formattedCitation":"\\super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fldChar w:fldCharType="begin"/>
      </w:r>
      <w:r w:rsidR="00A40687">
        <w:instrText xml:space="preserve"> ADDIN ZOTERO_ITEM CSL_CITATION {"citationID":"a1f9qjb6urm","properties":{"formattedCitation":"\\super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A40687" w:rsidRPr="00A40687">
        <w:rPr>
          <w:kern w:val="0"/>
          <w:szCs w:val="24"/>
          <w:vertAlign w:val="superscript"/>
          <w:lang w:val="en-US"/>
        </w:rPr>
        <w:t>46</w:t>
      </w:r>
      <w:r w:rsidR="00820837" w:rsidRPr="00207D2A">
        <w:fldChar w:fldCharType="end"/>
      </w:r>
      <w:r w:rsidRPr="00207D2A">
        <w:t xml:space="preserve">. These inferences generally rely on growth </w:t>
      </w:r>
      <w:r w:rsidRPr="00207D2A">
        <w:lastRenderedPageBreak/>
        <w:t>curves that relate individual length measurements to age estimates based on dentin layer counts of killed or stranded individuals</w:t>
      </w:r>
      <w:r w:rsidRPr="00207D2A">
        <w:fldChar w:fldCharType="begin"/>
      </w:r>
      <w:r w:rsidR="00A40687">
        <w:instrText xml:space="preserve"> ADDIN ZOTERO_ITEM CSL_CITATION {"citationID":"a2h0su7ns45","properties":{"formattedCitation":"\\super 34,47\\nosupersub{}","plainCitation":"34,47","noteIndex":0},"citationItems":[{"id":47,"uris":["http://zotero.org/users/5395629/items/4CI99DU2"],"itemData":{"id":47,"type":"article-journal","container-title":"Reports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34,47</w:t>
      </w:r>
      <w:r w:rsidRPr="00207D2A">
        <w:fldChar w:fldCharType="end"/>
      </w:r>
      <w:r w:rsidRPr="00207D2A">
        <w:t>.However, it is important to note that growth curves are accompanied by uncertainty arising from individual variation in size and development with age</w:t>
      </w:r>
      <w:commentRangeStart w:id="95"/>
      <w:r w:rsidR="003A7E1D">
        <w:fldChar w:fldCharType="begin"/>
      </w:r>
      <w:r w:rsidR="00A40687">
        <w:instrText xml:space="preserve"> ADDIN ZOTERO_ITEM CSL_CITATION {"citationID":"aeo01rahg8","properties":{"formattedCitation":"\\super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3A7E1D">
        <w:fldChar w:fldCharType="separate"/>
      </w:r>
      <w:r w:rsidR="00A40687" w:rsidRPr="00A40687">
        <w:rPr>
          <w:kern w:val="0"/>
          <w:szCs w:val="24"/>
          <w:vertAlign w:val="superscript"/>
          <w:lang w:val="en-US"/>
        </w:rPr>
        <w:t>48</w:t>
      </w:r>
      <w:r w:rsidR="003A7E1D">
        <w:fldChar w:fldCharType="end"/>
      </w:r>
      <w:commentRangeEnd w:id="95"/>
      <w:r w:rsidR="003A7E1D">
        <w:rPr>
          <w:rStyle w:val="CommentReference"/>
        </w:rPr>
        <w:commentReference w:id="95"/>
      </w:r>
      <w:r w:rsidRPr="00207D2A">
        <w:t xml:space="preserv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96"/>
      <w:r w:rsidRPr="00207D2A">
        <w:t>m at a given age</w:t>
      </w:r>
      <w:r w:rsidRPr="00207D2A">
        <w:fldChar w:fldCharType="begin"/>
      </w:r>
      <w:r w:rsidR="00A40687">
        <w:instrText xml:space="preserve"> ADDIN ZOTERO_ITEM CSL_CITATION {"citationID":"a10ttnsdt3n","properties":{"formattedCitation":"\\super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 xml:space="preserve">. </w:t>
      </w:r>
      <w:commentRangeEnd w:id="96"/>
      <w:r w:rsidRPr="00207D2A">
        <w:rPr>
          <w:rStyle w:val="CommentReference"/>
        </w:rPr>
        <w:commentReference w:id="96"/>
      </w:r>
    </w:p>
    <w:p w14:paraId="70DBCAFF" w14:textId="7DD4B5A8"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w:t>
      </w:r>
      <w:r w:rsidRPr="00207D2A">
        <w:fldChar w:fldCharType="begin"/>
      </w:r>
      <w:r w:rsidR="00A40687">
        <w:instrText xml:space="preserve"> ADDIN ZOTERO_ITEM CSL_CITATION {"citationID":"a2cmsif68v","properties":{"formattedCitation":"\\super 13,49\\nosupersub{}","plainCitation":"13,49","noteIndex":0},"citationItems":[{"id":33,"uris":["http://zotero.org/users/5395629/items/52UHIPB3"],"itemData":{"id":33,"type":"article-journal","abstract":"Data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13,49</w:t>
      </w:r>
      <w:r w:rsidRPr="00207D2A">
        <w:fldChar w:fldCharType="end"/>
      </w:r>
      <w:r w:rsidRPr="00207D2A">
        <w:t xml:space="preserve">. </w:t>
      </w:r>
      <w:commentRangeStart w:id="97"/>
      <w:commentRangeStart w:id="98"/>
      <w:r w:rsidRPr="00207D2A">
        <w:t xml:space="preserve">This </w:t>
      </w:r>
      <w:r w:rsidR="00FA6630">
        <w:t xml:space="preserve">highlights </w:t>
      </w:r>
      <w:r w:rsidRPr="00207D2A">
        <w:t>the inherent</w:t>
      </w:r>
      <w:commentRangeEnd w:id="97"/>
      <w:r w:rsidR="00FA6630">
        <w:t xml:space="preserve"> difficulty</w:t>
      </w:r>
      <w:r w:rsidR="00FA6630">
        <w:rPr>
          <w:rStyle w:val="CommentReference"/>
        </w:rPr>
        <w:commentReference w:id="97"/>
      </w:r>
      <w:r w:rsidRPr="00207D2A">
        <w:t xml:space="preserve"> of converting a continuous measure (</w:t>
      </w:r>
      <w:r w:rsidRPr="00207D2A">
        <w:rPr>
          <w:i/>
          <w:iCs/>
        </w:rPr>
        <w:t>TL</w:t>
      </w:r>
      <w:r w:rsidRPr="00207D2A">
        <w:t xml:space="preserve">) into a categorical one (age-class). </w:t>
      </w:r>
      <w:commentRangeEnd w:id="98"/>
      <w:r w:rsidR="003A7E1D">
        <w:rPr>
          <w:rStyle w:val="CommentReference"/>
        </w:rPr>
        <w:commentReference w:id="98"/>
      </w:r>
      <w:commentRangeStart w:id="99"/>
      <w:r w:rsidRPr="00207D2A">
        <w:t>But, when</w:t>
      </w:r>
      <w:r w:rsidR="005466B0">
        <w:t xml:space="preserve"> classification bins used for bottlenose dolphins</w:t>
      </w:r>
      <w:r w:rsidRPr="00207D2A">
        <w:t xml:space="preserve"> </w:t>
      </w:r>
      <w:r w:rsidR="005466B0">
        <w:t>were</w:t>
      </w:r>
      <w:r w:rsidRPr="00207D2A">
        <w:t xml:space="preserve"> wide enough, they perform</w:t>
      </w:r>
      <w:r w:rsidR="005466B0">
        <w:t>ed</w:t>
      </w:r>
      <w:r w:rsidRPr="00207D2A">
        <w:t xml:space="preserve"> well (with 2 – 3 age class bins having &gt;72.5% individuals assigned within 2 years of actual age-class</w:t>
      </w:r>
      <w:del w:id="100" w:author="Hal Whitehead" w:date="2025-09-27T11:05:00Z" w16du:dateUtc="2025-09-27T14:05:00Z">
        <w:r w:rsidRPr="00207D2A" w:rsidDel="00187FEE">
          <w:delText xml:space="preserve"> </w:delText>
        </w:r>
      </w:del>
      <w:r w:rsidRPr="00207D2A">
        <w:t>)</w:t>
      </w:r>
      <w:commentRangeEnd w:id="99"/>
      <w:r w:rsidR="00187FEE">
        <w:rPr>
          <w:rStyle w:val="CommentReference"/>
        </w:rPr>
        <w:commentReference w:id="99"/>
      </w:r>
      <w:r w:rsidRPr="00207D2A">
        <w:fldChar w:fldCharType="begin"/>
      </w:r>
      <w:r w:rsidR="00A40687">
        <w:instrText xml:space="preserve"> ADDIN ZOTERO_ITEM CSL_CITATION {"citationID":"a2n3hcjfst0","properties":{"formattedCitation":"\\super 49,50\\nosupersub{}","plainCitation":"49,50","noteIndex":0},"citationItems":[{"id":50,"uris":["http://zotero.org/users/5395629/items/F56GRG78"],"itemData":{"id":50,"type":"article-journal","abstract":"AbstractUnderstanding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49,50</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r w:rsidR="003A7E1D">
        <w:t xml:space="preserve">once </w:t>
      </w:r>
      <w:r w:rsidRPr="00207D2A">
        <w:t>decreasing and stabilizing growth rates</w:t>
      </w:r>
      <w:r w:rsidR="003A7E1D">
        <w:t xml:space="preserve"> are achieved</w:t>
      </w:r>
      <w:r w:rsidRPr="00207D2A">
        <w:fldChar w:fldCharType="begin"/>
      </w:r>
      <w:r w:rsidR="00A40687">
        <w:instrText xml:space="preserve"> ADDIN ZOTERO_ITEM CSL_CITATION {"citationID":"a4dvebm10","properties":{"formattedCitation":"\\super 49\\nosupersub{}","plainCitation":"49","noteIndex":0},"citationItems":[{"id":50,"uris":["http://zotero.org/users/5395629/items/F56GRG78"],"itemData":{"id":50,"type":"article-journal","abstract":"AbstractUnderstanding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49</w:t>
      </w:r>
      <w:r w:rsidRPr="00207D2A">
        <w:fldChar w:fldCharType="end"/>
      </w:r>
      <w:r w:rsidRPr="00207D2A">
        <w:t xml:space="preserve">. </w:t>
      </w:r>
      <w:commentRangeStart w:id="101"/>
      <w:r w:rsidRPr="00207D2A">
        <w:t xml:space="preserve">For sperm whales, the initial exponential growth phase takes place between 0 – 7 years (4.1 – 7.6 m), which </w:t>
      </w:r>
      <w:r w:rsidR="007478E2">
        <w:t>would allow for an accurate distinction between</w:t>
      </w:r>
      <w:r w:rsidRPr="00207D2A">
        <w:t xml:space="preserve"> calves </w:t>
      </w:r>
      <w:r w:rsidR="002B4EDE">
        <w:t>(</w:t>
      </w:r>
      <w:r w:rsidR="007478E2">
        <w:t>&lt;5.5 m</w:t>
      </w:r>
      <w:r w:rsidR="002B4EDE">
        <w:t xml:space="preserve">) </w:t>
      </w:r>
      <w:r w:rsidRPr="00207D2A">
        <w:t xml:space="preserve">and juveniles </w:t>
      </w:r>
      <w:r w:rsidR="007478E2">
        <w:t>(5.5 – 7.6 m)</w:t>
      </w:r>
      <w:r w:rsidRPr="00207D2A">
        <w:t>.</w:t>
      </w:r>
      <w:commentRangeStart w:id="102"/>
      <w:r w:rsidRPr="00207D2A">
        <w:t xml:space="preserve"> </w:t>
      </w:r>
      <w:commentRangeEnd w:id="102"/>
      <w:r w:rsidR="003A7E1D">
        <w:rPr>
          <w:rStyle w:val="CommentReference"/>
        </w:rPr>
        <w:commentReference w:id="102"/>
      </w:r>
      <w:r w:rsidRPr="00207D2A">
        <w:t xml:space="preserve">Additionally, males experience a ‘secondary growth spurt’ after attaining sexual maturity (&gt;10 m), which would make adult males (10 – 13.7 m) reliably distinguishable from mature males (&gt; 13.7 m). </w:t>
      </w:r>
      <w:commentRangeEnd w:id="101"/>
      <w:r w:rsidR="007478E2">
        <w:rPr>
          <w:rStyle w:val="CommentReference"/>
        </w:rPr>
        <w:commentReference w:id="101"/>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5B7E62C9" w:rsidR="00B80788" w:rsidRPr="00207D2A" w:rsidRDefault="007478E2" w:rsidP="00B80788">
      <w:pPr>
        <w:spacing w:line="360" w:lineRule="auto"/>
      </w:pPr>
      <w:r>
        <w:t>T</w:t>
      </w:r>
      <w:r w:rsidR="00B80788" w:rsidRPr="00207D2A">
        <w:t xml:space="preserve">he overall shape of </w:t>
      </w:r>
      <w:r w:rsidR="00B80788" w:rsidRPr="00207D2A">
        <w:rPr>
          <w:i/>
          <w:iCs/>
        </w:rPr>
        <w:t>NR</w:t>
      </w:r>
      <w:r w:rsidR="00B80788" w:rsidRPr="00207D2A">
        <w:rPr>
          <w:i/>
          <w:iCs/>
          <w:vertAlign w:val="subscript"/>
        </w:rPr>
        <w:t xml:space="preserve">flipper </w:t>
      </w:r>
      <w:r w:rsidR="00B80788" w:rsidRPr="00207D2A">
        <w:rPr>
          <w:i/>
          <w:iCs/>
        </w:rPr>
        <w:t xml:space="preserve">– TL </w:t>
      </w:r>
      <w:r w:rsidR="00B80788" w:rsidRPr="00207D2A">
        <w:t>growth curves and the resulting posterior probability estimates of individuals being female were generally consistent with previous knowledge on sperm whale sexual dimorphism</w:t>
      </w:r>
      <w:r w:rsidR="00B80788" w:rsidRPr="00207D2A">
        <w:fldChar w:fldCharType="begin"/>
      </w:r>
      <w:r w:rsidR="00DC1D0D">
        <w:instrText xml:space="preserve"> ADDIN ZOTERO_ITEM CSL_CITATION {"citationID":"a1mkcvu71ck","properties":{"formattedCitation":"\\super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B80788" w:rsidRPr="00207D2A">
        <w:fldChar w:fldCharType="separate"/>
      </w:r>
      <w:r w:rsidR="00DC1D0D" w:rsidRPr="00DC1D0D">
        <w:rPr>
          <w:kern w:val="0"/>
          <w:szCs w:val="24"/>
          <w:vertAlign w:val="superscript"/>
          <w:lang w:val="en-US"/>
        </w:rPr>
        <w:t>22,23</w:t>
      </w:r>
      <w:r w:rsidR="00B80788" w:rsidRPr="00207D2A">
        <w:fldChar w:fldCharType="end"/>
      </w:r>
      <w:r w:rsidR="00B80788" w:rsidRPr="00207D2A">
        <w:t>.</w:t>
      </w:r>
      <w:r>
        <w:t xml:space="preserve"> </w:t>
      </w:r>
      <w:commentRangeStart w:id="103"/>
      <w:r w:rsidR="008472E6">
        <w:t>This was true</w:t>
      </w:r>
      <w:r w:rsidRPr="00207D2A">
        <w:t xml:space="preserve"> despite optimum parameter estimates being sensitive to measurement uncertainty (</w:t>
      </w:r>
      <w:r w:rsidRPr="00207D2A">
        <w:rPr>
          <w:b/>
          <w:bCs/>
        </w:rPr>
        <w:t>Figure 4</w:t>
      </w:r>
      <w:r>
        <w:rPr>
          <w:b/>
          <w:bCs/>
        </w:rPr>
        <w:t>).</w:t>
      </w:r>
      <w:r w:rsidRPr="00207D2A">
        <w:t xml:space="preserve"> </w:t>
      </w:r>
      <w:commentRangeEnd w:id="103"/>
      <w:r>
        <w:rPr>
          <w:rStyle w:val="CommentReference"/>
        </w:rPr>
        <w:commentReference w:id="103"/>
      </w:r>
      <w:r w:rsidR="00B80788" w:rsidRPr="00207D2A">
        <w:t>Namely, all whales &gt; 13 m—corresponding to the adult/mature male size rang</w:t>
      </w:r>
      <w:r w:rsidR="00441A85">
        <w:t>e</w:t>
      </w:r>
      <w:r w:rsidR="00B80788" w:rsidRPr="00207D2A">
        <w:fldChar w:fldCharType="begin"/>
      </w:r>
      <w:r w:rsidR="00A40687">
        <w:instrText xml:space="preserve"> ADDIN ZOTERO_ITEM CSL_CITATION {"citationID":"a18olj98kqc","properties":{"formattedCitation":"\\super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—had consistently low probabilities of being female</w:t>
      </w:r>
      <w:r>
        <w:t xml:space="preserve"> and</w:t>
      </w:r>
      <w:r w:rsidR="00B80788" w:rsidRPr="00207D2A">
        <w:t xml:space="preserve"> whales with low </w:t>
      </w:r>
      <w:r w:rsidR="00B80788" w:rsidRPr="00207D2A">
        <w:rPr>
          <w:i/>
          <w:iCs/>
        </w:rPr>
        <w:t>NR</w:t>
      </w:r>
      <w:r w:rsidR="00B80788" w:rsidRPr="00207D2A">
        <w:rPr>
          <w:i/>
          <w:iCs/>
          <w:vertAlign w:val="subscript"/>
        </w:rPr>
        <w:t xml:space="preserve">flipper </w:t>
      </w:r>
      <w:r w:rsidR="00B80788" w:rsidRPr="00207D2A">
        <w:t>(&lt;0.32)  between 8.5 – 12 m—corresponding to the mature female size range—had a consistently high probability of being female</w:t>
      </w:r>
      <w:r w:rsidR="00B80788" w:rsidRPr="00207D2A">
        <w:fldChar w:fldCharType="begin"/>
      </w:r>
      <w:r w:rsidR="00A40687">
        <w:instrText xml:space="preserve"> ADDIN ZOTERO_ITEM CSL_CITATION {"citationID":"a1ilaf5ci7t","properties":{"formattedCitation":"\\super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 xml:space="preserve">. Similarly, smaller individuals (&lt;7.6 m) consistently had </w:t>
      </w:r>
      <w:r w:rsidR="00B80788" w:rsidRPr="00207D2A">
        <w:rPr>
          <w:i/>
          <w:iCs/>
        </w:rPr>
        <w:t>P(f)</w:t>
      </w:r>
      <w:r w:rsidR="00B80788" w:rsidRPr="00207D2A">
        <w:t xml:space="preserve"> ~ 0.5, which is consistent with the expectation that </w:t>
      </w:r>
      <w:r w:rsidR="001859B4">
        <w:t>in immature individuals</w:t>
      </w:r>
      <w:commentRangeStart w:id="104"/>
      <w:commentRangeEnd w:id="104"/>
      <w:r w:rsidR="00357E91">
        <w:rPr>
          <w:rStyle w:val="CommentReference"/>
        </w:rPr>
        <w:commentReference w:id="104"/>
      </w:r>
      <w:r w:rsidR="001859B4">
        <w:t xml:space="preserve"> </w:t>
      </w:r>
      <w:r w:rsidR="00B80788" w:rsidRPr="00207D2A">
        <w:t>sexual dimorphism, although present, is harder to detect</w:t>
      </w:r>
      <w:r w:rsidR="00B80788" w:rsidRPr="00207D2A">
        <w:fldChar w:fldCharType="begin"/>
      </w:r>
      <w:r w:rsidR="00DC1D0D">
        <w:instrText xml:space="preserve"> ADDIN ZOTERO_ITEM CSL_CITATION {"citationID":"aiuqedhpn5","properties":{"formattedCitation":"\\super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B80788" w:rsidRPr="00207D2A">
        <w:fldChar w:fldCharType="separate"/>
      </w:r>
      <w:r w:rsidR="00DC1D0D" w:rsidRPr="00DC1D0D">
        <w:rPr>
          <w:kern w:val="0"/>
          <w:szCs w:val="24"/>
          <w:vertAlign w:val="superscript"/>
          <w:lang w:val="en-US"/>
        </w:rPr>
        <w:t>23</w:t>
      </w:r>
      <w:r w:rsidR="00B80788" w:rsidRPr="00207D2A">
        <w:fldChar w:fldCharType="end"/>
      </w:r>
      <w:r w:rsidR="00B80788" w:rsidRPr="00207D2A">
        <w:t xml:space="preserve">. </w:t>
      </w:r>
      <w:commentRangeStart w:id="105"/>
      <w:commentRangeStart w:id="106"/>
      <w:commentRangeStart w:id="107"/>
      <w:r w:rsidR="00820837" w:rsidRPr="00207D2A">
        <w:t>Hence, our</w:t>
      </w:r>
      <w:r w:rsidR="00B80788" w:rsidRPr="00207D2A">
        <w:t xml:space="preserve"> methods allow</w:t>
      </w:r>
      <w:r w:rsidR="001859B4" w:rsidRPr="00207D2A">
        <w:t xml:space="preserve"> </w:t>
      </w:r>
      <w:r w:rsidR="008472E6">
        <w:t xml:space="preserve">reliable sex identification (as adult/mature females) of </w:t>
      </w:r>
      <w:r w:rsidR="00C93F1A" w:rsidRPr="00207D2A">
        <w:t>the majority of</w:t>
      </w:r>
      <w:r w:rsidR="00B80788" w:rsidRPr="00207D2A">
        <w:t xml:space="preserve"> individuals within the traditional female-immature age-sex class</w:t>
      </w:r>
      <w:commentRangeEnd w:id="105"/>
      <w:r w:rsidR="008472E6">
        <w:rPr>
          <w:rStyle w:val="CommentReference"/>
        </w:rPr>
        <w:commentReference w:id="105"/>
      </w:r>
      <w:commentRangeEnd w:id="106"/>
      <w:r w:rsidR="008472E6">
        <w:rPr>
          <w:rStyle w:val="CommentReference"/>
        </w:rPr>
        <w:commentReference w:id="106"/>
      </w:r>
      <w:commentRangeEnd w:id="107"/>
      <w:r w:rsidR="00357E91">
        <w:rPr>
          <w:rStyle w:val="CommentReference"/>
        </w:rPr>
        <w:commentReference w:id="107"/>
      </w:r>
      <w:r w:rsidR="005466B0">
        <w:t>.</w:t>
      </w:r>
      <w:r w:rsidR="008472E6">
        <w:t xml:space="preserve"> </w:t>
      </w:r>
      <w:r w:rsidR="00116451" w:rsidRPr="005466B0">
        <w:t xml:space="preserve">Likewise, our approach </w:t>
      </w:r>
      <w:r w:rsidR="003373E4" w:rsidRPr="005466B0">
        <w:t xml:space="preserve">correctly </w:t>
      </w:r>
      <w:r w:rsidR="00116451" w:rsidRPr="005466B0">
        <w:t xml:space="preserve">assigned a </w:t>
      </w:r>
      <w:r w:rsidR="00116451" w:rsidRPr="005466B0">
        <w:rPr>
          <w:i/>
          <w:iCs/>
        </w:rPr>
        <w:t>P(f) ~ 0</w:t>
      </w:r>
      <w:r w:rsidR="00116451" w:rsidRPr="005466B0">
        <w:t xml:space="preserve"> to the whales observed in the </w:t>
      </w:r>
      <w:r w:rsidR="00187FEE" w:rsidRPr="005466B0">
        <w:t xml:space="preserve">northern </w:t>
      </w:r>
      <w:r w:rsidR="00116451" w:rsidRPr="005466B0">
        <w:t>North Atlantic and Arctic Oceans, where the vast majority of individuals are known to be adult and mature males</w:t>
      </w:r>
      <w:r w:rsidR="00116451" w:rsidRPr="005466B0">
        <w:fldChar w:fldCharType="begin"/>
      </w:r>
      <w:r w:rsidR="00A40687" w:rsidRPr="005466B0">
        <w:instrText xml:space="preserve"> ADDIN ZOTERO_ITEM CSL_CITATION {"citationID":"atu49tdg2m","properties":{"formattedCitation":"\\super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116451" w:rsidRPr="005466B0">
        <w:fldChar w:fldCharType="separate"/>
      </w:r>
      <w:r w:rsidR="00A40687" w:rsidRPr="005466B0">
        <w:rPr>
          <w:kern w:val="0"/>
          <w:szCs w:val="24"/>
          <w:vertAlign w:val="superscript"/>
          <w:lang w:val="en-US"/>
        </w:rPr>
        <w:t>48</w:t>
      </w:r>
      <w:r w:rsidR="00116451" w:rsidRPr="005466B0">
        <w:fldChar w:fldCharType="end"/>
      </w:r>
      <w:r w:rsidR="00116451" w:rsidRPr="005466B0">
        <w:t>. Although this represents a very small sample size (n = 2), it demonstrates the applicability of o</w:t>
      </w:r>
      <w:r w:rsidR="003373E4" w:rsidRPr="005466B0">
        <w:t>ur methods for data collected in other regions and using different UAV platforms.</w:t>
      </w:r>
      <w:r w:rsidR="00116451">
        <w:t xml:space="preserve"> </w:t>
      </w:r>
      <w:r w:rsidR="00B80788" w:rsidRPr="00207D2A">
        <w:t xml:space="preserve"> </w:t>
      </w:r>
    </w:p>
    <w:p w14:paraId="3F824791" w14:textId="7FC43DCF" w:rsidR="00B80788" w:rsidRPr="00207D2A" w:rsidRDefault="00B80788" w:rsidP="00B80788">
      <w:pPr>
        <w:spacing w:line="360" w:lineRule="auto"/>
      </w:pPr>
      <w:r w:rsidRPr="00207D2A">
        <w:lastRenderedPageBreak/>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ranges (&gt;8.5 m) at which sexual dimorphism should be detectable based on direct measurements</w:t>
      </w:r>
      <w:r w:rsidRPr="00207D2A">
        <w:fldChar w:fldCharType="begin"/>
      </w:r>
      <w:r w:rsidR="00DC1D0D">
        <w:instrText xml:space="preserve"> ADDIN ZOTERO_ITEM CSL_CITATION {"citationID":"auhc4n4sia","properties":{"formattedCitation":"\\super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00DC1D0D" w:rsidRPr="00DC1D0D">
        <w:rPr>
          <w:kern w:val="0"/>
          <w:szCs w:val="24"/>
          <w:vertAlign w:val="superscript"/>
          <w:lang w:val="en-US"/>
        </w:rPr>
        <w:t>23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w:t>
      </w:r>
      <w:r w:rsidR="001859B4">
        <w:t>wide</w:t>
      </w:r>
      <w:r w:rsidR="001859B4" w:rsidRPr="00207D2A">
        <w:t xml:space="preserve"> </w:t>
      </w:r>
      <w:r w:rsidRPr="00207D2A">
        <w:t xml:space="preserve">95% CI estimates. Intermediate </w:t>
      </w:r>
      <w:r w:rsidRPr="00207D2A">
        <w:rPr>
          <w:i/>
          <w:iCs/>
        </w:rPr>
        <w:t>P(f)</w:t>
      </w:r>
      <w:r w:rsidRPr="00207D2A">
        <w:t xml:space="preserve"> values may also reflect individual variation in levels of sexual dimorphism in secondary sex traits</w:t>
      </w:r>
      <w:r w:rsidRPr="00207D2A">
        <w:fldChar w:fldCharType="begin"/>
      </w:r>
      <w:r w:rsidR="00A40687">
        <w:instrText xml:space="preserve"> ADDIN ZOTERO_ITEM CSL_CITATION {"citationID":"a3nuesq91s","properties":{"formattedCitation":"\\super 51\\nosupersub{}","plainCitation":"51","noteIndex":0},"citationItems":[{"id":30,"uris":["http://zotero.org/users/5395629/items/RBB6JCJN"],"itemData":{"id":30,"type":"article-journal","abstract":"Synopsis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00A40687" w:rsidRPr="00A40687">
        <w:rPr>
          <w:kern w:val="0"/>
          <w:szCs w:val="24"/>
          <w:vertAlign w:val="superscript"/>
          <w:lang w:val="en-US"/>
        </w:rPr>
        <w:t>51</w:t>
      </w:r>
      <w:r w:rsidRPr="00207D2A">
        <w:fldChar w:fldCharType="end"/>
      </w:r>
      <w:r w:rsidRPr="00207D2A">
        <w:t xml:space="preserve">, </w:t>
      </w:r>
      <w:commentRangeStart w:id="108"/>
      <w:commentRangeStart w:id="109"/>
      <w:r w:rsidRPr="00207D2A">
        <w:t xml:space="preserve">which would make distinguishing subadult males from adult and mature </w:t>
      </w:r>
      <w:r w:rsidR="008472E6">
        <w:t>females</w:t>
      </w:r>
      <w:r w:rsidR="008472E6" w:rsidRPr="00207D2A">
        <w:t xml:space="preserve"> </w:t>
      </w:r>
      <w:r w:rsidRPr="00207D2A">
        <w:t>particularly challenging</w:t>
      </w:r>
      <w:commentRangeEnd w:id="108"/>
      <w:r w:rsidR="008472E6">
        <w:rPr>
          <w:rStyle w:val="CommentReference"/>
        </w:rPr>
        <w:commentReference w:id="108"/>
      </w:r>
      <w:commentRangeEnd w:id="109"/>
      <w:r w:rsidR="008472E6">
        <w:rPr>
          <w:rStyle w:val="CommentReference"/>
        </w:rPr>
        <w:commentReference w:id="109"/>
      </w:r>
      <w:r w:rsidRPr="00207D2A">
        <w:t xml:space="preserve">. </w:t>
      </w:r>
      <w:commentRangeStart w:id="110"/>
      <w:commentRangeStart w:id="111"/>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110"/>
      <w:r w:rsidRPr="00207D2A">
        <w:rPr>
          <w:rStyle w:val="CommentReference"/>
        </w:rPr>
        <w:commentReference w:id="110"/>
      </w:r>
      <w:commentRangeEnd w:id="111"/>
      <w:r w:rsidRPr="00207D2A">
        <w:rPr>
          <w:rStyle w:val="CommentReference"/>
        </w:rPr>
        <w:commentReference w:id="111"/>
      </w:r>
      <w:r w:rsidRPr="00207D2A">
        <w:t>Additionally, there are reports across cetacean species of individuals with partial or full hermaphroditism in their genital organs, which in some cases, is linked to intersex chromosome arrangements</w:t>
      </w:r>
      <w:r w:rsidRPr="00207D2A">
        <w:fldChar w:fldCharType="begin"/>
      </w:r>
      <w:r w:rsidR="00A40687">
        <w:instrText xml:space="preserve"> ADDIN ZOTERO_ITEM CSL_CITATION {"citationID":"a27kj0cjpv2","properties":{"formattedCitation":"\\super 52\\nosupersub{}","plainCitation":"52","noteIndex":0},"citationItems":[{"id":29,"uris":["http://zotero.org/users/5395629/items/MTQY3HS3"],"itemData":{"id":29,"type":"article-journal","abstract":"AbstractMolecular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00A40687" w:rsidRPr="00A40687">
        <w:rPr>
          <w:kern w:val="0"/>
          <w:szCs w:val="24"/>
          <w:vertAlign w:val="superscript"/>
          <w:lang w:val="en-US"/>
        </w:rPr>
        <w:t>52</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284A5C0C"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commentRangeStart w:id="112"/>
      <w:commentRangeStart w:id="113"/>
      <w:r w:rsidRPr="00207D2A">
        <w:fldChar w:fldCharType="begin"/>
      </w:r>
      <w:r w:rsidR="00A40687">
        <w:instrText xml:space="preserve"> ADDIN ZOTERO_ITEM CSL_CITATION {"citationID":"a27pf2du9q9","properties":{"formattedCitation":"\\super 34,46\\nosupersub{}","plainCitation":"34,46","noteIndex":0},"citationItems":[{"id":1931,"uris":["http://zotero.org/users/5395629/items/QZ2YHGLH"],"itemData":{"id":1931,"type":"article-journal","container-title":"Reports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34,46</w:t>
      </w:r>
      <w:r w:rsidRPr="00207D2A">
        <w:fldChar w:fldCharType="end"/>
      </w:r>
      <w:r w:rsidRPr="00207D2A">
        <w:t xml:space="preserve">). </w:t>
      </w:r>
      <w:commentRangeEnd w:id="112"/>
      <w:r w:rsidRPr="00207D2A">
        <w:rPr>
          <w:rStyle w:val="CommentReference"/>
        </w:rPr>
        <w:commentReference w:id="112"/>
      </w:r>
      <w:commentRangeEnd w:id="113"/>
      <w:r w:rsidR="005D09FC">
        <w:rPr>
          <w:rStyle w:val="CommentReference"/>
        </w:rPr>
        <w:commentReference w:id="113"/>
      </w:r>
      <w:r w:rsidRPr="00207D2A">
        <w:t>Because our fieldwork was focused on large groups which are generally composed of mature females and immature individuals</w:t>
      </w:r>
      <w:r w:rsidR="00C93F1A" w:rsidRPr="00207D2A">
        <w:fldChar w:fldCharType="begin"/>
      </w:r>
      <w:r w:rsidR="00A40687">
        <w:instrText xml:space="preserve"> ADDIN ZOTERO_ITEM CSL_CITATION {"citationID":"a2pedg4j6b2","properties":{"formattedCitation":"\\super 33\\nosupersub{}","plainCitation":"33","noteIndex":0},"citationItems":[{"id":88,"uris":["http://zotero.org/users/5395629/items/JF65GA6K"],"itemData":{"id":88,"type":"chapter","container-title":"Behavior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A40687" w:rsidRPr="00A40687">
        <w:rPr>
          <w:kern w:val="0"/>
          <w:szCs w:val="24"/>
          <w:vertAlign w:val="superscript"/>
          <w:lang w:val="en-US"/>
        </w:rPr>
        <w:t>33</w:t>
      </w:r>
      <w:r w:rsidR="00C93F1A" w:rsidRPr="00207D2A">
        <w:fldChar w:fldCharType="end"/>
      </w:r>
      <w:r w:rsidRPr="00207D2A">
        <w:t xml:space="preserve">, it is likely that adult (i.e., sexually mature) males were underrepresented in our sample. </w:t>
      </w:r>
      <w:commentRangeStart w:id="114"/>
      <w:commentRangeStart w:id="115"/>
      <w:r w:rsidR="005D09FC">
        <w:t xml:space="preserve">Despite this we conservatively assumed equal prior probabilities of observing each sex. </w:t>
      </w:r>
      <w:r w:rsidR="00474C79">
        <w:t xml:space="preserve">This may have underestimated the probability of being female for some intermediate subjects. </w:t>
      </w:r>
      <w:r w:rsidR="0097153F">
        <w:t>W</w:t>
      </w:r>
      <w:r w:rsidR="00474C79">
        <w:t xml:space="preserve">hen we changed the </w:t>
      </w:r>
      <w:r w:rsidR="00D71A32">
        <w:t xml:space="preserve">prior </w:t>
      </w:r>
      <w:r w:rsidR="00474C79">
        <w:t xml:space="preserve">expected sex ratio to </w:t>
      </w:r>
      <w:r w:rsidR="00D71A32">
        <w:t>0.79</w:t>
      </w:r>
      <w:r w:rsidR="00474C79">
        <w:t xml:space="preserve"> (the</w:t>
      </w:r>
      <w:r w:rsidR="00D71A32">
        <w:t xml:space="preserve"> </w:t>
      </w:r>
      <w:ins w:id="116" w:author="Hal Whitehead" w:date="2025-09-27T11:18:00Z" w16du:dateUtc="2025-09-27T14:18:00Z">
        <w:r w:rsidR="00AA4328">
          <w:t xml:space="preserve">estimated </w:t>
        </w:r>
      </w:ins>
      <w:r w:rsidR="00D71A32">
        <w:t>proportion of females</w:t>
      </w:r>
      <w:r w:rsidR="00474C79">
        <w:t xml:space="preserve"> in the breeding groups </w:t>
      </w:r>
      <w:r w:rsidR="00D71A32">
        <w:t>off the Galápagos Islands</w:t>
      </w:r>
      <w:r w:rsidR="00441A85">
        <w:fldChar w:fldCharType="begin"/>
      </w:r>
      <w:r w:rsidR="00164AF4">
        <w:instrText xml:space="preserve"> ADDIN ZOTERO_ITEM CSL_CITATION {"citationID":"a2grh28f4s5","properties":{"formattedCitation":"\\super 53\\nosupersub{}","plainCitation":"53","noteIndex":0},"citationItems":[{"id":1669,"uris":["http://zotero.org/users/5395629/items/8HPHAAKN"],"itemData":{"id":1669,"type":"thesis","abstract":"Female dolphins were watched from a small motorboat. Locations within the 150 km$\\sp2$ study area were determined either by triangulation from compass bearings or latitude and longitudes from a GPS. Animals were individually identified by natural markings on their dorsal fins. Sexes were determined by observation of genitals or offspring; 113 were known females. Most analyses include data from 18-43 females collected during some or all of 1984-1993.    Females initially gave birth at 12-15 years during a spring/summer birth and conception season. Birth intervals were no less than 4 years unless the preceding infant died. Offspring were weaned at 3.5-7.5 years, always within a year preceding birth of the next infant. First-year infant mortality was 37%, accumulating to 50% by age 4.    Ranges of adult females were 8-58 km$\\sp2$ (with one exception at 5 km$\\sp2).$ Range overlap between females was 0-85% with little evidence of territoriality. Some females used different ranges in summer and in winter, others used the same ranges year round. Weaned daughters continued to use their mothers' ranges and continued to associate with their mothers regularly. Despite continued use of their mothers' ranges post-weaning, weaned sons tended to cease associating with their mothers.    Adult females swam together regularly but interacted infrequently. One distinctive interaction, termed \"pairing\" consisted of a female pair remaining together in a stereotyped position, typically in contact. Pairing was performed in bouts lasting 5-90 minutes. Unlike the general adult female population, pairing females, in 35 cases involving adults, were, with one known exception, always cycling or pregnant. Four such females were attended by infants at least 2 years old. Subadult females also paired similarly with either adults or other subadults. Pairing was associated with the presence of males and may be cooperation by females to thwart coercive male mating efforts.","archive_location":"304244807","event-place":"United States -- Michigan","note":"issue: 9712068\njournalAbbreviation: ProQuest Dissertations and Theses\ncontainer-title: ProQuest Dissertations and Theses","number-of-pages":"226","publisher":"University of Michigan","publisher-place":"United States -- Michigan","title":"Life history and behavior of female dolphins (Tursiops sp.) in Shark Bay, Western Australia","URL":"https://ezproxy.library.dal.ca/login?url=https://www.proquest.com/dissertations-theses/life-history-behavior-female-dolphins-tursiops-sp/docview/304244807/se-2?accountid=10406","author":[{"family":"Richards","given":"Andrew Fuller"}],"issued":{"date-parts":[["1996"]]}}}],"schema":"https://github.com/citation-style-language/schema/raw/master/csl-citation.json"} </w:instrText>
      </w:r>
      <w:r w:rsidR="00441A85">
        <w:fldChar w:fldCharType="separate"/>
      </w:r>
      <w:r w:rsidR="00164AF4" w:rsidRPr="00164AF4">
        <w:rPr>
          <w:kern w:val="0"/>
          <w:szCs w:val="24"/>
          <w:vertAlign w:val="superscript"/>
          <w:lang w:val="en-US"/>
        </w:rPr>
        <w:t>53</w:t>
      </w:r>
      <w:r w:rsidR="00441A85">
        <w:fldChar w:fldCharType="end"/>
      </w:r>
      <w:r w:rsidR="00474C79">
        <w:t>)</w:t>
      </w:r>
      <w:r w:rsidR="00D71A32">
        <w:t xml:space="preserve">, the posterior probability </w:t>
      </w:r>
      <w:r w:rsidR="0097153F">
        <w:t xml:space="preserve">of individuals </w:t>
      </w:r>
      <w:r w:rsidR="00B16415">
        <w:t xml:space="preserve">with originally intermediate </w:t>
      </w:r>
      <w:r w:rsidR="00B16415">
        <w:rPr>
          <w:i/>
          <w:iCs/>
        </w:rPr>
        <w:t xml:space="preserve">P(f) </w:t>
      </w:r>
      <w:r w:rsidR="00B16415">
        <w:t>values increased considerably</w:t>
      </w:r>
      <w:r w:rsidR="004B27FA">
        <w:t xml:space="preserve"> (</w:t>
      </w:r>
      <w:r w:rsidR="004B27FA">
        <w:rPr>
          <w:b/>
          <w:bCs/>
        </w:rPr>
        <w:t>Supplement 4 – Figure S4-2)</w:t>
      </w:r>
      <w:r w:rsidR="00D71A32">
        <w:t>.</w:t>
      </w:r>
      <w:commentRangeEnd w:id="114"/>
      <w:r w:rsidR="00D41EDB">
        <w:rPr>
          <w:rStyle w:val="CommentReference"/>
        </w:rPr>
        <w:commentReference w:id="114"/>
      </w:r>
      <w:commentRangeEnd w:id="115"/>
      <w:r w:rsidR="00686AFF">
        <w:rPr>
          <w:rStyle w:val="CommentReference"/>
        </w:rPr>
        <w:commentReference w:id="115"/>
      </w:r>
      <w:r w:rsidR="004B27FA">
        <w:t xml:space="preserve"> </w:t>
      </w:r>
      <w:r w:rsidR="00505535">
        <w:t>However, i</w:t>
      </w:r>
      <w:r w:rsidR="004B27FA">
        <w:t xml:space="preserve">mplementing this informed prior resulted in unrealistically high probabilities of </w:t>
      </w:r>
      <w:r w:rsidR="00505535">
        <w:t xml:space="preserve">individuals </w:t>
      </w:r>
      <w:r w:rsidR="004B27FA">
        <w:t>being female for calves (original = 0.5, updated = 0.</w:t>
      </w:r>
      <w:r w:rsidR="000D7B1C">
        <w:t>79</w:t>
      </w:r>
      <w:r w:rsidR="004B27FA">
        <w:t xml:space="preserve">), </w:t>
      </w:r>
      <w:r w:rsidR="00505535">
        <w:t xml:space="preserve">given </w:t>
      </w:r>
      <w:r w:rsidR="00114061">
        <w:t>the even sex ratio of sperm whales in birth and early years</w:t>
      </w:r>
      <w:r w:rsidR="00114061">
        <w:fldChar w:fldCharType="begin"/>
      </w:r>
      <w:r w:rsidR="00A40687">
        <w:instrText xml:space="preserve"> ADDIN ZOTERO_ITEM CSL_CITATION {"citationID":"a1mg41e2jb","properties":{"formattedCitation":"\\super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114061">
        <w:fldChar w:fldCharType="separate"/>
      </w:r>
      <w:r w:rsidR="00A40687" w:rsidRPr="00A40687">
        <w:rPr>
          <w:kern w:val="0"/>
          <w:szCs w:val="24"/>
          <w:vertAlign w:val="superscript"/>
          <w:lang w:val="en-US"/>
        </w:rPr>
        <w:t>34</w:t>
      </w:r>
      <w:r w:rsidR="00114061">
        <w:fldChar w:fldCharType="end"/>
      </w:r>
      <w:r w:rsidR="00505535">
        <w:t>. Thus,</w:t>
      </w:r>
      <w:r w:rsidR="004B27FA">
        <w:t xml:space="preserve"> we consider our conservative prior </w:t>
      </w:r>
      <w:r w:rsidR="00505535">
        <w:t>to produce</w:t>
      </w:r>
      <w:r w:rsidR="0030793A">
        <w:t xml:space="preserve"> a better representation of </w:t>
      </w:r>
      <w:r w:rsidR="006F0DBB">
        <w:t>the morphometric different between males and females throughout their development</w:t>
      </w:r>
      <w:r w:rsidR="0030793A">
        <w:t>.</w:t>
      </w:r>
      <w:r w:rsidR="0097153F">
        <w:t xml:space="preserve"> </w:t>
      </w:r>
      <w:r w:rsidR="00B16415">
        <w:t>In the future, including known sex individuals, especially immature males, may help develop models that can better distinguish the sex of individuals within this size range.</w:t>
      </w:r>
    </w:p>
    <w:p w14:paraId="510B815B" w14:textId="55FFB03A" w:rsidR="00C93F1A" w:rsidRPr="00207D2A" w:rsidRDefault="00B80788" w:rsidP="00B80788">
      <w:pPr>
        <w:spacing w:line="360" w:lineRule="auto"/>
      </w:pPr>
      <w:r w:rsidRPr="00207D2A">
        <w:t xml:space="preserve">We found consistent support for a constant (i.e., linear) </w:t>
      </w:r>
      <w:r w:rsidR="001859B4">
        <w:t>increase</w:t>
      </w:r>
      <w:r w:rsidRPr="00207D2A">
        <w:t xml:space="preserv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t>
      </w:r>
      <w:r w:rsidRPr="00207D2A">
        <w:lastRenderedPageBreak/>
        <w:t>with body length reported by Nishiwaki et al.</w:t>
      </w:r>
      <w:commentRangeStart w:id="117"/>
      <w:r w:rsidRPr="00207D2A">
        <w:t xml:space="preserve"> (1963)</w:t>
      </w:r>
      <w:commentRangeEnd w:id="117"/>
      <w:r w:rsidR="00AA4328">
        <w:rPr>
          <w:rStyle w:val="CommentReference"/>
        </w:rPr>
        <w:commentReference w:id="117"/>
      </w:r>
      <w:r w:rsidRPr="00207D2A">
        <w:t xml:space="preserve">. </w:t>
      </w:r>
      <w:commentRangeStart w:id="118"/>
      <w:commentRangeStart w:id="119"/>
      <w:commentRangeEnd w:id="118"/>
      <w:r w:rsidR="001859B4">
        <w:rPr>
          <w:rStyle w:val="CommentReference"/>
        </w:rPr>
        <w:commentReference w:id="118"/>
      </w:r>
      <w:commentRangeEnd w:id="119"/>
      <w:r w:rsidR="001859B4">
        <w:rPr>
          <w:rStyle w:val="CommentReference"/>
        </w:rPr>
        <w:commentReference w:id="119"/>
      </w:r>
      <w:r w:rsidR="00C93F1A" w:rsidRPr="00207D2A">
        <w:t>Although our dataset did not cover the full length span of mature males, which can reach over &gt; 18 m</w:t>
      </w:r>
      <w:r w:rsidR="00C93F1A" w:rsidRPr="00207D2A">
        <w:fldChar w:fldCharType="begin"/>
      </w:r>
      <w:r w:rsidR="00164AF4">
        <w:instrText xml:space="preserve"> ADDIN ZOTERO_ITEM CSL_CITATION {"citationID":"asqbp49imr","properties":{"formattedCitation":"\\super 54\\nosupersub{}","plainCitation":"54","noteIndex":0},"citationItems":[{"id":1206,"uris":["http://zotero.org/users/5395629/items/ZIFCAXDR"],"itemData":{"id":1206,"type":"article-journal","container-title":"Marine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164AF4" w:rsidRPr="00164AF4">
        <w:rPr>
          <w:kern w:val="0"/>
          <w:szCs w:val="24"/>
          <w:vertAlign w:val="superscript"/>
          <w:lang w:val="en-US"/>
        </w:rPr>
        <w:t>54</w:t>
      </w:r>
      <w:r w:rsidR="00C93F1A" w:rsidRPr="00207D2A">
        <w:fldChar w:fldCharType="end"/>
      </w:r>
      <w:r w:rsidR="00C93F1A" w:rsidRPr="00207D2A">
        <w:t xml:space="preserve">, </w:t>
      </w:r>
      <w:r w:rsidR="00114061">
        <w:t xml:space="preserve">our findings support a continued growth of the male sperm whales’ nose </w:t>
      </w:r>
      <w:r w:rsidR="005466B0">
        <w:t xml:space="preserve">relative to their length </w:t>
      </w:r>
      <w:commentRangeStart w:id="120"/>
      <w:r w:rsidR="00114061">
        <w:t xml:space="preserve">despite their </w:t>
      </w:r>
      <w:r w:rsidR="005466B0">
        <w:t>net</w:t>
      </w:r>
      <w:commentRangeStart w:id="121"/>
      <w:r w:rsidR="00114061">
        <w:t xml:space="preserve"> body length growth rate tapering off at 15 m (40 years)</w:t>
      </w:r>
      <w:commentRangeEnd w:id="120"/>
      <w:r w:rsidR="00AA4328">
        <w:rPr>
          <w:rStyle w:val="CommentReference"/>
        </w:rPr>
        <w:commentReference w:id="120"/>
      </w:r>
      <w:r w:rsidR="00114061">
        <w:t>.</w:t>
      </w:r>
      <w:r w:rsidR="00114061" w:rsidRPr="00207D2A">
        <w:t xml:space="preserve"> </w:t>
      </w:r>
      <w:commentRangeEnd w:id="121"/>
      <w:r w:rsidR="00750F33">
        <w:rPr>
          <w:rStyle w:val="CommentReference"/>
        </w:rPr>
        <w:commentReference w:id="121"/>
      </w:r>
      <w:commentRangeStart w:id="122"/>
      <w:r w:rsidR="00114061">
        <w:t>This pattern</w:t>
      </w:r>
      <w:r w:rsidR="00114061" w:rsidRPr="00207D2A">
        <w:t xml:space="preserve"> </w:t>
      </w:r>
      <w:commentRangeStart w:id="123"/>
      <w:r w:rsidR="00C93F1A" w:rsidRPr="00207D2A">
        <w:t xml:space="preserve">may </w:t>
      </w:r>
      <w:commentRangeEnd w:id="122"/>
      <w:r w:rsidR="00D07A18">
        <w:rPr>
          <w:rStyle w:val="CommentReference"/>
        </w:rPr>
        <w:commentReference w:id="122"/>
      </w:r>
      <w:r w:rsidR="00750F33">
        <w:t xml:space="preserve">indicate </w:t>
      </w:r>
      <w:r w:rsidRPr="00207D2A">
        <w:t xml:space="preserve">that </w:t>
      </w:r>
      <w:commentRangeEnd w:id="123"/>
      <w:r w:rsidR="00750F33">
        <w:rPr>
          <w:rStyle w:val="CommentReference"/>
        </w:rPr>
        <w:commentReference w:id="123"/>
      </w:r>
      <w:r w:rsidRPr="00207D2A">
        <w:t>the growth in larger males</w:t>
      </w:r>
      <w:r w:rsidR="00114061">
        <w:t>, rather than indeterminate skeletal growth,</w:t>
      </w:r>
      <w:r w:rsidRPr="00207D2A">
        <w:t xml:space="preserve"> </w:t>
      </w:r>
      <w:r w:rsidR="00C93F1A" w:rsidRPr="00207D2A">
        <w:t>is</w:t>
      </w:r>
      <w:r w:rsidRPr="00207D2A">
        <w:t xml:space="preserve"> primarily driven by the growth of soft tissues encasing the sperm whales’ spermaceti organ, which in older males visibly protrudes beyond the lower jaw when seen from the side</w:t>
      </w:r>
      <w:r w:rsidRPr="00207D2A">
        <w:fldChar w:fldCharType="begin"/>
      </w:r>
      <w:r w:rsidR="00DC1D0D">
        <w:instrText xml:space="preserve"> ADDIN ZOTERO_ITEM CSL_CITATION {"citationID":"a1vioe79a2g","properties":{"formattedCitation":"\\super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w:t>
      </w:r>
    </w:p>
    <w:p w14:paraId="1C65E7C0" w14:textId="33183AD5" w:rsidR="00B80788" w:rsidRDefault="00B80788" w:rsidP="00B80788">
      <w:pPr>
        <w:spacing w:line="360" w:lineRule="auto"/>
      </w:pPr>
      <w:r w:rsidRPr="00207D2A">
        <w:t>Sustained growth of secondary sexual traits well beyond sexual maturity has also been observed in other mammal species</w:t>
      </w:r>
      <w:r w:rsidR="00C93F1A" w:rsidRPr="00207D2A">
        <w:t xml:space="preserve"> with high degrees of sexual dimorphism</w:t>
      </w:r>
      <w:r w:rsidRPr="00207D2A">
        <w:t>, including giraffes and elephants</w:t>
      </w:r>
      <w:r w:rsidRPr="00207D2A">
        <w:fldChar w:fldCharType="begin"/>
      </w:r>
      <w:r w:rsidR="00164AF4">
        <w:instrText xml:space="preserve"> ADDIN ZOTERO_ITEM CSL_CITATION {"citationID":"aaef8kup0f","properties":{"formattedCitation":"\\super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t>
      </w:r>
      <w:r w:rsidR="005A5585">
        <w:t>T</w:t>
      </w:r>
      <w:r w:rsidRPr="00207D2A">
        <w:t>here is direct evidence that male giraffes with longer necks and larger-bodied elephants have higher reproductive success</w:t>
      </w:r>
      <w:r w:rsidRPr="00207D2A">
        <w:fldChar w:fldCharType="begin"/>
      </w:r>
      <w:r w:rsidR="00164AF4">
        <w:instrText xml:space="preserve"> ADDIN ZOTERO_ITEM CSL_CITATION {"citationID":"6w1ohVkk","properties":{"formattedCitation":"\\super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w:t>
      </w:r>
      <w:r w:rsidR="00750F33">
        <w:t>suggest</w:t>
      </w:r>
      <w:r w:rsidR="00750F33" w:rsidRPr="00207D2A">
        <w:t xml:space="preserve"> </w:t>
      </w:r>
      <w:r w:rsidRPr="00207D2A">
        <w:t>that strong sexual selective pressures are acting on this trait as it continues to grow despite the potentially high energetic cost of building lipid-rich tissue</w:t>
      </w:r>
      <w:commentRangeStart w:id="124"/>
      <w:r w:rsidRPr="00207D2A">
        <w:fldChar w:fldCharType="begin"/>
      </w:r>
      <w:r w:rsidR="00DC1D0D">
        <w:instrText xml:space="preserve"> ADDIN ZOTERO_ITEM CSL_CITATION {"citationID":"a1n3kkmnlm5","properties":{"formattedCitation":"\\super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w:t>
      </w:r>
      <w:commentRangeEnd w:id="124"/>
      <w:r w:rsidRPr="00207D2A">
        <w:rPr>
          <w:rStyle w:val="CommentReference"/>
        </w:rPr>
        <w:commentReference w:id="124"/>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221132E6" w14:textId="0379F27C" w:rsidR="004B023A" w:rsidRDefault="00B80788" w:rsidP="00B80788">
      <w:pPr>
        <w:spacing w:line="360" w:lineRule="auto"/>
      </w:pPr>
      <w:commentRangeStart w:id="125"/>
      <w:r w:rsidRPr="00207D2A">
        <w:t xml:space="preserve">Our inspection of PD </w:t>
      </w:r>
      <w:commentRangeEnd w:id="125"/>
      <w:r w:rsidR="00D07A18">
        <w:rPr>
          <w:rStyle w:val="CommentReference"/>
        </w:rPr>
        <w:commentReference w:id="125"/>
      </w:r>
      <w:r w:rsidRPr="00207D2A">
        <w:t>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which suggests these are most likely mature females</w:t>
      </w:r>
      <w:commentRangeStart w:id="126"/>
      <w:r w:rsidRPr="00207D2A">
        <w:fldChar w:fldCharType="begin"/>
      </w:r>
      <w:r w:rsidR="00A40687">
        <w:instrText xml:space="preserve"> ADDIN ZOTERO_ITEM CSL_CITATION {"citationID":"a13jru1qbql","properties":{"formattedCitation":"\\super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w:t>
      </w:r>
      <w:r w:rsidR="004B023A">
        <w:t>One</w:t>
      </w:r>
      <w:r w:rsidR="000F0B15">
        <w:t xml:space="preserve"> individual</w:t>
      </w:r>
      <w:r w:rsidR="004B023A">
        <w:t xml:space="preserve"> </w:t>
      </w:r>
      <w:r w:rsidR="00EF514B">
        <w:t>receiving PD within this size range had relatively low probability of being female,</w:t>
      </w:r>
      <w:r w:rsidR="00EF514B">
        <w:rPr>
          <w:i/>
          <w:iCs/>
        </w:rPr>
        <w:t xml:space="preserve"> </w:t>
      </w:r>
      <w:r w:rsidR="00EF514B">
        <w:t>but this estimate was associated with very low certainty (</w:t>
      </w:r>
      <w:r w:rsidR="00EF514B">
        <w:rPr>
          <w:i/>
          <w:iCs/>
        </w:rPr>
        <w:t xml:space="preserve">P(f) </w:t>
      </w:r>
      <w:r w:rsidR="00EF514B">
        <w:t xml:space="preserve">= 0.36, 95% CI width = 1), </w:t>
      </w:r>
      <w:r w:rsidR="00750F33">
        <w:t>so</w:t>
      </w:r>
      <w:r w:rsidR="00EF514B">
        <w:t xml:space="preserve"> its sex and developmental stage </w:t>
      </w:r>
      <w:commentRangeStart w:id="127"/>
      <w:commentRangeEnd w:id="127"/>
      <w:r w:rsidR="00750F33">
        <w:rPr>
          <w:rStyle w:val="CommentReference"/>
        </w:rPr>
        <w:commentReference w:id="127"/>
      </w:r>
      <w:r w:rsidR="009D50AB">
        <w:t>are</w:t>
      </w:r>
      <w:r w:rsidR="00750F33">
        <w:t xml:space="preserve"> unknown</w:t>
      </w:r>
      <w:r w:rsidR="00EF514B">
        <w:t>.</w:t>
      </w:r>
      <w:commentRangeEnd w:id="126"/>
      <w:r w:rsidR="00EF514B">
        <w:rPr>
          <w:rStyle w:val="CommentReference"/>
        </w:rPr>
        <w:commentReference w:id="126"/>
      </w:r>
      <w:r w:rsidR="00EF514B">
        <w:rPr>
          <w:i/>
          <w:iCs/>
        </w:rPr>
        <w:t xml:space="preserve"> </w:t>
      </w:r>
      <w:r w:rsidRPr="00207D2A">
        <w:t xml:space="preserve">The remaining individuals observed receiving PDs, for which </w:t>
      </w:r>
      <w:r w:rsidRPr="00207D2A">
        <w:rPr>
          <w:i/>
          <w:iCs/>
        </w:rPr>
        <w:t xml:space="preserve">P(f) </w:t>
      </w:r>
      <w:r w:rsidRPr="00207D2A">
        <w:t xml:space="preserve">could not be estimated (n = 5), also fell within </w:t>
      </w:r>
      <w:r w:rsidR="009D50AB">
        <w:t>the ‘mature female’</w:t>
      </w:r>
      <w:r w:rsidR="009D50AB" w:rsidRPr="00207D2A">
        <w:t xml:space="preserve"> </w:t>
      </w:r>
      <w:r w:rsidRPr="00207D2A">
        <w:t>size range (</w:t>
      </w:r>
      <w:r w:rsidRPr="00207D2A">
        <w:rPr>
          <w:b/>
          <w:bCs/>
        </w:rPr>
        <w:t>Figure 6</w:t>
      </w:r>
      <w:r w:rsidRPr="00207D2A">
        <w:t xml:space="preserve">). </w:t>
      </w:r>
      <w:commentRangeStart w:id="128"/>
      <w:commentRangeStart w:id="129"/>
      <w:r w:rsidR="00E420B9" w:rsidRPr="00207D2A">
        <w:t xml:space="preserve">Two </w:t>
      </w:r>
      <w:commentRangeEnd w:id="128"/>
      <w:r w:rsidR="00E420B9">
        <w:rPr>
          <w:rStyle w:val="CommentReference"/>
        </w:rPr>
        <w:commentReference w:id="128"/>
      </w:r>
      <w:commentRangeEnd w:id="129"/>
      <w:r w:rsidR="00E420B9">
        <w:rPr>
          <w:rStyle w:val="CommentReference"/>
        </w:rPr>
        <w:commentReference w:id="129"/>
      </w:r>
      <w:r w:rsidR="00E420B9" w:rsidRPr="00207D2A">
        <w:t xml:space="preserve">of the individuals observed receiving </w:t>
      </w:r>
      <w:r w:rsidR="00E420B9">
        <w:t>PDs</w:t>
      </w:r>
      <w:r w:rsidR="00E420B9" w:rsidRPr="00207D2A">
        <w:t xml:space="preserve"> fell in the </w:t>
      </w:r>
      <w:commentRangeStart w:id="130"/>
      <w:commentRangeStart w:id="131"/>
      <w:r w:rsidR="00E420B9" w:rsidRPr="00207D2A">
        <w:t xml:space="preserve">‘adult female’ </w:t>
      </w:r>
      <w:commentRangeEnd w:id="130"/>
      <w:r w:rsidR="00943EA6">
        <w:rPr>
          <w:rStyle w:val="CommentReference"/>
        </w:rPr>
        <w:commentReference w:id="130"/>
      </w:r>
      <w:commentRangeEnd w:id="131"/>
      <w:r w:rsidR="00943EA6">
        <w:rPr>
          <w:rStyle w:val="CommentReference"/>
        </w:rPr>
        <w:commentReference w:id="131"/>
      </w:r>
      <w:r w:rsidR="00E420B9" w:rsidRPr="00207D2A">
        <w:t xml:space="preserve">size range (8.5 – 10 m – </w:t>
      </w:r>
      <w:r w:rsidR="00E420B9" w:rsidRPr="00207D2A">
        <w:rPr>
          <w:b/>
          <w:bCs/>
        </w:rPr>
        <w:t>Table 1</w:t>
      </w:r>
      <w:r w:rsidR="00E420B9" w:rsidRPr="00207D2A">
        <w:t>)</w:t>
      </w:r>
      <w:r w:rsidR="00E420B9">
        <w:t xml:space="preserve"> </w:t>
      </w:r>
      <w:r w:rsidR="00750F33">
        <w:t xml:space="preserve">and </w:t>
      </w:r>
      <w:r w:rsidR="00E420B9">
        <w:t xml:space="preserve">had high </w:t>
      </w:r>
      <w:r w:rsidR="00E420B9">
        <w:rPr>
          <w:i/>
          <w:iCs/>
        </w:rPr>
        <w:t xml:space="preserve">P(f) </w:t>
      </w:r>
      <w:r w:rsidR="00E420B9">
        <w:t xml:space="preserve">estimates (&gt;0.6), albeit </w:t>
      </w:r>
      <w:r w:rsidR="00750F33">
        <w:t xml:space="preserve">with </w:t>
      </w:r>
      <w:r w:rsidR="00E420B9">
        <w:t xml:space="preserve">a low associated certainty (95% CI width &gt; 0.80). While young females of this size range are </w:t>
      </w:r>
      <w:r w:rsidR="00E420B9" w:rsidRPr="00207D2A">
        <w:t>capable of conceiving</w:t>
      </w:r>
      <w:r w:rsidR="00E420B9" w:rsidRPr="00207D2A">
        <w:fldChar w:fldCharType="begin"/>
      </w:r>
      <w:r w:rsidR="00DC1D0D">
        <w:instrText xml:space="preserve"> ADDIN ZOTERO_ITEM CSL_CITATION {"citationID":"a2o1cl8n0s1","properties":{"formattedCitation":"\\super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E420B9" w:rsidRPr="00207D2A">
        <w:fldChar w:fldCharType="separate"/>
      </w:r>
      <w:r w:rsidR="00DC1D0D" w:rsidRPr="00DC1D0D">
        <w:rPr>
          <w:kern w:val="0"/>
          <w:szCs w:val="24"/>
          <w:vertAlign w:val="superscript"/>
          <w:lang w:val="en-US"/>
        </w:rPr>
        <w:t>20</w:t>
      </w:r>
      <w:r w:rsidR="00E420B9" w:rsidRPr="00207D2A">
        <w:fldChar w:fldCharType="end"/>
      </w:r>
      <w:r w:rsidR="00E420B9">
        <w:t>, receiving PDs is not exclusive to parous females</w:t>
      </w:r>
      <w:commentRangeStart w:id="132"/>
      <w:r w:rsidR="00E420B9" w:rsidRPr="00207D2A">
        <w:fldChar w:fldCharType="begin"/>
      </w:r>
      <w:r w:rsidR="00164AF4">
        <w:instrText xml:space="preserve"> ADDIN ZOTERO_ITEM CSL_CITATION {"citationID":"a28ualmql24","properties":{"formattedCitation":"\\super 57\\nosupersub{}","plainCitation":"57","noteIndex":0},"citationItems":[{"id":1316,"uris":["http://zotero.org/users/5395629/items/RUXFHIFG"],"itemData":{"id":1316,"type":"article-journal","container-title":"Behavioral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00E420B9" w:rsidRPr="00207D2A">
        <w:fldChar w:fldCharType="separate"/>
      </w:r>
      <w:r w:rsidR="00164AF4" w:rsidRPr="00164AF4">
        <w:rPr>
          <w:kern w:val="0"/>
          <w:szCs w:val="24"/>
          <w:vertAlign w:val="superscript"/>
          <w:lang w:val="en-US"/>
        </w:rPr>
        <w:t>57</w:t>
      </w:r>
      <w:r w:rsidR="00E420B9" w:rsidRPr="00207D2A">
        <w:fldChar w:fldCharType="end"/>
      </w:r>
      <w:commentRangeEnd w:id="132"/>
      <w:r w:rsidR="00943EA6">
        <w:rPr>
          <w:rStyle w:val="CommentReference"/>
        </w:rPr>
        <w:commentReference w:id="132"/>
      </w:r>
      <w:r w:rsidR="00E420B9" w:rsidRPr="00207D2A">
        <w:t>.</w:t>
      </w:r>
      <w:r w:rsidR="00E420B9">
        <w:t xml:space="preserve"> </w:t>
      </w:r>
      <w:r w:rsidR="00B65403">
        <w:t>Although</w:t>
      </w:r>
      <w:r w:rsidR="00E420B9">
        <w:t xml:space="preserve"> our approach did not have the resolution to confidently </w:t>
      </w:r>
      <w:r w:rsidR="0042191B">
        <w:t>assign</w:t>
      </w:r>
      <w:r w:rsidR="00E420B9">
        <w:t xml:space="preserve"> all individuals receiving PDs as females, </w:t>
      </w:r>
      <w:r w:rsidR="0042191B">
        <w:t xml:space="preserve">our results generally agree with </w:t>
      </w:r>
      <w:r w:rsidRPr="00207D2A">
        <w:t xml:space="preserve">previous work </w:t>
      </w:r>
      <w:r w:rsidR="0042191B">
        <w:t xml:space="preserve">showing that </w:t>
      </w:r>
      <w:r w:rsidRPr="00207D2A">
        <w:t>only females receive peduncle dives</w:t>
      </w:r>
      <w:r w:rsidRPr="00207D2A">
        <w:fldChar w:fldCharType="begin"/>
      </w:r>
      <w:r w:rsidR="00164AF4">
        <w:instrText xml:space="preserve"> ADDIN ZOTERO_ITEM CSL_CITATION {"citationID":"a20ukgc4kk6","properties":{"formattedCitation":"\\super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p>
    <w:p w14:paraId="02F747BF" w14:textId="5B829A42" w:rsidR="00B80788" w:rsidRPr="00207D2A" w:rsidRDefault="00B80788" w:rsidP="00B80788">
      <w:pPr>
        <w:spacing w:line="360" w:lineRule="auto"/>
      </w:pPr>
      <w:r w:rsidRPr="00207D2A">
        <w:t>We also found all individuals performing peduncle dives were under 7.6 m (</w:t>
      </w:r>
      <w:r w:rsidRPr="00207D2A">
        <w:rPr>
          <w:b/>
          <w:bCs/>
        </w:rPr>
        <w:t>Figure 6</w:t>
      </w:r>
      <w:r w:rsidRPr="00207D2A">
        <w:t xml:space="preserve">), corresponding to the size range of </w:t>
      </w:r>
      <w:commentRangeStart w:id="133"/>
      <w:r w:rsidRPr="00207D2A">
        <w:t xml:space="preserve">juveniles (n = 2) </w:t>
      </w:r>
      <w:commentRangeEnd w:id="133"/>
      <w:r w:rsidR="00BB2C97">
        <w:rPr>
          <w:rStyle w:val="CommentReference"/>
        </w:rPr>
        <w:commentReference w:id="133"/>
      </w:r>
      <w:r w:rsidRPr="00207D2A">
        <w:t xml:space="preserve">and calves (n = 1), which </w:t>
      </w:r>
      <w:r w:rsidR="009B09D1" w:rsidRPr="00207D2A">
        <w:t>is also</w:t>
      </w:r>
      <w:r w:rsidRPr="00207D2A">
        <w:t xml:space="preserve"> congruent with previous work</w:t>
      </w:r>
      <w:r w:rsidRPr="00207D2A">
        <w:fldChar w:fldCharType="begin"/>
      </w:r>
      <w:r w:rsidR="00164AF4">
        <w:instrText xml:space="preserve"> ADDIN ZOTERO_ITEM CSL_CITATION {"citationID":"6dIcuvdx","properties":{"formattedCitation":"\\super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r w:rsidR="005B2324">
        <w:t>O</w:t>
      </w:r>
      <w:r w:rsidRPr="00207D2A">
        <w:t xml:space="preserve">ur methods for detecting participation of PD </w:t>
      </w:r>
      <w:r w:rsidR="009B09D1" w:rsidRPr="00207D2A">
        <w:t>were</w:t>
      </w:r>
      <w:r w:rsidRPr="00207D2A">
        <w:t xml:space="preserve"> not exhaustive, as we only inspected a subset of available footage, and thus </w:t>
      </w:r>
      <w:r w:rsidR="005B2324">
        <w:t>cann</w:t>
      </w:r>
      <w:r w:rsidR="00943EA6">
        <w:t>o</w:t>
      </w:r>
      <w:r w:rsidR="005B2324">
        <w:t>t</w:t>
      </w:r>
      <w:r w:rsidR="005B2324" w:rsidRPr="00207D2A">
        <w:t xml:space="preserve"> </w:t>
      </w:r>
      <w:r w:rsidRPr="00207D2A">
        <w:t xml:space="preserve">rule out the participation of any of the remaining individuals in this behaviour. Still, our findings generally aligned with the expectation that this behaviour is limited to </w:t>
      </w:r>
      <w:r w:rsidRPr="00207D2A">
        <w:lastRenderedPageBreak/>
        <w:t xml:space="preserve">calves/juveniles performing the dives, and females receiving them, even if </w:t>
      </w:r>
      <w:r w:rsidR="009D50AB">
        <w:t>a</w:t>
      </w:r>
      <w:r w:rsidR="009D50AB" w:rsidRPr="00207D2A">
        <w:t xml:space="preserve"> </w:t>
      </w:r>
      <w:r w:rsidRPr="00207D2A">
        <w:t>direct association with suckling remains unclear</w:t>
      </w:r>
      <w:r w:rsidRPr="00207D2A">
        <w:fldChar w:fldCharType="begin"/>
      </w:r>
      <w:r w:rsidR="00164AF4">
        <w:instrText xml:space="preserve"> ADDIN ZOTERO_ITEM CSL_CITATION {"citationID":"a144n00ipkf","properties":{"formattedCitation":"\\super 37,57\\nosupersub{}","plainCitation":"37,57","noteIndex":0},"citationItems":[{"id":1316,"uris":["http://zotero.org/users/5395629/items/RUXFHIFG"],"itemData":{"id":1316,"type":"article-journal","container-title":"Behavioral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37,57</w:t>
      </w:r>
      <w:r w:rsidRPr="00207D2A">
        <w:fldChar w:fldCharType="end"/>
      </w:r>
      <w:r w:rsidRPr="00207D2A">
        <w:t>.</w:t>
      </w:r>
    </w:p>
    <w:p w14:paraId="726E16FA" w14:textId="1F6961DC" w:rsidR="00B80788" w:rsidRPr="00207D2A" w:rsidRDefault="00B80788" w:rsidP="00B80788">
      <w:pPr>
        <w:pStyle w:val="Heading3"/>
        <w:rPr>
          <w:rFonts w:cs="Times New Roman"/>
        </w:rPr>
      </w:pPr>
      <w:bookmarkStart w:id="134" w:name="_Hlk209789716"/>
      <w:commentRangeStart w:id="135"/>
      <w:r w:rsidRPr="00207D2A">
        <w:rPr>
          <w:rFonts w:cs="Times New Roman"/>
        </w:rPr>
        <w:t xml:space="preserve">4.4 | </w:t>
      </w:r>
      <w:r w:rsidR="004B023A">
        <w:rPr>
          <w:rFonts w:cs="Times New Roman"/>
        </w:rPr>
        <w:t>Applications</w:t>
      </w:r>
      <w:commentRangeEnd w:id="135"/>
      <w:r w:rsidR="00943EA6">
        <w:rPr>
          <w:rStyle w:val="CommentReference"/>
          <w:rFonts w:eastAsiaTheme="minorHAnsi" w:cs="Times New Roman"/>
          <w:b w:val="0"/>
          <w:bCs w:val="0"/>
        </w:rPr>
        <w:commentReference w:id="135"/>
      </w:r>
    </w:p>
    <w:p w14:paraId="7536D841" w14:textId="1EC7A6F2"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nvestigating the interactions and spatial arrangement between immature individuals and their mothers or caregivers can provide insights into the behavioural development of immature individuals and corresponding changes in maternal care</w:t>
      </w:r>
      <w:r w:rsidRPr="00207D2A">
        <w:fldChar w:fldCharType="begin"/>
      </w:r>
      <w:r w:rsidR="00164AF4">
        <w:instrText xml:space="preserve"> ADDIN ZOTERO_ITEM CSL_CITATION {"citationID":"a56i8euhah","properties":{"formattedCitation":"\\super 58\\uc0\\u8211{}60\\nosupersub{}","plainCitation":"58–60","noteIndex":0},"citationItems":[{"id":155,"uris":["http://zotero.org/users/5395629/items/WAWRPT3K"],"itemData":{"id":155,"type":"article-journal","abstract":"To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00164AF4" w:rsidRPr="00164AF4">
        <w:rPr>
          <w:kern w:val="0"/>
          <w:szCs w:val="24"/>
          <w:vertAlign w:val="superscript"/>
          <w:lang w:val="en-US"/>
        </w:rPr>
        <w:t>58–60</w:t>
      </w:r>
      <w:r w:rsidRPr="00207D2A">
        <w:fldChar w:fldCharType="end"/>
      </w:r>
      <w:r w:rsidRPr="00207D2A">
        <w:t>.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w:t>
      </w:r>
      <w:r w:rsidRPr="00207D2A">
        <w:fldChar w:fldCharType="begin"/>
      </w:r>
      <w:r w:rsidR="00164AF4">
        <w:instrText xml:space="preserve"> ADDIN ZOTERO_ITEM CSL_CITATION {"citationID":"a2ll45et69n","properties":{"formattedCitation":"\\super 58,60\\uc0\\u8211{}62\\nosupersub{}","plainCitation":"58,60–62","noteIndex":0},"citationItems":[{"id":155,"uris":["http://zotero.org/users/5395629/items/WAWRPT3K"],"itemData":{"id":155,"type":"article-journal","abstract":"To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164AF4" w:rsidRPr="00164AF4">
        <w:rPr>
          <w:kern w:val="0"/>
          <w:szCs w:val="24"/>
          <w:vertAlign w:val="superscript"/>
          <w:lang w:val="en-US"/>
        </w:rPr>
        <w:t>58,60–62</w:t>
      </w:r>
      <w:r w:rsidRPr="00207D2A">
        <w:fldChar w:fldCharType="end"/>
      </w:r>
      <w:r w:rsidRPr="005466B0">
        <w:t xml:space="preserve">. </w:t>
      </w:r>
      <w:r w:rsidRPr="00207D2A">
        <w:t xml:space="preserve">Using </w:t>
      </w:r>
      <w:r w:rsidR="00D0654D">
        <w:t>UAV</w:t>
      </w:r>
      <w:r w:rsidRPr="00207D2A">
        <w:t xml:space="preserve">-derived </w:t>
      </w:r>
      <w:r w:rsidRPr="00207D2A">
        <w:rPr>
          <w:i/>
          <w:iCs/>
        </w:rPr>
        <w:t xml:space="preserve">TL </w:t>
      </w:r>
      <w:r w:rsidRPr="00207D2A">
        <w:t>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w:t>
      </w:r>
      <w:r w:rsidRPr="00207D2A">
        <w:fldChar w:fldCharType="begin"/>
      </w:r>
      <w:r w:rsidR="00164AF4">
        <w:instrText xml:space="preserve"> ADDIN ZOTERO_ITEM CSL_CITATION {"citationID":"a1jpn5ngd6f","properties":{"formattedCitation":"\\super 63,64\\nosupersub{}","plainCitation":"63,64","noteIndex":0},"citationItems":[{"id":1325,"uris":["http://zotero.org/users/5395629/items/BNDZ6HWN"],"itemData":{"id":1325,"type":"article-journal","abstract":"It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00164AF4" w:rsidRPr="00164AF4">
        <w:rPr>
          <w:kern w:val="0"/>
          <w:szCs w:val="24"/>
          <w:vertAlign w:val="superscript"/>
          <w:lang w:val="en-US"/>
        </w:rPr>
        <w:t>63,64</w:t>
      </w:r>
      <w:r w:rsidRPr="00207D2A">
        <w:fldChar w:fldCharType="end"/>
      </w:r>
      <w:r w:rsidRPr="00207D2A">
        <w:t>. Being able to infer the developmental stage</w:t>
      </w:r>
      <w:r w:rsidR="00943EA6">
        <w:t xml:space="preserve"> and sex</w:t>
      </w:r>
      <w:r w:rsidRPr="00207D2A">
        <w:t xml:space="preserve"> of individuals from </w:t>
      </w:r>
      <w:r w:rsidR="00D0654D">
        <w:t>UAV</w:t>
      </w:r>
      <w:r w:rsidRPr="00207D2A">
        <w:t xml:space="preserve">-derived footage would allow us to better understand the extent to which care behaviours are driven by calves or juveniles seeking care versus </w:t>
      </w:r>
      <w:commentRangeStart w:id="136"/>
      <w:r w:rsidRPr="00207D2A">
        <w:t xml:space="preserve">adults </w:t>
      </w:r>
      <w:commentRangeEnd w:id="136"/>
      <w:r w:rsidR="00943EA6">
        <w:rPr>
          <w:rStyle w:val="CommentReference"/>
        </w:rPr>
        <w:commentReference w:id="136"/>
      </w:r>
      <w:r w:rsidRPr="00207D2A">
        <w:t>providing care, and how these change over</w:t>
      </w:r>
      <w:r w:rsidR="005466B0">
        <w:t xml:space="preserve"> </w:t>
      </w:r>
      <w:r w:rsidRPr="00207D2A">
        <w:t xml:space="preserve">time. </w:t>
      </w:r>
      <w:r w:rsidR="00943EA6">
        <w:t xml:space="preserve">It would also reveal the degree to which each sex may contribute to different aspects of </w:t>
      </w:r>
      <w:r w:rsidR="009D50AB">
        <w:t xml:space="preserve">calf </w:t>
      </w:r>
      <w:r w:rsidR="00943EA6">
        <w:t>care.</w:t>
      </w:r>
    </w:p>
    <w:p w14:paraId="541325DB" w14:textId="2D82765E"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w:t>
      </w:r>
      <w:r w:rsidRPr="00207D2A">
        <w:fldChar w:fldCharType="begin"/>
      </w:r>
      <w:r w:rsidR="00DC1D0D">
        <w:instrText xml:space="preserve"> ADDIN ZOTERO_ITEM CSL_CITATION {"citationID":"a2qai6ds0df","properties":{"formattedCitation":"\\super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commentRangeStart w:id="137"/>
      <w:r w:rsidRPr="00207D2A">
        <w:rPr>
          <w:i/>
          <w:iCs/>
        </w:rPr>
        <w:t>TL</w:t>
      </w:r>
      <w:r w:rsidR="00943EA6">
        <w:rPr>
          <w:i/>
          <w:iCs/>
        </w:rPr>
        <w:t>,</w:t>
      </w:r>
      <w:r w:rsidRPr="00207D2A">
        <w:t xml:space="preserve"> </w:t>
      </w:r>
      <w:r w:rsidRPr="00207D2A">
        <w:rPr>
          <w:i/>
          <w:iCs/>
        </w:rPr>
        <w:t>NR</w:t>
      </w:r>
      <w:r w:rsidRPr="00207D2A">
        <w:rPr>
          <w:i/>
          <w:iCs/>
          <w:vertAlign w:val="subscript"/>
        </w:rPr>
        <w:t>flipper</w:t>
      </w:r>
      <w:r w:rsidR="00943EA6">
        <w:t xml:space="preserve">, </w:t>
      </w:r>
      <w:r w:rsidR="00400B43">
        <w:t xml:space="preserve">and raw nose measurements </w:t>
      </w:r>
      <w:commentRangeEnd w:id="137"/>
      <w:r w:rsidR="00400B43">
        <w:rPr>
          <w:rStyle w:val="CommentReference"/>
        </w:rPr>
        <w:commentReference w:id="137"/>
      </w:r>
      <w:r w:rsidRPr="00207D2A">
        <w:t>correlate with the frequency with which females approach or interact with males and vice versa. While this would not directly measure reproductive success, patterns of female-male interactions could clarify the drivers of female choice</w:t>
      </w:r>
      <w:r w:rsidRPr="00207D2A">
        <w:fldChar w:fldCharType="begin"/>
      </w:r>
      <w:r w:rsidR="00DC1D0D">
        <w:instrText xml:space="preserve"> ADDIN ZOTERO_ITEM CSL_CITATION {"citationID":"a1pck73ei98","properties":{"formattedCitation":"\\super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w:t>
      </w:r>
    </w:p>
    <w:p w14:paraId="7DA0204A" w14:textId="6E61C923" w:rsidR="00B80788" w:rsidRPr="00207D2A" w:rsidRDefault="00B80788" w:rsidP="00B80788">
      <w:pPr>
        <w:spacing w:line="360" w:lineRule="auto"/>
      </w:pPr>
      <w:r w:rsidRPr="00207D2A">
        <w:t xml:space="preserve">Length-based inferences of developmental stage </w:t>
      </w:r>
      <w:r w:rsidR="00400B43">
        <w:t xml:space="preserve">and sex </w:t>
      </w:r>
      <w:r w:rsidRPr="00207D2A">
        <w:t xml:space="preserve">obtained through UAV photogrammetry can also provide a relatively inexpensive and quick method </w:t>
      </w:r>
      <w:commentRangeStart w:id="138"/>
      <w:r w:rsidR="00A162A5" w:rsidRPr="00207D2A">
        <w:t xml:space="preserve">for </w:t>
      </w:r>
      <w:r w:rsidRPr="00207D2A">
        <w:t>quantifying the age structure of a population, and inferring its reproductive potential</w:t>
      </w:r>
      <w:r w:rsidRPr="00207D2A">
        <w:fldChar w:fldCharType="begin"/>
      </w:r>
      <w:r w:rsidR="00A40687">
        <w:instrText xml:space="preserve"> ADDIN ZOTERO_ITEM CSL_CITATION {"citationID":"agv6mkun41","properties":{"formattedCitation":"\\super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commentRangeEnd w:id="138"/>
      <w:r w:rsidR="00400B43">
        <w:rPr>
          <w:rStyle w:val="CommentReference"/>
        </w:rPr>
        <w:commentReference w:id="138"/>
      </w:r>
      <w:r w:rsidRPr="00207D2A">
        <w:t xml:space="preserve">. Usually, estimating the age distribution </w:t>
      </w:r>
      <w:r w:rsidR="00A162A5" w:rsidRPr="00207D2A">
        <w:t>of</w:t>
      </w:r>
      <w:r w:rsidRPr="00207D2A">
        <w:t xml:space="preserve"> a population requires</w:t>
      </w:r>
      <w:commentRangeStart w:id="139"/>
      <w:r w:rsidR="000B7221">
        <w:t xml:space="preserve"> large-scale sampling (e.g., hunting or commercial harvesting), </w:t>
      </w:r>
      <w:r w:rsidRPr="00207D2A">
        <w:t xml:space="preserve">mark-recapture methods </w:t>
      </w:r>
      <w:r w:rsidR="00711750">
        <w:t>or</w:t>
      </w:r>
      <w:r w:rsidR="00711750" w:rsidRPr="00207D2A">
        <w:t xml:space="preserve"> </w:t>
      </w:r>
      <w:r w:rsidRPr="00207D2A">
        <w:t>long-term monitoring</w:t>
      </w:r>
      <w:commentRangeEnd w:id="139"/>
      <w:r w:rsidR="00DA2810">
        <w:rPr>
          <w:rStyle w:val="CommentReference"/>
        </w:rPr>
        <w:commentReference w:id="139"/>
      </w:r>
      <w:r w:rsidRPr="00207D2A">
        <w:t>. But, photogrammetric estimates of size distribution, informed by ground-truthing data, can provide useful estimates</w:t>
      </w:r>
      <w:r w:rsidRPr="00207D2A">
        <w:fldChar w:fldCharType="begin"/>
      </w:r>
      <w:r w:rsidR="00A40687">
        <w:instrText xml:space="preserve"> ADDIN ZOTERO_ITEM CSL_CITATION {"citationID":"atnmqg5s5f","properties":{"formattedCitation":"\\super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r w:rsidRPr="00207D2A">
        <w:t xml:space="preserve">. This is a particularly useful means of monitoring the reproductive potential </w:t>
      </w:r>
      <w:r w:rsidRPr="00207D2A">
        <w:lastRenderedPageBreak/>
        <w:t>of a population over time, for instance</w:t>
      </w:r>
      <w:r w:rsidR="00400B43">
        <w:t xml:space="preserve"> </w:t>
      </w:r>
      <w:commentRangeStart w:id="140"/>
      <w:r w:rsidR="00400B43">
        <w:t>by comparing reproductive parameters obtained near the end of whaling by traditional methods with present day parameters</w:t>
      </w:r>
      <w:commentRangeEnd w:id="140"/>
      <w:r w:rsidR="00400B43">
        <w:rPr>
          <w:rStyle w:val="CommentReference"/>
        </w:rPr>
        <w:commentReference w:id="140"/>
      </w:r>
      <w:r w:rsidRPr="00207D2A">
        <w:t xml:space="preserve">,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in the face of compounding anthropogenic threats</w:t>
      </w:r>
      <w:r w:rsidR="00A162A5" w:rsidRPr="00207D2A">
        <w:fldChar w:fldCharType="begin"/>
      </w:r>
      <w:r w:rsidR="00164AF4">
        <w:instrText xml:space="preserve"> ADDIN ZOTERO_ITEM CSL_CITATION {"citationID":"a2of0jtejec","properties":{"formattedCitation":"\\super 65\\nosupersub{}","plainCitation":"65","noteIndex":0},"citationItems":[{"id":79,"uris":["http://zotero.org/users/5395629/items/RKIDFR3L"],"itemData":{"id":79,"type":"article-journal","abstract":"Culture—socially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164AF4" w:rsidRPr="00164AF4">
        <w:rPr>
          <w:kern w:val="0"/>
          <w:szCs w:val="24"/>
          <w:vertAlign w:val="superscript"/>
          <w:lang w:val="en-US"/>
        </w:rPr>
        <w:t>65</w:t>
      </w:r>
      <w:r w:rsidR="00A162A5" w:rsidRPr="00207D2A">
        <w:fldChar w:fldCharType="end"/>
      </w:r>
      <w:r w:rsidRPr="00207D2A">
        <w:t xml:space="preserve">. Still, some care should be taken to make sure that individuals measured are a representative and unbiased sample of the population. </w:t>
      </w:r>
    </w:p>
    <w:p w14:paraId="0303C001" w14:textId="0EAD1269" w:rsidR="00B80788" w:rsidRPr="001335E8" w:rsidRDefault="00B80788" w:rsidP="00B80788">
      <w:pPr>
        <w:spacing w:line="360" w:lineRule="auto"/>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00441A85">
        <w:t xml:space="preserve">(e.g. </w:t>
      </w:r>
      <w:r w:rsidRPr="00207D2A">
        <w:fldChar w:fldCharType="begin"/>
      </w:r>
      <w:r w:rsidR="00164AF4">
        <w:instrText xml:space="preserve"> ADDIN ZOTERO_ITEM CSL_CITATION {"citationID":"anh8ssl720","properties":{"formattedCitation":"\\super 66\\uc0\\u8211{}68\\nosupersub{}","plainCitation":"66–68","noteIndex":0},"citationItems":[{"id":10,"uris":["http://zotero.org/users/5395629/items/9LRSEEJA"],"itemData":{"id":10,"type":"article-journal","abstract":"A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164AF4">
        <w:rPr>
          <w:rFonts w:ascii="Cambria Math" w:hAnsi="Cambria Math" w:cs="Cambria Math"/>
        </w:rPr>
        <w:instrText>∼</w:instrText>
      </w:r>
      <w:r w:rsidR="00164AF4">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00164AF4" w:rsidRPr="00164AF4">
        <w:rPr>
          <w:kern w:val="0"/>
          <w:szCs w:val="24"/>
          <w:vertAlign w:val="superscript"/>
          <w:lang w:val="en-US"/>
        </w:rPr>
        <w:t>66–68</w:t>
      </w:r>
      <w:r w:rsidRPr="00207D2A">
        <w:fldChar w:fldCharType="end"/>
      </w:r>
      <w:r w:rsidR="00DB26B0">
        <w:t>)</w:t>
      </w:r>
      <w:r w:rsidRPr="005466B0">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w:t>
      </w:r>
      <w:commentRangeStart w:id="141"/>
      <w:r w:rsidR="00400B43">
        <w:t>males</w:t>
      </w:r>
      <w:commentRangeEnd w:id="141"/>
      <w:r w:rsidR="00400B43">
        <w:rPr>
          <w:rStyle w:val="CommentReference"/>
        </w:rPr>
        <w:commentReference w:id="141"/>
      </w:r>
      <w:r w:rsidRPr="00207D2A">
        <w:t xml:space="preserve">?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00DB26B0">
        <w:fldChar w:fldCharType="begin"/>
      </w:r>
      <w:r w:rsidR="00164AF4">
        <w:instrText xml:space="preserve"> ADDIN ZOTERO_ITEM CSL_CITATION {"citationID":"a107skqi3f6","properties":{"formattedCitation":"\\super 62\\nosupersub{}","plainCitation":"62","noteIndex":0},"citationItems":[{"id":22,"uris":["http://zotero.org/users/5395629/items/4E8385WB"],"itemData":{"id":22,"type":"article","DOI":"10.32942/X2NM0Q","publisher":"EcoEvoRxiv","title":"The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00DB26B0">
        <w:fldChar w:fldCharType="separate"/>
      </w:r>
      <w:r w:rsidR="00164AF4" w:rsidRPr="00164AF4">
        <w:rPr>
          <w:kern w:val="0"/>
          <w:szCs w:val="24"/>
          <w:vertAlign w:val="superscript"/>
          <w:lang w:val="en-US"/>
        </w:rPr>
        <w:t>62</w:t>
      </w:r>
      <w:r w:rsidR="00DB26B0">
        <w:fldChar w:fldCharType="end"/>
      </w:r>
      <w:r w:rsidR="00DB26B0">
        <w:t>.</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326875D1" w:rsidR="00B80788" w:rsidRPr="00207D2A" w:rsidRDefault="00B80788" w:rsidP="00B80788">
      <w:pPr>
        <w:spacing w:line="360" w:lineRule="auto"/>
        <w:rPr>
          <w:lang w:val="en-US"/>
        </w:rPr>
      </w:pPr>
      <w:r w:rsidRPr="00207D2A">
        <w:t>Our work is chiefly limited by the absence of known data on the developmental stage and sex of measured individuals. This means that we can</w:t>
      </w:r>
      <w:r w:rsidR="00711750">
        <w:t>no</w:t>
      </w:r>
      <w:r w:rsidRPr="00207D2A">
        <w:t xml:space="preserve">t provide evaluations of classification performance equivalent to those presented by </w:t>
      </w:r>
      <w:r w:rsidR="00DB26B0">
        <w:fldChar w:fldCharType="begin"/>
      </w:r>
      <w:r w:rsidR="00164AF4">
        <w:instrText xml:space="preserve"> ADDIN ZOTERO_ITEM CSL_CITATION {"citationID":"a2genipv4o","properties":{"formattedCitation":"\\super 12,13,15\\nosupersub{}","plainCitation":"12,13,15","noteIndex":0},"citationItems":[{"id":33,"uris":["http://zotero.org/users/5395629/items/52UHIPB3"],"itemData":{"id":33,"type":"article-journal","abstract":"Data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B26B0">
        <w:fldChar w:fldCharType="separate"/>
      </w:r>
      <w:r w:rsidR="00164AF4" w:rsidRPr="00164AF4">
        <w:rPr>
          <w:kern w:val="0"/>
          <w:szCs w:val="24"/>
          <w:vertAlign w:val="superscript"/>
          <w:lang w:val="en-US"/>
        </w:rPr>
        <w:t>12,13,15</w:t>
      </w:r>
      <w:r w:rsidR="00DB26B0">
        <w:fldChar w:fldCharType="end"/>
      </w:r>
      <w:r w:rsidR="00DB26B0">
        <w:t xml:space="preserve">. </w:t>
      </w:r>
      <w:r w:rsidR="00D5751C">
        <w:t>F</w:t>
      </w:r>
      <w:commentRangeStart w:id="142"/>
      <w:commentRangeStart w:id="143"/>
      <w:r w:rsidR="00D5751C" w:rsidRPr="00207D2A">
        <w:t>uture applications of our methods could overcome this limitation by collecting measurements from individuals of known sex and developmental</w:t>
      </w:r>
      <w:r w:rsidR="00711750">
        <w:t xml:space="preserve"> stage</w:t>
      </w:r>
      <w:r w:rsidR="00D5751C" w:rsidRPr="00207D2A">
        <w:t>.</w:t>
      </w:r>
      <w:commentRangeEnd w:id="142"/>
      <w:r w:rsidR="00D5751C">
        <w:rPr>
          <w:rStyle w:val="CommentReference"/>
        </w:rPr>
        <w:commentReference w:id="142"/>
      </w:r>
      <w:commentRangeEnd w:id="143"/>
      <w:r w:rsidR="00D5751C">
        <w:rPr>
          <w:rStyle w:val="CommentReference"/>
        </w:rPr>
        <w:commentReference w:id="143"/>
      </w:r>
      <w:r w:rsidRPr="00207D2A">
        <w:t xml:space="preserve"> For the present study, we evaluated the ability of our methods to infer individual developmental stages and sexes by comparing our findings to those based on direct measurements of thousands of killed individuals</w:t>
      </w:r>
      <w:r w:rsidR="00DB26B0">
        <w:fldChar w:fldCharType="begin"/>
      </w:r>
      <w:r w:rsidR="00164AF4">
        <w:instrText xml:space="preserve"> ADDIN ZOTERO_ITEM CSL_CITATION {"citationID":"a25d61h0370","properties":{"formattedCitation":"\\super 23,34,47\\nosupersub{}","plainCitation":"23,34,47","noteIndex":0},"citationItems":[{"id":1729,"uris":["http://zotero.org/users/5395629/items/4DP8Z8PY"],"itemData":{"id":1729,"type":"article-journal","container-title":"Scientific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DB26B0">
        <w:fldChar w:fldCharType="separate"/>
      </w:r>
      <w:r w:rsidR="00164AF4" w:rsidRPr="00164AF4">
        <w:rPr>
          <w:kern w:val="0"/>
          <w:szCs w:val="24"/>
          <w:vertAlign w:val="superscript"/>
          <w:lang w:val="en-US"/>
        </w:rPr>
        <w:t>23,34,47</w:t>
      </w:r>
      <w:r w:rsidR="00DB26B0">
        <w:fldChar w:fldCharType="end"/>
      </w:r>
      <w:r w:rsidR="00DB26B0">
        <w:t xml:space="preserve"> </w:t>
      </w:r>
      <w:r w:rsidRPr="00207D2A">
        <w:t>or mass strandings</w:t>
      </w:r>
      <w:r w:rsidR="00DB26B0">
        <w:fldChar w:fldCharType="begin"/>
      </w:r>
      <w:r w:rsidR="00164AF4">
        <w:instrText xml:space="preserve"> ADDIN ZOTERO_ITEM CSL_CITATION {"citationID":"ajnhps62go","properties":{"formattedCitation":"\\super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DB26B0">
        <w:fldChar w:fldCharType="separate"/>
      </w:r>
      <w:r w:rsidR="00164AF4" w:rsidRPr="00164AF4">
        <w:rPr>
          <w:kern w:val="0"/>
          <w:szCs w:val="24"/>
          <w:vertAlign w:val="superscript"/>
          <w:lang w:val="en-US"/>
        </w:rPr>
        <w:t>41</w:t>
      </w:r>
      <w:r w:rsidR="00DB26B0">
        <w:fldChar w:fldCharType="end"/>
      </w:r>
      <w:r w:rsidR="00DB26B0">
        <w:t>.</w:t>
      </w:r>
      <w:r w:rsidRPr="00207D2A">
        <w:t xml:space="preserve">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164AF4">
        <w:instrText xml:space="preserve"> ADDIN ZOTERO_ITEM CSL_CITATION {"citationID":"a2o3o63jeoc","properties":{"formattedCitation":"\\super 69\\nosupersub{}","plainCitation":"69","noteIndex":0},"citationItems":[{"id":20,"uris":["http://zotero.org/users/5395629/items/UE28HZHZ"],"itemData":{"id":20,"type":"article-journal","abstract":"Growth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00164AF4" w:rsidRPr="00164AF4">
        <w:rPr>
          <w:kern w:val="0"/>
          <w:szCs w:val="24"/>
          <w:vertAlign w:val="superscript"/>
          <w:lang w:val="en-US"/>
        </w:rPr>
        <w:t>69</w:t>
      </w:r>
      <w:r w:rsidRPr="00207D2A">
        <w:fldChar w:fldCharType="end"/>
      </w:r>
      <w:r w:rsidRPr="00207D2A">
        <w:t xml:space="preserve">. For instance, </w:t>
      </w:r>
      <w:r w:rsidR="00DB26B0">
        <w:fldChar w:fldCharType="begin"/>
      </w:r>
      <w:r w:rsidR="00164AF4">
        <w:instrText xml:space="preserve"> ADDIN ZOTERO_ITEM CSL_CITATION {"citationID":"a2fu4sabj48","properties":{"formattedCitation":"\\super 70\\nosupersub{}","plainCitation":"70","noteIndex":0},"citationItems":[{"id":1217,"uris":["http://zotero.org/users/5395629/items/NDVSLRF2"],"itemData":{"id":1217,"type":"article-journal","abstract":"This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00DB26B0">
        <w:fldChar w:fldCharType="separate"/>
      </w:r>
      <w:r w:rsidR="00164AF4" w:rsidRPr="00164AF4">
        <w:rPr>
          <w:kern w:val="0"/>
          <w:szCs w:val="24"/>
          <w:vertAlign w:val="superscript"/>
          <w:lang w:val="en-US"/>
        </w:rPr>
        <w:t>70</w:t>
      </w:r>
      <w:r w:rsidR="00DB26B0">
        <w:fldChar w:fldCharType="end"/>
      </w:r>
      <w:r w:rsidRPr="00207D2A">
        <w:t xml:space="preserve"> found that female sperm whales killed before the whaling moratorium (1959 – 1962) in the Eastern </w:t>
      </w:r>
      <w:r w:rsidR="00711750" w:rsidRPr="00207D2A">
        <w:t xml:space="preserve">South </w:t>
      </w:r>
      <w:r w:rsidRPr="00207D2A">
        <w:t xml:space="preserve">Pacific sexually matured earlier (6.5 years) and at smaller sizes (8.2 m) than in other regions, presumably as a result of prolonged whaling in the region. Similarly, </w:t>
      </w:r>
      <w:r w:rsidR="00B67D3F">
        <w:fldChar w:fldCharType="begin"/>
      </w:r>
      <w:r w:rsidR="00A40687">
        <w:instrText xml:space="preserve"> ADDIN ZOTERO_ITEM CSL_CITATION {"citationID":"a1f2t4nmj66","properties":{"formattedCitation":"\\super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67D3F">
        <w:fldChar w:fldCharType="separate"/>
      </w:r>
      <w:r w:rsidR="00A40687" w:rsidRPr="00A40687">
        <w:rPr>
          <w:kern w:val="0"/>
          <w:szCs w:val="24"/>
          <w:vertAlign w:val="superscript"/>
          <w:lang w:val="en-US"/>
        </w:rPr>
        <w:t>46</w:t>
      </w:r>
      <w:r w:rsidR="00B67D3F">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 xml:space="preserve">may reflect a bias in whaling data towards </w:t>
      </w:r>
      <w:r w:rsidRPr="00207D2A">
        <w:lastRenderedPageBreak/>
        <w:t>larger and more lucrative individuals</w:t>
      </w:r>
      <w:r w:rsidR="00B22DF8" w:rsidRPr="00207D2A">
        <w:t xml:space="preserve"> in whaling data</w:t>
      </w:r>
      <w:r w:rsidRPr="00207D2A">
        <w:t xml:space="preserve">, the differences between growth curves remained within the expected </w:t>
      </w:r>
      <w:commentRangeStart w:id="144"/>
      <w:r w:rsidRPr="00207D2A">
        <w:t>variation</w:t>
      </w:r>
      <w:r w:rsidR="00D5751C">
        <w:t xml:space="preserve"> of age – length relationships</w:t>
      </w:r>
      <w:r w:rsidRPr="00207D2A">
        <w:fldChar w:fldCharType="begin"/>
      </w:r>
      <w:r w:rsidR="00A40687">
        <w:instrText xml:space="preserve"> ADDIN ZOTERO_ITEM CSL_CITATION {"citationID":"a26frri2phc","properties":{"formattedCitation":"\\super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w:t>
      </w:r>
      <w:commentRangeEnd w:id="144"/>
      <w:r w:rsidR="00D5751C">
        <w:rPr>
          <w:rStyle w:val="CommentReference"/>
        </w:rPr>
        <w:commentReference w:id="144"/>
      </w:r>
      <w:r w:rsidRPr="00207D2A">
        <w:t xml:space="preserve"> There is also evidence that size distributions among female sperm whales vary geographically, with whales in lower latitudes being generally smaller than those in higher latitudes</w:t>
      </w:r>
      <w:r w:rsidRPr="00207D2A">
        <w:fldChar w:fldCharType="begin"/>
      </w:r>
      <w:r w:rsidR="00164AF4">
        <w:instrText xml:space="preserve"> ADDIN ZOTERO_ITEM CSL_CITATION {"citationID":"a1csop1l0dp","properties":{"formattedCitation":"\\super 71\\nosupersub{}","plainCitation":"71","noteIndex":0},"citationItems":[{"id":17,"uris":["http://zotero.org/users/5395629/items/P3WSJINY"],"itemData":{"id":17,"type":"article-journal","abstract":"This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164AF4" w:rsidRPr="00164AF4">
        <w:rPr>
          <w:kern w:val="0"/>
          <w:szCs w:val="24"/>
          <w:vertAlign w:val="superscript"/>
          <w:lang w:val="en-US"/>
        </w:rPr>
        <w:t>71</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xml:space="preserve">. </w:t>
      </w:r>
    </w:p>
    <w:p w14:paraId="4B1A2405" w14:textId="7CD7E4AA" w:rsidR="00B67D3F" w:rsidRDefault="00B80788" w:rsidP="00B67D3F">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w:t>
      </w:r>
      <w:r w:rsidRPr="00207D2A">
        <w:fldChar w:fldCharType="begin"/>
      </w:r>
      <w:r w:rsidR="00A40687">
        <w:instrText xml:space="preserve"> ADDIN ZOTERO_ITEM CSL_CITATION {"citationID":"aur3ekled7","properties":{"formattedCitation":"\\super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00A40687" w:rsidRPr="00A40687">
        <w:rPr>
          <w:kern w:val="0"/>
          <w:szCs w:val="24"/>
          <w:vertAlign w:val="superscript"/>
          <w:lang w:val="en-US"/>
        </w:rPr>
        <w:t>39</w:t>
      </w:r>
      <w:r w:rsidRPr="00207D2A">
        <w:fldChar w:fldCharType="end"/>
      </w:r>
      <w:r w:rsidRPr="00207D2A">
        <w:t xml:space="preserve">. This would improve accuracy and precision in </w:t>
      </w:r>
      <w:r w:rsidRPr="00207D2A">
        <w:rPr>
          <w:i/>
          <w:iCs/>
        </w:rPr>
        <w:t xml:space="preserve">TL </w:t>
      </w:r>
      <w:r w:rsidRPr="00207D2A">
        <w:t>estimates</w:t>
      </w:r>
      <w:r w:rsidRPr="00207D2A">
        <w:fldChar w:fldCharType="begin"/>
      </w:r>
      <w:r w:rsidR="00164AF4">
        <w:instrText xml:space="preserve"> ADDIN ZOTERO_ITEM CSL_CITATION {"citationID":"a1vpsf2ojc1","properties":{"formattedCitation":"\\super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w:t>
      </w:r>
      <w:r w:rsidR="00B17799">
        <w:t>there is some unavoidable uncertainty in this</w:t>
      </w:r>
      <w:r w:rsidRPr="00207D2A">
        <w:t>. We suggest</w:t>
      </w:r>
      <w:r w:rsidR="00B17799">
        <w:t xml:space="preserve">, as we have done here, </w:t>
      </w:r>
      <w:r w:rsidRPr="00207D2A">
        <w:t xml:space="preserve">taking several measures for the same individuals </w:t>
      </w:r>
      <w:r w:rsidR="00B17799">
        <w:t xml:space="preserve">to quantify </w:t>
      </w:r>
      <w:r w:rsidRPr="00207D2A">
        <w:t xml:space="preserve">the uncertainty associated with these metrics, which can then be propagated through further analytical steps using frequentist or Bayesian approaches </w:t>
      </w:r>
      <w:r w:rsidR="00E2236F">
        <w:t xml:space="preserve">(e.g. </w:t>
      </w:r>
      <w:r w:rsidRPr="00207D2A">
        <w:fldChar w:fldCharType="begin"/>
      </w:r>
      <w:r w:rsidR="00164AF4">
        <w:instrText xml:space="preserve"> ADDIN ZOTERO_ITEM CSL_CITATION {"citationID":"a3itaj3mcs","properties":{"formattedCitation":"\\super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00E2236F">
        <w:t>)</w:t>
      </w:r>
      <w:r w:rsidR="00B67D3F">
        <w:t>.</w:t>
      </w:r>
    </w:p>
    <w:bookmarkEnd w:id="134"/>
    <w:p w14:paraId="36AC0E5C" w14:textId="3F933B5E" w:rsidR="00B67D3F" w:rsidRDefault="00B67D3F" w:rsidP="00B67D3F">
      <w:pPr>
        <w:pStyle w:val="Heading3"/>
        <w:rPr>
          <w:rFonts w:cs="Times New Roman"/>
        </w:rPr>
      </w:pPr>
      <w:r w:rsidRPr="00207D2A">
        <w:rPr>
          <w:rFonts w:cs="Times New Roman"/>
        </w:rPr>
        <w:t xml:space="preserve">5 | </w:t>
      </w:r>
      <w:r>
        <w:rPr>
          <w:rFonts w:cs="Times New Roman"/>
        </w:rPr>
        <w:t>Conclusions</w:t>
      </w:r>
    </w:p>
    <w:p w14:paraId="01942FC7" w14:textId="2FA6DB30" w:rsidR="00B67D3F" w:rsidRPr="00B67D3F" w:rsidRDefault="00B67D3F" w:rsidP="00B67D3F">
      <w:r>
        <w:t xml:space="preserve">Using </w:t>
      </w:r>
    </w:p>
    <w:p w14:paraId="30CDD31A" w14:textId="77777777" w:rsidR="00B67D3F" w:rsidRDefault="00B67D3F" w:rsidP="00B80788">
      <w:pPr>
        <w:spacing w:line="360" w:lineRule="auto"/>
      </w:pPr>
    </w:p>
    <w:p w14:paraId="1E6045E7" w14:textId="77777777" w:rsidR="00B67D3F" w:rsidRPr="00207D2A" w:rsidRDefault="00B67D3F" w:rsidP="00B80788">
      <w:pPr>
        <w:spacing w:line="360" w:lineRule="auto"/>
      </w:pPr>
    </w:p>
    <w:p w14:paraId="5B16B1E3" w14:textId="77777777" w:rsidR="00B67D3F" w:rsidRDefault="00B67D3F">
      <w:pPr>
        <w:spacing w:line="259" w:lineRule="auto"/>
        <w:rPr>
          <w:rFonts w:eastAsiaTheme="majorEastAsia" w:cstheme="majorBidi"/>
          <w:b/>
          <w:bCs/>
          <w:sz w:val="24"/>
          <w:szCs w:val="24"/>
        </w:rPr>
      </w:pPr>
      <w:r>
        <w:br w:type="page"/>
      </w:r>
    </w:p>
    <w:p w14:paraId="7B461ACD" w14:textId="5176F15F" w:rsidR="00B67D3F" w:rsidRDefault="00B67D3F" w:rsidP="00B67D3F">
      <w:pPr>
        <w:pStyle w:val="Heading3"/>
      </w:pPr>
      <w:r>
        <w:lastRenderedPageBreak/>
        <w:t>References</w:t>
      </w:r>
    </w:p>
    <w:p w14:paraId="60AE07B0" w14:textId="77777777" w:rsidR="00164AF4" w:rsidRPr="00164AF4" w:rsidRDefault="00B67D3F" w:rsidP="00164AF4">
      <w:pPr>
        <w:pStyle w:val="Bibliography"/>
        <w:rPr>
          <w:lang w:val="en-US"/>
        </w:rPr>
      </w:pPr>
      <w:r>
        <w:fldChar w:fldCharType="begin"/>
      </w:r>
      <w:r w:rsidR="00164AF4">
        <w:instrText xml:space="preserve"> ADDIN ZOTERO_BIBL {"uncited":[],"omitted":[],"custom":[]} CSL_BIBLIOGRAPHY </w:instrText>
      </w:r>
      <w:r>
        <w:fldChar w:fldCharType="separate"/>
      </w:r>
      <w:r w:rsidR="00164AF4" w:rsidRPr="00164AF4">
        <w:rPr>
          <w:lang w:val="en-US"/>
        </w:rPr>
        <w:t>1.</w:t>
      </w:r>
      <w:r w:rsidR="00164AF4" w:rsidRPr="00164AF4">
        <w:rPr>
          <w:lang w:val="en-US"/>
        </w:rPr>
        <w:tab/>
        <w:t xml:space="preserve">Bleich, V. C., Bowyer, R. T. &amp; Wehausen, J. D. Sexual segregation in mountain sheep: resources or predation? </w:t>
      </w:r>
      <w:r w:rsidR="00164AF4" w:rsidRPr="00164AF4">
        <w:rPr>
          <w:i/>
          <w:iCs/>
          <w:lang w:val="en-US"/>
        </w:rPr>
        <w:t>Wildl. Monogr.</w:t>
      </w:r>
      <w:r w:rsidR="00164AF4" w:rsidRPr="00164AF4">
        <w:rPr>
          <w:lang w:val="en-US"/>
        </w:rPr>
        <w:t xml:space="preserve"> </w:t>
      </w:r>
      <w:r w:rsidR="00164AF4" w:rsidRPr="00164AF4">
        <w:rPr>
          <w:b/>
          <w:bCs/>
          <w:lang w:val="en-US"/>
        </w:rPr>
        <w:t>134</w:t>
      </w:r>
      <w:r w:rsidR="00164AF4" w:rsidRPr="00164AF4">
        <w:rPr>
          <w:lang w:val="en-US"/>
        </w:rPr>
        <w:t>, 3–50 (1997).</w:t>
      </w:r>
    </w:p>
    <w:p w14:paraId="0F69E6A6" w14:textId="77777777" w:rsidR="00164AF4" w:rsidRPr="00164AF4" w:rsidRDefault="00164AF4" w:rsidP="00164AF4">
      <w:pPr>
        <w:pStyle w:val="Bibliography"/>
        <w:rPr>
          <w:lang w:val="en-US"/>
        </w:rPr>
      </w:pPr>
      <w:r w:rsidRPr="00164AF4">
        <w:rPr>
          <w:lang w:val="en-US"/>
        </w:rPr>
        <w:t>2.</w:t>
      </w:r>
      <w:r w:rsidRPr="00164AF4">
        <w:rPr>
          <w:lang w:val="en-US"/>
        </w:rPr>
        <w:tab/>
        <w:t xml:space="preserve">Ruckstuhl, K. E. Sexual segregation in vertebrates: proximate and ultimate causes. </w:t>
      </w:r>
      <w:r w:rsidRPr="00164AF4">
        <w:rPr>
          <w:i/>
          <w:iCs/>
          <w:lang w:val="en-US"/>
        </w:rPr>
        <w:t>Integr. Comp. Biol.</w:t>
      </w:r>
      <w:r w:rsidRPr="00164AF4">
        <w:rPr>
          <w:lang w:val="en-US"/>
        </w:rPr>
        <w:t xml:space="preserve"> </w:t>
      </w:r>
      <w:r w:rsidRPr="00164AF4">
        <w:rPr>
          <w:b/>
          <w:bCs/>
          <w:lang w:val="en-US"/>
        </w:rPr>
        <w:t>47</w:t>
      </w:r>
      <w:r w:rsidRPr="00164AF4">
        <w:rPr>
          <w:lang w:val="en-US"/>
        </w:rPr>
        <w:t>, 245–257 (2007).</w:t>
      </w:r>
    </w:p>
    <w:p w14:paraId="6CC21D82" w14:textId="77777777" w:rsidR="00164AF4" w:rsidRPr="00164AF4" w:rsidRDefault="00164AF4" w:rsidP="00164AF4">
      <w:pPr>
        <w:pStyle w:val="Bibliography"/>
        <w:rPr>
          <w:lang w:val="en-US"/>
        </w:rPr>
      </w:pPr>
      <w:r w:rsidRPr="00164AF4">
        <w:rPr>
          <w:lang w:val="en-US"/>
        </w:rPr>
        <w:t>3.</w:t>
      </w:r>
      <w:r w:rsidRPr="00164AF4">
        <w:rPr>
          <w:lang w:val="en-US"/>
        </w:rPr>
        <w:tab/>
        <w:t xml:space="preserve">Griffiths, S. W., Orpwood, J. E., Ojanguren, A. F., Armstrong, J. D. &amp; Magurran, A. E. Sexual segregation in monomorphic minnows. </w:t>
      </w:r>
      <w:r w:rsidRPr="00164AF4">
        <w:rPr>
          <w:i/>
          <w:iCs/>
          <w:lang w:val="en-US"/>
        </w:rPr>
        <w:t>Anim. Behav.</w:t>
      </w:r>
      <w:r w:rsidRPr="00164AF4">
        <w:rPr>
          <w:lang w:val="en-US"/>
        </w:rPr>
        <w:t xml:space="preserve"> </w:t>
      </w:r>
      <w:r w:rsidRPr="00164AF4">
        <w:rPr>
          <w:b/>
          <w:bCs/>
          <w:lang w:val="en-US"/>
        </w:rPr>
        <w:t>88</w:t>
      </w:r>
      <w:r w:rsidRPr="00164AF4">
        <w:rPr>
          <w:lang w:val="en-US"/>
        </w:rPr>
        <w:t>, 7–12 (2014).</w:t>
      </w:r>
    </w:p>
    <w:p w14:paraId="6DF2EEB2" w14:textId="77777777" w:rsidR="00164AF4" w:rsidRPr="00164AF4" w:rsidRDefault="00164AF4" w:rsidP="00164AF4">
      <w:pPr>
        <w:pStyle w:val="Bibliography"/>
        <w:rPr>
          <w:lang w:val="en-US"/>
        </w:rPr>
      </w:pPr>
      <w:r w:rsidRPr="00164AF4">
        <w:rPr>
          <w:lang w:val="en-US"/>
        </w:rPr>
        <w:t>4.</w:t>
      </w:r>
      <w:r w:rsidRPr="00164AF4">
        <w:rPr>
          <w:lang w:val="en-US"/>
        </w:rPr>
        <w:tab/>
        <w:t xml:space="preserve">Volis, S. &amp; Deng, T. Importance of a single population demographic census as a first step of threatened species conservation planning. </w:t>
      </w:r>
      <w:r w:rsidRPr="00164AF4">
        <w:rPr>
          <w:i/>
          <w:iCs/>
          <w:lang w:val="en-US"/>
        </w:rPr>
        <w:t>Biodivers. Conserv.</w:t>
      </w:r>
      <w:r w:rsidRPr="00164AF4">
        <w:rPr>
          <w:lang w:val="en-US"/>
        </w:rPr>
        <w:t xml:space="preserve"> </w:t>
      </w:r>
      <w:r w:rsidRPr="00164AF4">
        <w:rPr>
          <w:b/>
          <w:bCs/>
          <w:lang w:val="en-US"/>
        </w:rPr>
        <w:t>29</w:t>
      </w:r>
      <w:r w:rsidRPr="00164AF4">
        <w:rPr>
          <w:lang w:val="en-US"/>
        </w:rPr>
        <w:t>, 527–543 (2020).</w:t>
      </w:r>
    </w:p>
    <w:p w14:paraId="1BBC2737" w14:textId="77777777" w:rsidR="00164AF4" w:rsidRPr="00164AF4" w:rsidRDefault="00164AF4" w:rsidP="00164AF4">
      <w:pPr>
        <w:pStyle w:val="Bibliography"/>
        <w:rPr>
          <w:lang w:val="en-US"/>
        </w:rPr>
      </w:pPr>
      <w:r w:rsidRPr="00164AF4">
        <w:rPr>
          <w:lang w:val="en-US"/>
        </w:rPr>
        <w:t>5.</w:t>
      </w:r>
      <w:r w:rsidRPr="00164AF4">
        <w:rPr>
          <w:lang w:val="en-US"/>
        </w:rPr>
        <w:tab/>
        <w:t xml:space="preserve">Le Clercq, L., Kotzé, A., Grobler, J. P. &amp; Dalton, D. L. Biological clocks as age estimation markers in animals: a systematic review and meta‐analysis. </w:t>
      </w:r>
      <w:r w:rsidRPr="00164AF4">
        <w:rPr>
          <w:i/>
          <w:iCs/>
          <w:lang w:val="en-US"/>
        </w:rPr>
        <w:t>Biol. Rev.</w:t>
      </w:r>
      <w:r w:rsidRPr="00164AF4">
        <w:rPr>
          <w:lang w:val="en-US"/>
        </w:rPr>
        <w:t xml:space="preserve"> </w:t>
      </w:r>
      <w:r w:rsidRPr="00164AF4">
        <w:rPr>
          <w:b/>
          <w:bCs/>
          <w:lang w:val="en-US"/>
        </w:rPr>
        <w:t>98</w:t>
      </w:r>
      <w:r w:rsidRPr="00164AF4">
        <w:rPr>
          <w:lang w:val="en-US"/>
        </w:rPr>
        <w:t>, 1972–2011 (2023).</w:t>
      </w:r>
    </w:p>
    <w:p w14:paraId="1C3928E6" w14:textId="77777777" w:rsidR="00164AF4" w:rsidRPr="00164AF4" w:rsidRDefault="00164AF4" w:rsidP="00164AF4">
      <w:pPr>
        <w:pStyle w:val="Bibliography"/>
        <w:rPr>
          <w:lang w:val="en-US"/>
        </w:rPr>
      </w:pPr>
      <w:r w:rsidRPr="00164AF4">
        <w:rPr>
          <w:lang w:val="en-US"/>
        </w:rPr>
        <w:t>6.</w:t>
      </w:r>
      <w:r w:rsidRPr="00164AF4">
        <w:rPr>
          <w:lang w:val="en-US"/>
        </w:rPr>
        <w:tab/>
        <w:t xml:space="preserve">Shaw, C. N., Wilson, P. J. &amp; White, B. N. A reliable molecular method of gender determination for mammals. </w:t>
      </w:r>
      <w:r w:rsidRPr="00164AF4">
        <w:rPr>
          <w:i/>
          <w:iCs/>
          <w:lang w:val="en-US"/>
        </w:rPr>
        <w:t>J. Mammal.</w:t>
      </w:r>
      <w:r w:rsidRPr="00164AF4">
        <w:rPr>
          <w:lang w:val="en-US"/>
        </w:rPr>
        <w:t xml:space="preserve"> </w:t>
      </w:r>
      <w:r w:rsidRPr="00164AF4">
        <w:rPr>
          <w:b/>
          <w:bCs/>
          <w:lang w:val="en-US"/>
        </w:rPr>
        <w:t>84</w:t>
      </w:r>
      <w:r w:rsidRPr="00164AF4">
        <w:rPr>
          <w:lang w:val="en-US"/>
        </w:rPr>
        <w:t>, 123–128 (2003).</w:t>
      </w:r>
    </w:p>
    <w:p w14:paraId="57E2B0B5" w14:textId="77777777" w:rsidR="00164AF4" w:rsidRPr="00164AF4" w:rsidRDefault="00164AF4" w:rsidP="00164AF4">
      <w:pPr>
        <w:pStyle w:val="Bibliography"/>
        <w:rPr>
          <w:lang w:val="en-US"/>
        </w:rPr>
      </w:pPr>
      <w:r w:rsidRPr="00164AF4">
        <w:rPr>
          <w:lang w:val="en-US"/>
        </w:rPr>
        <w:t>7.</w:t>
      </w:r>
      <w:r w:rsidRPr="00164AF4">
        <w:rPr>
          <w:lang w:val="en-US"/>
        </w:rPr>
        <w:tab/>
        <w:t xml:space="preserve">Gowans, S., Whitehead, H. &amp; Hooker, S. K. Social organization in northern bottlenose whales, Hyperoodon ampullatus: not driven by deep-water foraging? </w:t>
      </w:r>
      <w:r w:rsidRPr="00164AF4">
        <w:rPr>
          <w:i/>
          <w:iCs/>
          <w:lang w:val="en-US"/>
        </w:rPr>
        <w:t>Anim. Behav.</w:t>
      </w:r>
      <w:r w:rsidRPr="00164AF4">
        <w:rPr>
          <w:lang w:val="en-US"/>
        </w:rPr>
        <w:t xml:space="preserve"> </w:t>
      </w:r>
      <w:r w:rsidRPr="00164AF4">
        <w:rPr>
          <w:b/>
          <w:bCs/>
          <w:lang w:val="en-US"/>
        </w:rPr>
        <w:t>62</w:t>
      </w:r>
      <w:r w:rsidRPr="00164AF4">
        <w:rPr>
          <w:lang w:val="en-US"/>
        </w:rPr>
        <w:t>, 369–377 (2001).</w:t>
      </w:r>
    </w:p>
    <w:p w14:paraId="2EA1EF97" w14:textId="77777777" w:rsidR="00164AF4" w:rsidRPr="00764DF1" w:rsidRDefault="00164AF4" w:rsidP="00164AF4">
      <w:pPr>
        <w:pStyle w:val="Bibliography"/>
        <w:rPr>
          <w:lang w:val="fr-FR"/>
          <w:rPrChange w:id="145" w:author="Hal Whitehead" w:date="2025-09-27T08:17:00Z" w16du:dateUtc="2025-09-27T11:17:00Z">
            <w:rPr>
              <w:lang w:val="en-US"/>
            </w:rPr>
          </w:rPrChange>
        </w:rPr>
      </w:pPr>
      <w:r w:rsidRPr="00164AF4">
        <w:rPr>
          <w:lang w:val="en-US"/>
        </w:rPr>
        <w:t>8.</w:t>
      </w:r>
      <w:r w:rsidRPr="00164AF4">
        <w:rPr>
          <w:lang w:val="en-US"/>
        </w:rPr>
        <w:tab/>
        <w:t xml:space="preserve">Denkinger, J. </w:t>
      </w:r>
      <w:r w:rsidRPr="00164AF4">
        <w:rPr>
          <w:i/>
          <w:iCs/>
          <w:lang w:val="en-US"/>
        </w:rPr>
        <w:t>et al.</w:t>
      </w:r>
      <w:r w:rsidRPr="00164AF4">
        <w:rPr>
          <w:lang w:val="en-US"/>
        </w:rPr>
        <w:t xml:space="preserve"> Social structure of killer whales (Orcinus orca) in a variable low‐latitude environment, the Galápagos Archipelago. </w:t>
      </w:r>
      <w:r w:rsidRPr="00764DF1">
        <w:rPr>
          <w:i/>
          <w:iCs/>
          <w:lang w:val="fr-FR"/>
          <w:rPrChange w:id="146" w:author="Hal Whitehead" w:date="2025-09-27T08:17:00Z" w16du:dateUtc="2025-09-27T11:17:00Z">
            <w:rPr>
              <w:i/>
              <w:iCs/>
              <w:lang w:val="en-US"/>
            </w:rPr>
          </w:rPrChange>
        </w:rPr>
        <w:t>Mar. Mammal Sci.</w:t>
      </w:r>
      <w:r w:rsidRPr="00764DF1">
        <w:rPr>
          <w:lang w:val="fr-FR"/>
          <w:rPrChange w:id="147" w:author="Hal Whitehead" w:date="2025-09-27T08:17:00Z" w16du:dateUtc="2025-09-27T11:17:00Z">
            <w:rPr>
              <w:lang w:val="en-US"/>
            </w:rPr>
          </w:rPrChange>
        </w:rPr>
        <w:t xml:space="preserve"> mms.12672 (2020) doi:10.1111/mms.12672.</w:t>
      </w:r>
    </w:p>
    <w:p w14:paraId="1571338C" w14:textId="77777777" w:rsidR="00164AF4" w:rsidRPr="00164AF4" w:rsidRDefault="00164AF4" w:rsidP="00164AF4">
      <w:pPr>
        <w:pStyle w:val="Bibliography"/>
        <w:rPr>
          <w:lang w:val="en-US"/>
        </w:rPr>
      </w:pPr>
      <w:r w:rsidRPr="00764DF1">
        <w:rPr>
          <w:lang w:val="fr-FR"/>
          <w:rPrChange w:id="148" w:author="Hal Whitehead" w:date="2025-09-27T08:17:00Z" w16du:dateUtc="2025-09-27T11:17:00Z">
            <w:rPr>
              <w:lang w:val="en-US"/>
            </w:rPr>
          </w:rPrChange>
        </w:rPr>
        <w:t>9.</w:t>
      </w:r>
      <w:r w:rsidRPr="00764DF1">
        <w:rPr>
          <w:lang w:val="fr-FR"/>
          <w:rPrChange w:id="149" w:author="Hal Whitehead" w:date="2025-09-27T08:17:00Z" w16du:dateUtc="2025-09-27T11:17:00Z">
            <w:rPr>
              <w:lang w:val="en-US"/>
            </w:rPr>
          </w:rPrChange>
        </w:rPr>
        <w:tab/>
        <w:t xml:space="preserve">Burnett, J. D. </w:t>
      </w:r>
      <w:r w:rsidRPr="00764DF1">
        <w:rPr>
          <w:i/>
          <w:iCs/>
          <w:lang w:val="fr-FR"/>
          <w:rPrChange w:id="150" w:author="Hal Whitehead" w:date="2025-09-27T08:17:00Z" w16du:dateUtc="2025-09-27T11:17:00Z">
            <w:rPr>
              <w:i/>
              <w:iCs/>
              <w:lang w:val="en-US"/>
            </w:rPr>
          </w:rPrChange>
        </w:rPr>
        <w:t>et al.</w:t>
      </w:r>
      <w:r w:rsidRPr="00764DF1">
        <w:rPr>
          <w:lang w:val="fr-FR"/>
          <w:rPrChange w:id="151" w:author="Hal Whitehead" w:date="2025-09-27T08:17:00Z" w16du:dateUtc="2025-09-27T11:17:00Z">
            <w:rPr>
              <w:lang w:val="en-US"/>
            </w:rPr>
          </w:rPrChange>
        </w:rPr>
        <w:t xml:space="preserve"> </w:t>
      </w:r>
      <w:r w:rsidRPr="00164AF4">
        <w:rPr>
          <w:lang w:val="en-US"/>
        </w:rPr>
        <w:t xml:space="preserve">Estimating morphometric attributes of baleen whales with photogrammetry from small UASs: A case study with blue and gray whales: PHOTOGRAMMETRIC WHALE MORPHOLOGY. </w:t>
      </w:r>
      <w:r w:rsidRPr="00164AF4">
        <w:rPr>
          <w:i/>
          <w:iCs/>
          <w:lang w:val="en-US"/>
        </w:rPr>
        <w:t>Mar. Mammal Sci.</w:t>
      </w:r>
      <w:r w:rsidRPr="00164AF4">
        <w:rPr>
          <w:lang w:val="en-US"/>
        </w:rPr>
        <w:t xml:space="preserve"> </w:t>
      </w:r>
      <w:r w:rsidRPr="00164AF4">
        <w:rPr>
          <w:b/>
          <w:bCs/>
          <w:lang w:val="en-US"/>
        </w:rPr>
        <w:t>35</w:t>
      </w:r>
      <w:r w:rsidRPr="00164AF4">
        <w:rPr>
          <w:lang w:val="en-US"/>
        </w:rPr>
        <w:t>, 108–139 (2019).</w:t>
      </w:r>
    </w:p>
    <w:p w14:paraId="32D34479" w14:textId="77777777" w:rsidR="00164AF4" w:rsidRPr="00164AF4" w:rsidRDefault="00164AF4" w:rsidP="00164AF4">
      <w:pPr>
        <w:pStyle w:val="Bibliography"/>
        <w:rPr>
          <w:lang w:val="en-US"/>
        </w:rPr>
      </w:pPr>
      <w:r w:rsidRPr="00164AF4">
        <w:rPr>
          <w:lang w:val="en-US"/>
        </w:rPr>
        <w:t>10.</w:t>
      </w:r>
      <w:r w:rsidRPr="00164AF4">
        <w:rPr>
          <w:lang w:val="en-US"/>
        </w:rPr>
        <w:tab/>
        <w:t xml:space="preserve">Bierlich, K. </w:t>
      </w:r>
      <w:r w:rsidRPr="00164AF4">
        <w:rPr>
          <w:i/>
          <w:iCs/>
          <w:lang w:val="en-US"/>
        </w:rPr>
        <w:t>et al.</w:t>
      </w:r>
      <w:r w:rsidRPr="00164AF4">
        <w:rPr>
          <w:lang w:val="en-US"/>
        </w:rPr>
        <w:t xml:space="preserve"> Bayesian approach for predicting photogrammetric uncertainty in morphometric measurements derived from drones. </w:t>
      </w:r>
      <w:r w:rsidRPr="00164AF4">
        <w:rPr>
          <w:i/>
          <w:iCs/>
          <w:lang w:val="en-US"/>
        </w:rPr>
        <w:t>Mar. Ecol. Prog. Ser.</w:t>
      </w:r>
      <w:r w:rsidRPr="00164AF4">
        <w:rPr>
          <w:lang w:val="en-US"/>
        </w:rPr>
        <w:t xml:space="preserve"> </w:t>
      </w:r>
      <w:r w:rsidRPr="00164AF4">
        <w:rPr>
          <w:b/>
          <w:bCs/>
          <w:lang w:val="en-US"/>
        </w:rPr>
        <w:t>673</w:t>
      </w:r>
      <w:r w:rsidRPr="00164AF4">
        <w:rPr>
          <w:lang w:val="en-US"/>
        </w:rPr>
        <w:t>, 193–210 (2021).</w:t>
      </w:r>
    </w:p>
    <w:p w14:paraId="6DF69BCA" w14:textId="77777777" w:rsidR="00164AF4" w:rsidRPr="00164AF4" w:rsidRDefault="00164AF4" w:rsidP="00164AF4">
      <w:pPr>
        <w:pStyle w:val="Bibliography"/>
        <w:rPr>
          <w:lang w:val="en-US"/>
        </w:rPr>
      </w:pPr>
      <w:r w:rsidRPr="00164AF4">
        <w:rPr>
          <w:lang w:val="en-US"/>
        </w:rPr>
        <w:t>11.</w:t>
      </w:r>
      <w:r w:rsidRPr="00164AF4">
        <w:rPr>
          <w:lang w:val="en-US"/>
        </w:rPr>
        <w:tab/>
        <w:t xml:space="preserve">Glarou, M. </w:t>
      </w:r>
      <w:r w:rsidRPr="00164AF4">
        <w:rPr>
          <w:i/>
          <w:iCs/>
          <w:lang w:val="en-US"/>
        </w:rPr>
        <w:t>et al.</w:t>
      </w:r>
      <w:r w:rsidRPr="00164AF4">
        <w:rPr>
          <w:lang w:val="en-US"/>
        </w:rPr>
        <w:t xml:space="preserve"> Estimating body mass of sperm whales from aerial photographs. </w:t>
      </w:r>
      <w:r w:rsidRPr="00164AF4">
        <w:rPr>
          <w:i/>
          <w:iCs/>
          <w:lang w:val="en-US"/>
        </w:rPr>
        <w:t>Mar. Mammal Sci.</w:t>
      </w:r>
      <w:r w:rsidRPr="00164AF4">
        <w:rPr>
          <w:lang w:val="en-US"/>
        </w:rPr>
        <w:t xml:space="preserve"> </w:t>
      </w:r>
      <w:r w:rsidRPr="00164AF4">
        <w:rPr>
          <w:b/>
          <w:bCs/>
          <w:lang w:val="en-US"/>
        </w:rPr>
        <w:t>39</w:t>
      </w:r>
      <w:r w:rsidRPr="00164AF4">
        <w:rPr>
          <w:lang w:val="en-US"/>
        </w:rPr>
        <w:t>, mms.12982 (2022).</w:t>
      </w:r>
    </w:p>
    <w:p w14:paraId="28C37950" w14:textId="77777777" w:rsidR="00164AF4" w:rsidRPr="00164AF4" w:rsidRDefault="00164AF4" w:rsidP="00164AF4">
      <w:pPr>
        <w:pStyle w:val="Bibliography"/>
        <w:rPr>
          <w:lang w:val="en-US"/>
        </w:rPr>
      </w:pPr>
      <w:r w:rsidRPr="00164AF4">
        <w:rPr>
          <w:lang w:val="en-US"/>
        </w:rPr>
        <w:lastRenderedPageBreak/>
        <w:t>12.</w:t>
      </w:r>
      <w:r w:rsidRPr="00164AF4">
        <w:rPr>
          <w:lang w:val="en-US"/>
        </w:rPr>
        <w:tab/>
        <w:t xml:space="preserve">Vivier, F. </w:t>
      </w:r>
      <w:r w:rsidRPr="00164AF4">
        <w:rPr>
          <w:i/>
          <w:iCs/>
          <w:lang w:val="en-US"/>
        </w:rPr>
        <w:t>et al.</w:t>
      </w:r>
      <w:r w:rsidRPr="00164AF4">
        <w:rPr>
          <w:lang w:val="en-US"/>
        </w:rPr>
        <w:t xml:space="preserve"> Inferring dolphin population status: using unoccupied aerial systems to quantify age‐structure. </w:t>
      </w:r>
      <w:r w:rsidRPr="00164AF4">
        <w:rPr>
          <w:i/>
          <w:iCs/>
          <w:lang w:val="en-US"/>
        </w:rPr>
        <w:t>Anim. Conserv.</w:t>
      </w:r>
      <w:r w:rsidRPr="00164AF4">
        <w:rPr>
          <w:lang w:val="en-US"/>
        </w:rPr>
        <w:t xml:space="preserve"> acv.12978 (2024) doi:10.1111/acv.12978.</w:t>
      </w:r>
    </w:p>
    <w:p w14:paraId="6E11BF50" w14:textId="77777777" w:rsidR="00164AF4" w:rsidRPr="00164AF4" w:rsidRDefault="00164AF4" w:rsidP="00164AF4">
      <w:pPr>
        <w:pStyle w:val="Bibliography"/>
        <w:rPr>
          <w:lang w:val="en-US"/>
        </w:rPr>
      </w:pPr>
      <w:r w:rsidRPr="00164AF4">
        <w:rPr>
          <w:lang w:val="en-US"/>
        </w:rPr>
        <w:t>13.</w:t>
      </w:r>
      <w:r w:rsidRPr="00164AF4">
        <w:rPr>
          <w:lang w:val="en-US"/>
        </w:rPr>
        <w:tab/>
        <w:t xml:space="preserve">Cheney, B. J., Dale, J., Thompson, P. M. &amp; Quick, N. J. Spy in the sky: a method to identify pregnant small cetaceans. </w:t>
      </w:r>
      <w:r w:rsidRPr="00164AF4">
        <w:rPr>
          <w:i/>
          <w:iCs/>
          <w:lang w:val="en-US"/>
        </w:rPr>
        <w:t>Remote Sens. Ecol. Conserv.</w:t>
      </w:r>
      <w:r w:rsidRPr="00164AF4">
        <w:rPr>
          <w:lang w:val="en-US"/>
        </w:rPr>
        <w:t xml:space="preserve"> </w:t>
      </w:r>
      <w:r w:rsidRPr="00164AF4">
        <w:rPr>
          <w:b/>
          <w:bCs/>
          <w:lang w:val="en-US"/>
        </w:rPr>
        <w:t>8</w:t>
      </w:r>
      <w:r w:rsidRPr="00164AF4">
        <w:rPr>
          <w:lang w:val="en-US"/>
        </w:rPr>
        <w:t>, 492–505 (2022).</w:t>
      </w:r>
    </w:p>
    <w:p w14:paraId="39E54451" w14:textId="77777777" w:rsidR="00164AF4" w:rsidRPr="00164AF4" w:rsidRDefault="00164AF4" w:rsidP="00164AF4">
      <w:pPr>
        <w:pStyle w:val="Bibliography"/>
        <w:rPr>
          <w:lang w:val="en-US"/>
        </w:rPr>
      </w:pPr>
      <w:r w:rsidRPr="00164AF4">
        <w:rPr>
          <w:lang w:val="en-US"/>
        </w:rPr>
        <w:t>14.</w:t>
      </w:r>
      <w:r w:rsidRPr="00164AF4">
        <w:rPr>
          <w:lang w:val="en-US"/>
        </w:rPr>
        <w:tab/>
        <w:t xml:space="preserve">Fernandez Ajó, A. </w:t>
      </w:r>
      <w:r w:rsidRPr="00164AF4">
        <w:rPr>
          <w:i/>
          <w:iCs/>
          <w:lang w:val="en-US"/>
        </w:rPr>
        <w:t>et al.</w:t>
      </w:r>
      <w:r w:rsidRPr="00164AF4">
        <w:rPr>
          <w:lang w:val="en-US"/>
        </w:rPr>
        <w:t xml:space="preserve"> Assessment of a non-invasive approach to pregnancy diagnosis in gray whales through drone-based photogrammetry and faecal hormone analysis. </w:t>
      </w:r>
      <w:r w:rsidRPr="00164AF4">
        <w:rPr>
          <w:i/>
          <w:iCs/>
          <w:lang w:val="en-US"/>
        </w:rPr>
        <w:t>R. Soc. Open Sci.</w:t>
      </w:r>
      <w:r w:rsidRPr="00164AF4">
        <w:rPr>
          <w:lang w:val="en-US"/>
        </w:rPr>
        <w:t xml:space="preserve"> </w:t>
      </w:r>
      <w:r w:rsidRPr="00164AF4">
        <w:rPr>
          <w:b/>
          <w:bCs/>
          <w:lang w:val="en-US"/>
        </w:rPr>
        <w:t>10</w:t>
      </w:r>
      <w:r w:rsidRPr="00164AF4">
        <w:rPr>
          <w:lang w:val="en-US"/>
        </w:rPr>
        <w:t>, (2023).</w:t>
      </w:r>
    </w:p>
    <w:p w14:paraId="2B7AB2C4" w14:textId="77777777" w:rsidR="00164AF4" w:rsidRPr="00164AF4" w:rsidRDefault="00164AF4" w:rsidP="00164AF4">
      <w:pPr>
        <w:pStyle w:val="Bibliography"/>
        <w:rPr>
          <w:lang w:val="en-US"/>
        </w:rPr>
      </w:pPr>
      <w:r w:rsidRPr="00164AF4">
        <w:rPr>
          <w:lang w:val="en-US"/>
        </w:rPr>
        <w:t>15.</w:t>
      </w:r>
      <w:r w:rsidRPr="00164AF4">
        <w:rPr>
          <w:lang w:val="en-US"/>
        </w:rPr>
        <w:tab/>
        <w:t xml:space="preserve">Robinson, C. V. &amp; Visona-Kelly, B. C. A geometric morphometric approach for detecting different reproductive stages of a free-ranging killer whale Orcinus orca population. </w:t>
      </w:r>
      <w:r w:rsidRPr="00164AF4">
        <w:rPr>
          <w:i/>
          <w:iCs/>
          <w:lang w:val="en-US"/>
        </w:rPr>
        <w:t>Sci. Rep.</w:t>
      </w:r>
      <w:r w:rsidRPr="00164AF4">
        <w:rPr>
          <w:lang w:val="en-US"/>
        </w:rPr>
        <w:t xml:space="preserve"> </w:t>
      </w:r>
      <w:r w:rsidRPr="00164AF4">
        <w:rPr>
          <w:b/>
          <w:bCs/>
          <w:lang w:val="en-US"/>
        </w:rPr>
        <w:t>15</w:t>
      </w:r>
      <w:r w:rsidRPr="00164AF4">
        <w:rPr>
          <w:lang w:val="en-US"/>
        </w:rPr>
        <w:t>, (2025).</w:t>
      </w:r>
    </w:p>
    <w:p w14:paraId="1D28CCCA" w14:textId="77777777" w:rsidR="00164AF4" w:rsidRPr="00164AF4" w:rsidRDefault="00164AF4" w:rsidP="00164AF4">
      <w:pPr>
        <w:pStyle w:val="Bibliography"/>
        <w:rPr>
          <w:lang w:val="en-US"/>
        </w:rPr>
      </w:pPr>
      <w:r w:rsidRPr="00164AF4">
        <w:rPr>
          <w:lang w:val="en-US"/>
        </w:rPr>
        <w:t>16.</w:t>
      </w:r>
      <w:r w:rsidRPr="00164AF4">
        <w:rPr>
          <w:lang w:val="en-US"/>
        </w:rPr>
        <w:tab/>
        <w:t xml:space="preserve">Whitehead, H. </w:t>
      </w:r>
      <w:r w:rsidRPr="00164AF4">
        <w:rPr>
          <w:i/>
          <w:iCs/>
          <w:lang w:val="en-US"/>
        </w:rPr>
        <w:t>Sperm Whales: Social Evolution in the Ocean</w:t>
      </w:r>
      <w:r w:rsidRPr="00164AF4">
        <w:rPr>
          <w:lang w:val="en-US"/>
        </w:rPr>
        <w:t>. (University of Chicago Press, Chicago, USA, 2003).</w:t>
      </w:r>
    </w:p>
    <w:p w14:paraId="41453514" w14:textId="77777777" w:rsidR="00164AF4" w:rsidRPr="00164AF4" w:rsidRDefault="00164AF4" w:rsidP="00164AF4">
      <w:pPr>
        <w:pStyle w:val="Bibliography"/>
        <w:rPr>
          <w:lang w:val="en-US"/>
        </w:rPr>
      </w:pPr>
      <w:r w:rsidRPr="00164AF4">
        <w:rPr>
          <w:lang w:val="en-US"/>
        </w:rPr>
        <w:t>17.</w:t>
      </w:r>
      <w:r w:rsidRPr="00164AF4">
        <w:rPr>
          <w:lang w:val="en-US"/>
        </w:rPr>
        <w:tab/>
        <w:t>Cantor, M., Eguiguren, A., Merlen, G. &amp; Whitehead, H. Galápagos sperm whales (</w:t>
      </w:r>
      <w:r w:rsidRPr="00164AF4">
        <w:rPr>
          <w:i/>
          <w:iCs/>
          <w:lang w:val="en-US"/>
        </w:rPr>
        <w:t>Physeter macrocephalus</w:t>
      </w:r>
      <w:r w:rsidRPr="00164AF4">
        <w:rPr>
          <w:lang w:val="en-US"/>
        </w:rPr>
        <w:t xml:space="preserve">): Waxing and waning over three decades. </w:t>
      </w:r>
      <w:r w:rsidRPr="00164AF4">
        <w:rPr>
          <w:i/>
          <w:iCs/>
          <w:lang w:val="en-US"/>
        </w:rPr>
        <w:t>Can. J. Zool.</w:t>
      </w:r>
      <w:r w:rsidRPr="00164AF4">
        <w:rPr>
          <w:lang w:val="en-US"/>
        </w:rPr>
        <w:t xml:space="preserve"> </w:t>
      </w:r>
      <w:r w:rsidRPr="00164AF4">
        <w:rPr>
          <w:b/>
          <w:bCs/>
          <w:lang w:val="en-US"/>
        </w:rPr>
        <w:t>95</w:t>
      </w:r>
      <w:r w:rsidRPr="00164AF4">
        <w:rPr>
          <w:lang w:val="en-US"/>
        </w:rPr>
        <w:t>, 645–652 (2017).</w:t>
      </w:r>
    </w:p>
    <w:p w14:paraId="171215FD" w14:textId="77777777" w:rsidR="00164AF4" w:rsidRPr="00164AF4" w:rsidRDefault="00164AF4" w:rsidP="00164AF4">
      <w:pPr>
        <w:pStyle w:val="Bibliography"/>
        <w:rPr>
          <w:lang w:val="en-US"/>
        </w:rPr>
      </w:pPr>
      <w:r w:rsidRPr="00164AF4">
        <w:rPr>
          <w:lang w:val="en-US"/>
        </w:rPr>
        <w:t>18.</w:t>
      </w:r>
      <w:r w:rsidRPr="00164AF4">
        <w:rPr>
          <w:lang w:val="en-US"/>
        </w:rPr>
        <w:tab/>
        <w:t xml:space="preserve">Whitehead, H., Coakes, A., Jaquet, N. &amp; Lusseau, S. Movements of sperm whales in the tropical Pacific. </w:t>
      </w:r>
      <w:r w:rsidRPr="00164AF4">
        <w:rPr>
          <w:i/>
          <w:iCs/>
          <w:lang w:val="en-US"/>
        </w:rPr>
        <w:t>Mar. Ecol. Prog. Ser.</w:t>
      </w:r>
      <w:r w:rsidRPr="00164AF4">
        <w:rPr>
          <w:lang w:val="en-US"/>
        </w:rPr>
        <w:t xml:space="preserve"> </w:t>
      </w:r>
      <w:r w:rsidRPr="00164AF4">
        <w:rPr>
          <w:b/>
          <w:bCs/>
          <w:lang w:val="en-US"/>
        </w:rPr>
        <w:t>361</w:t>
      </w:r>
      <w:r w:rsidRPr="00164AF4">
        <w:rPr>
          <w:lang w:val="en-US"/>
        </w:rPr>
        <w:t>, 291–300 (2008).</w:t>
      </w:r>
    </w:p>
    <w:p w14:paraId="2BE23698" w14:textId="77777777" w:rsidR="00164AF4" w:rsidRPr="00164AF4" w:rsidRDefault="00164AF4" w:rsidP="00164AF4">
      <w:pPr>
        <w:pStyle w:val="Bibliography"/>
        <w:rPr>
          <w:lang w:val="en-US"/>
        </w:rPr>
      </w:pPr>
      <w:r w:rsidRPr="00164AF4">
        <w:rPr>
          <w:lang w:val="en-US"/>
        </w:rPr>
        <w:t>19.</w:t>
      </w:r>
      <w:r w:rsidRPr="00164AF4">
        <w:rPr>
          <w:lang w:val="en-US"/>
        </w:rPr>
        <w:tab/>
        <w:t xml:space="preserve">Christal, J. &amp; Whitehead, H. Aggregations of mature male sperm whales on the Galápagos Islands breeding ground. </w:t>
      </w:r>
      <w:r w:rsidRPr="00164AF4">
        <w:rPr>
          <w:i/>
          <w:iCs/>
          <w:lang w:val="en-US"/>
        </w:rPr>
        <w:t>Mar. Mammal Sci.</w:t>
      </w:r>
      <w:r w:rsidRPr="00164AF4">
        <w:rPr>
          <w:lang w:val="en-US"/>
        </w:rPr>
        <w:t xml:space="preserve"> </w:t>
      </w:r>
      <w:r w:rsidRPr="00164AF4">
        <w:rPr>
          <w:b/>
          <w:bCs/>
          <w:lang w:val="en-US"/>
        </w:rPr>
        <w:t>13</w:t>
      </w:r>
      <w:r w:rsidRPr="00164AF4">
        <w:rPr>
          <w:lang w:val="en-US"/>
        </w:rPr>
        <w:t>, 59–69 (1997).</w:t>
      </w:r>
    </w:p>
    <w:p w14:paraId="20553B17" w14:textId="77777777" w:rsidR="00164AF4" w:rsidRPr="00164AF4" w:rsidRDefault="00164AF4" w:rsidP="00164AF4">
      <w:pPr>
        <w:pStyle w:val="Bibliography"/>
        <w:rPr>
          <w:lang w:val="en-US"/>
        </w:rPr>
      </w:pPr>
      <w:r w:rsidRPr="00164AF4">
        <w:rPr>
          <w:lang w:val="en-US"/>
        </w:rPr>
        <w:t>20.</w:t>
      </w:r>
      <w:r w:rsidRPr="00164AF4">
        <w:rPr>
          <w:lang w:val="en-US"/>
        </w:rPr>
        <w:tab/>
        <w:t xml:space="preserve">Rice, D. W. Sperm whale. </w:t>
      </w:r>
      <w:r w:rsidRPr="00164AF4">
        <w:rPr>
          <w:i/>
          <w:iCs/>
          <w:lang w:val="en-US"/>
        </w:rPr>
        <w:t>Physeter macrocephalus</w:t>
      </w:r>
      <w:r w:rsidRPr="00164AF4">
        <w:rPr>
          <w:lang w:val="en-US"/>
        </w:rPr>
        <w:t xml:space="preserve"> Linnaeus, 1758. in </w:t>
      </w:r>
      <w:r w:rsidRPr="00164AF4">
        <w:rPr>
          <w:i/>
          <w:iCs/>
          <w:lang w:val="en-US"/>
        </w:rPr>
        <w:t>Handbook of marine mammals</w:t>
      </w:r>
      <w:r w:rsidRPr="00164AF4">
        <w:rPr>
          <w:lang w:val="en-US"/>
        </w:rPr>
        <w:t xml:space="preserve"> (eds Ridgway, S. H. &amp; Harrison, R.) 177–233 (Academic Press, London, 1989).</w:t>
      </w:r>
    </w:p>
    <w:p w14:paraId="00C89AFB" w14:textId="77777777" w:rsidR="00164AF4" w:rsidRPr="00164AF4" w:rsidRDefault="00164AF4" w:rsidP="00164AF4">
      <w:pPr>
        <w:pStyle w:val="Bibliography"/>
        <w:rPr>
          <w:lang w:val="en-US"/>
        </w:rPr>
      </w:pPr>
      <w:r w:rsidRPr="00164AF4">
        <w:rPr>
          <w:lang w:val="en-US"/>
        </w:rPr>
        <w:t>21.</w:t>
      </w:r>
      <w:r w:rsidRPr="00164AF4">
        <w:rPr>
          <w:lang w:val="en-US"/>
        </w:rPr>
        <w:tab/>
        <w:t xml:space="preserve">Eguiguren, A., Konrad Clarke, C. M. &amp; Cantor, M. Sperm Whale Reproductive Strategies: Current Knowledge and Future Directions. in </w:t>
      </w:r>
      <w:r w:rsidRPr="00164AF4">
        <w:rPr>
          <w:i/>
          <w:iCs/>
          <w:lang w:val="en-US"/>
        </w:rPr>
        <w:t>Sex in Cetaceans: Morphology, Behavior, and the Evolution of Sexual Strategies</w:t>
      </w:r>
      <w:r w:rsidRPr="00164AF4">
        <w:rPr>
          <w:lang w:val="en-US"/>
        </w:rPr>
        <w:t xml:space="preserve"> (eds Würsig, B. &amp; Orbach, D. N.) 443–467 (Springer International Publishing, Cham, 2023). doi:10.1007/978-3-031-35651-3_19.</w:t>
      </w:r>
    </w:p>
    <w:p w14:paraId="2AEE3673" w14:textId="77777777" w:rsidR="00164AF4" w:rsidRPr="00164AF4" w:rsidRDefault="00164AF4" w:rsidP="00164AF4">
      <w:pPr>
        <w:pStyle w:val="Bibliography"/>
        <w:rPr>
          <w:lang w:val="en-US"/>
        </w:rPr>
      </w:pPr>
      <w:r w:rsidRPr="00164AF4">
        <w:rPr>
          <w:lang w:val="en-US"/>
        </w:rPr>
        <w:t>22.</w:t>
      </w:r>
      <w:r w:rsidRPr="00164AF4">
        <w:rPr>
          <w:lang w:val="en-US"/>
        </w:rPr>
        <w:tab/>
        <w:t xml:space="preserve">Cranford, T. W. The sperm whale’s nose: sexual selection on a grand scale? </w:t>
      </w:r>
      <w:r w:rsidRPr="00164AF4">
        <w:rPr>
          <w:i/>
          <w:iCs/>
          <w:lang w:val="en-US"/>
        </w:rPr>
        <w:t>Mar. Mammal Sci.</w:t>
      </w:r>
      <w:r w:rsidRPr="00164AF4">
        <w:rPr>
          <w:lang w:val="en-US"/>
        </w:rPr>
        <w:t xml:space="preserve"> </w:t>
      </w:r>
      <w:r w:rsidRPr="00164AF4">
        <w:rPr>
          <w:b/>
          <w:bCs/>
          <w:lang w:val="en-US"/>
        </w:rPr>
        <w:t>15</w:t>
      </w:r>
      <w:r w:rsidRPr="00164AF4">
        <w:rPr>
          <w:lang w:val="en-US"/>
        </w:rPr>
        <w:t>, 1133–1157 (1999).</w:t>
      </w:r>
    </w:p>
    <w:p w14:paraId="0FAB9427" w14:textId="77777777" w:rsidR="00164AF4" w:rsidRPr="00164AF4" w:rsidRDefault="00164AF4" w:rsidP="00164AF4">
      <w:pPr>
        <w:pStyle w:val="Bibliography"/>
        <w:rPr>
          <w:lang w:val="en-US"/>
        </w:rPr>
      </w:pPr>
      <w:r w:rsidRPr="00164AF4">
        <w:rPr>
          <w:lang w:val="en-US"/>
        </w:rPr>
        <w:lastRenderedPageBreak/>
        <w:t>23.</w:t>
      </w:r>
      <w:r w:rsidRPr="00164AF4">
        <w:rPr>
          <w:lang w:val="en-US"/>
        </w:rPr>
        <w:tab/>
        <w:t xml:space="preserve">Nishiwaki, M., Ohsumi, S. &amp; Maeda, Y. Change of form in the sperm whale accompanied with growth. </w:t>
      </w:r>
      <w:r w:rsidRPr="00164AF4">
        <w:rPr>
          <w:i/>
          <w:iCs/>
          <w:lang w:val="en-US"/>
        </w:rPr>
        <w:t>Sci. Rep. Whales Res. Inst. Tokyo</w:t>
      </w:r>
      <w:r w:rsidRPr="00164AF4">
        <w:rPr>
          <w:lang w:val="en-US"/>
        </w:rPr>
        <w:t xml:space="preserve"> </w:t>
      </w:r>
      <w:r w:rsidRPr="00164AF4">
        <w:rPr>
          <w:b/>
          <w:bCs/>
          <w:lang w:val="en-US"/>
        </w:rPr>
        <w:t>17</w:t>
      </w:r>
      <w:r w:rsidRPr="00164AF4">
        <w:rPr>
          <w:lang w:val="en-US"/>
        </w:rPr>
        <w:t>, 1–17 (1963).</w:t>
      </w:r>
    </w:p>
    <w:p w14:paraId="445F47E4" w14:textId="77777777" w:rsidR="00164AF4" w:rsidRPr="00164AF4" w:rsidRDefault="00164AF4" w:rsidP="00164AF4">
      <w:pPr>
        <w:pStyle w:val="Bibliography"/>
        <w:rPr>
          <w:lang w:val="en-US"/>
        </w:rPr>
      </w:pPr>
      <w:r w:rsidRPr="00164AF4">
        <w:rPr>
          <w:lang w:val="en-US"/>
        </w:rPr>
        <w:t>24.</w:t>
      </w:r>
      <w:r w:rsidRPr="00164AF4">
        <w:rPr>
          <w:lang w:val="en-US"/>
        </w:rPr>
        <w:tab/>
        <w:t xml:space="preserve">Altmann, J. Observational study of behavior: sampling methods. </w:t>
      </w:r>
      <w:r w:rsidRPr="00164AF4">
        <w:rPr>
          <w:i/>
          <w:iCs/>
          <w:lang w:val="en-US"/>
        </w:rPr>
        <w:t>Behaviour</w:t>
      </w:r>
      <w:r w:rsidRPr="00164AF4">
        <w:rPr>
          <w:lang w:val="en-US"/>
        </w:rPr>
        <w:t xml:space="preserve"> </w:t>
      </w:r>
      <w:r w:rsidRPr="00164AF4">
        <w:rPr>
          <w:b/>
          <w:bCs/>
          <w:lang w:val="en-US"/>
        </w:rPr>
        <w:t>49</w:t>
      </w:r>
      <w:r w:rsidRPr="00164AF4">
        <w:rPr>
          <w:lang w:val="en-US"/>
        </w:rPr>
        <w:t>, 227–266 (1974).</w:t>
      </w:r>
    </w:p>
    <w:p w14:paraId="1655BC00" w14:textId="77777777" w:rsidR="00164AF4" w:rsidRPr="00164AF4" w:rsidRDefault="00164AF4" w:rsidP="00164AF4">
      <w:pPr>
        <w:pStyle w:val="Bibliography"/>
        <w:rPr>
          <w:lang w:val="en-US"/>
        </w:rPr>
      </w:pPr>
      <w:r w:rsidRPr="00164AF4">
        <w:rPr>
          <w:lang w:val="en-US"/>
        </w:rPr>
        <w:t>25.</w:t>
      </w:r>
      <w:r w:rsidRPr="00164AF4">
        <w:rPr>
          <w:lang w:val="en-US"/>
        </w:rPr>
        <w:tab/>
        <w:t xml:space="preserve">Napoli, C. </w:t>
      </w:r>
      <w:r w:rsidRPr="00164AF4">
        <w:rPr>
          <w:i/>
          <w:iCs/>
          <w:lang w:val="en-US"/>
        </w:rPr>
        <w:t>et al.</w:t>
      </w:r>
      <w:r w:rsidRPr="00164AF4">
        <w:rPr>
          <w:lang w:val="en-US"/>
        </w:rPr>
        <w:t xml:space="preserve"> Drone-based photogrammetry reveals differences in humpback whale body condition and mass across North Atlantic foraging grounds. </w:t>
      </w:r>
      <w:r w:rsidRPr="00164AF4">
        <w:rPr>
          <w:i/>
          <w:iCs/>
          <w:lang w:val="en-US"/>
        </w:rPr>
        <w:t>Front. Mar. Sci.</w:t>
      </w:r>
      <w:r w:rsidRPr="00164AF4">
        <w:rPr>
          <w:lang w:val="en-US"/>
        </w:rPr>
        <w:t xml:space="preserve"> </w:t>
      </w:r>
      <w:r w:rsidRPr="00164AF4">
        <w:rPr>
          <w:b/>
          <w:bCs/>
          <w:lang w:val="en-US"/>
        </w:rPr>
        <w:t>11</w:t>
      </w:r>
      <w:r w:rsidRPr="00164AF4">
        <w:rPr>
          <w:lang w:val="en-US"/>
        </w:rPr>
        <w:t>, 1336455 (2024).</w:t>
      </w:r>
    </w:p>
    <w:p w14:paraId="721A16C7" w14:textId="77777777" w:rsidR="00164AF4" w:rsidRPr="00164AF4" w:rsidRDefault="00164AF4" w:rsidP="00164AF4">
      <w:pPr>
        <w:pStyle w:val="Bibliography"/>
        <w:rPr>
          <w:lang w:val="en-US"/>
        </w:rPr>
      </w:pPr>
      <w:r w:rsidRPr="00164AF4">
        <w:rPr>
          <w:lang w:val="en-US"/>
        </w:rPr>
        <w:t>26.</w:t>
      </w:r>
      <w:r w:rsidRPr="00164AF4">
        <w:rPr>
          <w:lang w:val="en-US"/>
        </w:rPr>
        <w:tab/>
        <w:t xml:space="preserve">Torres, W. &amp; Bierlich, K. MorphoMetriX: a photogrammetric measurement GUI for morphometric analysis of megafauna. </w:t>
      </w:r>
      <w:r w:rsidRPr="00164AF4">
        <w:rPr>
          <w:i/>
          <w:iCs/>
          <w:lang w:val="en-US"/>
        </w:rPr>
        <w:t>J. Open Source Softw.</w:t>
      </w:r>
      <w:r w:rsidRPr="00164AF4">
        <w:rPr>
          <w:lang w:val="en-US"/>
        </w:rPr>
        <w:t xml:space="preserve"> </w:t>
      </w:r>
      <w:r w:rsidRPr="00164AF4">
        <w:rPr>
          <w:b/>
          <w:bCs/>
          <w:lang w:val="en-US"/>
        </w:rPr>
        <w:t>5</w:t>
      </w:r>
      <w:r w:rsidRPr="00164AF4">
        <w:rPr>
          <w:lang w:val="en-US"/>
        </w:rPr>
        <w:t>, 1825 (2020).</w:t>
      </w:r>
    </w:p>
    <w:p w14:paraId="6DE8B4C5" w14:textId="77777777" w:rsidR="00164AF4" w:rsidRPr="00164AF4" w:rsidRDefault="00164AF4" w:rsidP="00164AF4">
      <w:pPr>
        <w:pStyle w:val="Bibliography"/>
        <w:rPr>
          <w:lang w:val="en-US"/>
        </w:rPr>
      </w:pPr>
      <w:r w:rsidRPr="00164AF4">
        <w:rPr>
          <w:lang w:val="en-US"/>
        </w:rPr>
        <w:t>27.</w:t>
      </w:r>
      <w:r w:rsidRPr="00164AF4">
        <w:rPr>
          <w:lang w:val="en-US"/>
        </w:rPr>
        <w:tab/>
        <w:t xml:space="preserve">Friard, O. &amp; Gamba, M. </w:t>
      </w:r>
      <w:r w:rsidRPr="00164AF4">
        <w:rPr>
          <w:smallCaps/>
          <w:lang w:val="en-US"/>
        </w:rPr>
        <w:t>BORIS</w:t>
      </w:r>
      <w:r w:rsidRPr="00164AF4">
        <w:rPr>
          <w:lang w:val="en-US"/>
        </w:rPr>
        <w:t xml:space="preserve"> : a free, versatile open‐source event‐logging software for video/audio coding and live observations. </w:t>
      </w:r>
      <w:r w:rsidRPr="00164AF4">
        <w:rPr>
          <w:i/>
          <w:iCs/>
          <w:lang w:val="en-US"/>
        </w:rPr>
        <w:t>Methods Ecol. Evol.</w:t>
      </w:r>
      <w:r w:rsidRPr="00164AF4">
        <w:rPr>
          <w:lang w:val="en-US"/>
        </w:rPr>
        <w:t xml:space="preserve"> </w:t>
      </w:r>
      <w:r w:rsidRPr="00164AF4">
        <w:rPr>
          <w:b/>
          <w:bCs/>
          <w:lang w:val="en-US"/>
        </w:rPr>
        <w:t>7</w:t>
      </w:r>
      <w:r w:rsidRPr="00164AF4">
        <w:rPr>
          <w:lang w:val="en-US"/>
        </w:rPr>
        <w:t>, 1325–1330 (2016).</w:t>
      </w:r>
    </w:p>
    <w:p w14:paraId="136BD9BD" w14:textId="77777777" w:rsidR="00164AF4" w:rsidRPr="00164AF4" w:rsidRDefault="00164AF4" w:rsidP="00164AF4">
      <w:pPr>
        <w:pStyle w:val="Bibliography"/>
        <w:rPr>
          <w:lang w:val="en-US"/>
        </w:rPr>
      </w:pPr>
      <w:r w:rsidRPr="00164AF4">
        <w:rPr>
          <w:lang w:val="en-US"/>
        </w:rPr>
        <w:t>28.</w:t>
      </w:r>
      <w:r w:rsidRPr="00164AF4">
        <w:rPr>
          <w:lang w:val="en-US"/>
        </w:rPr>
        <w:tab/>
        <w:t xml:space="preserve">O’Callaghan, S. A. </w:t>
      </w:r>
      <w:r w:rsidRPr="00164AF4">
        <w:rPr>
          <w:i/>
          <w:iCs/>
          <w:lang w:val="en-US"/>
        </w:rPr>
        <w:t>et al.</w:t>
      </w:r>
      <w:r w:rsidRPr="00164AF4">
        <w:rPr>
          <w:lang w:val="en-US"/>
        </w:rPr>
        <w:t xml:space="preserve"> Aerial photo-identification of sperm whales (</w:t>
      </w:r>
      <w:r w:rsidRPr="00164AF4">
        <w:rPr>
          <w:i/>
          <w:iCs/>
          <w:lang w:val="en-US"/>
        </w:rPr>
        <w:t>Physeter macrocephalus</w:t>
      </w:r>
      <w:r w:rsidRPr="00164AF4">
        <w:rPr>
          <w:lang w:val="en-US"/>
        </w:rPr>
        <w:t xml:space="preserve">). </w:t>
      </w:r>
      <w:r w:rsidRPr="00164AF4">
        <w:rPr>
          <w:i/>
          <w:iCs/>
          <w:lang w:val="en-US"/>
        </w:rPr>
        <w:t>Aquat. Mamm.</w:t>
      </w:r>
      <w:r w:rsidRPr="00164AF4">
        <w:rPr>
          <w:lang w:val="en-US"/>
        </w:rPr>
        <w:t xml:space="preserve"> </w:t>
      </w:r>
      <w:r w:rsidRPr="00164AF4">
        <w:rPr>
          <w:b/>
          <w:bCs/>
          <w:lang w:val="en-US"/>
        </w:rPr>
        <w:t>50</w:t>
      </w:r>
      <w:r w:rsidRPr="00164AF4">
        <w:rPr>
          <w:lang w:val="en-US"/>
        </w:rPr>
        <w:t>, 479–494 (2024).</w:t>
      </w:r>
    </w:p>
    <w:p w14:paraId="2B8CD7FE" w14:textId="77777777" w:rsidR="00164AF4" w:rsidRPr="00164AF4" w:rsidRDefault="00164AF4" w:rsidP="00164AF4">
      <w:pPr>
        <w:pStyle w:val="Bibliography"/>
        <w:rPr>
          <w:lang w:val="en-US"/>
        </w:rPr>
      </w:pPr>
      <w:r w:rsidRPr="00164AF4">
        <w:rPr>
          <w:lang w:val="en-US"/>
        </w:rPr>
        <w:t>29.</w:t>
      </w:r>
      <w:r w:rsidRPr="00164AF4">
        <w:rPr>
          <w:lang w:val="en-US"/>
        </w:rPr>
        <w:tab/>
        <w:t xml:space="preserve">Arnbom, T. Individual identification of sperm whales. </w:t>
      </w:r>
      <w:r w:rsidRPr="00164AF4">
        <w:rPr>
          <w:i/>
          <w:iCs/>
          <w:lang w:val="en-US"/>
        </w:rPr>
        <w:t>Int. Whal. Commision</w:t>
      </w:r>
      <w:r w:rsidRPr="00164AF4">
        <w:rPr>
          <w:lang w:val="en-US"/>
        </w:rPr>
        <w:t xml:space="preserve"> </w:t>
      </w:r>
      <w:r w:rsidRPr="00164AF4">
        <w:rPr>
          <w:b/>
          <w:bCs/>
          <w:lang w:val="en-US"/>
        </w:rPr>
        <w:t>37</w:t>
      </w:r>
      <w:r w:rsidRPr="00164AF4">
        <w:rPr>
          <w:lang w:val="en-US"/>
        </w:rPr>
        <w:t>, 201–204 (1987).</w:t>
      </w:r>
    </w:p>
    <w:p w14:paraId="5546E4D1" w14:textId="77777777" w:rsidR="00164AF4" w:rsidRPr="00164AF4" w:rsidRDefault="00164AF4" w:rsidP="00164AF4">
      <w:pPr>
        <w:pStyle w:val="Bibliography"/>
        <w:rPr>
          <w:lang w:val="en-US"/>
        </w:rPr>
      </w:pPr>
      <w:r w:rsidRPr="00164AF4">
        <w:rPr>
          <w:lang w:val="en-US"/>
        </w:rPr>
        <w:t>30.</w:t>
      </w:r>
      <w:r w:rsidRPr="00164AF4">
        <w:rPr>
          <w:lang w:val="en-US"/>
        </w:rPr>
        <w:tab/>
        <w:t>R Core Team. R: A language and environment for statistical computing. R Foundation for Statistical Computing (2019).</w:t>
      </w:r>
    </w:p>
    <w:p w14:paraId="1BC512F3" w14:textId="77777777" w:rsidR="00164AF4" w:rsidRPr="00164AF4" w:rsidRDefault="00164AF4" w:rsidP="00164AF4">
      <w:pPr>
        <w:pStyle w:val="Bibliography"/>
        <w:rPr>
          <w:lang w:val="en-US"/>
        </w:rPr>
      </w:pPr>
      <w:r w:rsidRPr="00164AF4">
        <w:rPr>
          <w:lang w:val="en-US"/>
        </w:rPr>
        <w:t>31.</w:t>
      </w:r>
      <w:r w:rsidRPr="00164AF4">
        <w:rPr>
          <w:lang w:val="en-US"/>
        </w:rPr>
        <w:tab/>
        <w:t xml:space="preserve">Dixon, P. M. The Bootstrap and the Jackknife: Describing the Precision of Ecological Indices. in </w:t>
      </w:r>
      <w:r w:rsidRPr="00164AF4">
        <w:rPr>
          <w:i/>
          <w:iCs/>
          <w:lang w:val="en-US"/>
        </w:rPr>
        <w:t>Design and Analysis of Ecological Experiments</w:t>
      </w:r>
      <w:r w:rsidRPr="00164AF4">
        <w:rPr>
          <w:lang w:val="en-US"/>
        </w:rPr>
        <w:t xml:space="preserve"> (eds Scheiner, S. M. &amp; Gurevitch, J.) 267–288 (Oxford University PressNew York, NY, 2001). doi:10.1093/oso/9780195131871.003.0014.</w:t>
      </w:r>
    </w:p>
    <w:p w14:paraId="7274B2C4" w14:textId="77777777" w:rsidR="00164AF4" w:rsidRPr="00164AF4" w:rsidRDefault="00164AF4" w:rsidP="00164AF4">
      <w:pPr>
        <w:pStyle w:val="Bibliography"/>
        <w:rPr>
          <w:lang w:val="en-US"/>
        </w:rPr>
      </w:pPr>
      <w:r w:rsidRPr="00164AF4">
        <w:rPr>
          <w:lang w:val="en-US"/>
        </w:rPr>
        <w:t>32.</w:t>
      </w:r>
      <w:r w:rsidRPr="00164AF4">
        <w:rPr>
          <w:lang w:val="en-US"/>
        </w:rPr>
        <w:tab/>
        <w:t xml:space="preserve">Richard, K. R., Dillon, M. C., Whitehead, H. &amp; Wright, J. M. Patterns of kinship in groups of free-living sperm whales (Physeter macrocephalus) revealed by multiple molecular genetic analyses. </w:t>
      </w:r>
      <w:r w:rsidRPr="00164AF4">
        <w:rPr>
          <w:i/>
          <w:iCs/>
          <w:lang w:val="en-US"/>
        </w:rPr>
        <w:t>Proc. Natl. Acad. Sci.</w:t>
      </w:r>
      <w:r w:rsidRPr="00164AF4">
        <w:rPr>
          <w:lang w:val="en-US"/>
        </w:rPr>
        <w:t xml:space="preserve"> </w:t>
      </w:r>
      <w:r w:rsidRPr="00164AF4">
        <w:rPr>
          <w:b/>
          <w:bCs/>
          <w:lang w:val="en-US"/>
        </w:rPr>
        <w:t>93</w:t>
      </w:r>
      <w:r w:rsidRPr="00164AF4">
        <w:rPr>
          <w:lang w:val="en-US"/>
        </w:rPr>
        <w:t>, 8792–8795 (1996).</w:t>
      </w:r>
    </w:p>
    <w:p w14:paraId="01FAF5C7" w14:textId="77777777" w:rsidR="00164AF4" w:rsidRPr="00164AF4" w:rsidRDefault="00164AF4" w:rsidP="00164AF4">
      <w:pPr>
        <w:pStyle w:val="Bibliography"/>
        <w:rPr>
          <w:lang w:val="en-US"/>
        </w:rPr>
      </w:pPr>
      <w:r w:rsidRPr="00164AF4">
        <w:rPr>
          <w:lang w:val="en-US"/>
        </w:rPr>
        <w:t>33.</w:t>
      </w:r>
      <w:r w:rsidRPr="00164AF4">
        <w:rPr>
          <w:lang w:val="en-US"/>
        </w:rPr>
        <w:tab/>
        <w:t xml:space="preserve">Best, P. B. Social organization in sperm whales, </w:t>
      </w:r>
      <w:r w:rsidRPr="00164AF4">
        <w:rPr>
          <w:i/>
          <w:iCs/>
          <w:lang w:val="en-US"/>
        </w:rPr>
        <w:t>Physeter macrocephalus</w:t>
      </w:r>
      <w:r w:rsidRPr="00164AF4">
        <w:rPr>
          <w:lang w:val="en-US"/>
        </w:rPr>
        <w:t xml:space="preserve">. in </w:t>
      </w:r>
      <w:r w:rsidRPr="00164AF4">
        <w:rPr>
          <w:i/>
          <w:iCs/>
          <w:lang w:val="en-US"/>
        </w:rPr>
        <w:t>Behavior of marine animals</w:t>
      </w:r>
      <w:r w:rsidRPr="00164AF4">
        <w:rPr>
          <w:lang w:val="en-US"/>
        </w:rPr>
        <w:t xml:space="preserve"> (eds Winn, H. E. &amp; Olla, B. L.) 227–290 (University of California Press, Berkeley, 1979).</w:t>
      </w:r>
    </w:p>
    <w:p w14:paraId="13B38E6A" w14:textId="77777777" w:rsidR="00164AF4" w:rsidRPr="00164AF4" w:rsidRDefault="00164AF4" w:rsidP="00164AF4">
      <w:pPr>
        <w:pStyle w:val="Bibliography"/>
        <w:rPr>
          <w:lang w:val="en-US"/>
        </w:rPr>
      </w:pPr>
      <w:r w:rsidRPr="00164AF4">
        <w:rPr>
          <w:lang w:val="en-US"/>
        </w:rPr>
        <w:t>34.</w:t>
      </w:r>
      <w:r w:rsidRPr="00164AF4">
        <w:rPr>
          <w:lang w:val="en-US"/>
        </w:rPr>
        <w:tab/>
        <w:t xml:space="preserve">Best, P. B., Canham, P. A. S. &amp; Macleod, N. Patterns of reproduction in sperm whales, </w:t>
      </w:r>
      <w:r w:rsidRPr="00164AF4">
        <w:rPr>
          <w:i/>
          <w:iCs/>
          <w:lang w:val="en-US"/>
        </w:rPr>
        <w:t>Physeter macrocephalus</w:t>
      </w:r>
      <w:r w:rsidRPr="00164AF4">
        <w:rPr>
          <w:lang w:val="en-US"/>
        </w:rPr>
        <w:t xml:space="preserve">. </w:t>
      </w:r>
      <w:r w:rsidRPr="00164AF4">
        <w:rPr>
          <w:i/>
          <w:iCs/>
          <w:lang w:val="en-US"/>
        </w:rPr>
        <w:t>Rep. Int. Whal. Comm.</w:t>
      </w:r>
      <w:r w:rsidRPr="00164AF4">
        <w:rPr>
          <w:lang w:val="en-US"/>
        </w:rPr>
        <w:t xml:space="preserve"> 51–79 (1984).</w:t>
      </w:r>
    </w:p>
    <w:p w14:paraId="6A6B380C" w14:textId="77777777" w:rsidR="00164AF4" w:rsidRPr="00164AF4" w:rsidRDefault="00164AF4" w:rsidP="00164AF4">
      <w:pPr>
        <w:pStyle w:val="Bibliography"/>
        <w:rPr>
          <w:lang w:val="en-US"/>
        </w:rPr>
      </w:pPr>
      <w:r w:rsidRPr="00164AF4">
        <w:rPr>
          <w:lang w:val="en-US"/>
        </w:rPr>
        <w:lastRenderedPageBreak/>
        <w:t>35.</w:t>
      </w:r>
      <w:r w:rsidRPr="00164AF4">
        <w:rPr>
          <w:lang w:val="en-US"/>
        </w:rPr>
        <w:tab/>
        <w:t xml:space="preserve">Mendes, S., Newton, J., Reid, R. J., Zuur, A. F. &amp; Pierce, G. J. Stable carbon and nitrogen isotope ratio profiling of sperm whale teeth reveals ontogenetic movements and trophic ecology. </w:t>
      </w:r>
      <w:r w:rsidRPr="00164AF4">
        <w:rPr>
          <w:i/>
          <w:iCs/>
          <w:lang w:val="en-US"/>
        </w:rPr>
        <w:t>Oecologia</w:t>
      </w:r>
      <w:r w:rsidRPr="00164AF4">
        <w:rPr>
          <w:lang w:val="en-US"/>
        </w:rPr>
        <w:t xml:space="preserve"> </w:t>
      </w:r>
      <w:r w:rsidRPr="00164AF4">
        <w:rPr>
          <w:b/>
          <w:bCs/>
          <w:lang w:val="en-US"/>
        </w:rPr>
        <w:t>151</w:t>
      </w:r>
      <w:r w:rsidRPr="00164AF4">
        <w:rPr>
          <w:lang w:val="en-US"/>
        </w:rPr>
        <w:t>, 605–615 (2007).</w:t>
      </w:r>
    </w:p>
    <w:p w14:paraId="2E521667" w14:textId="77777777" w:rsidR="00164AF4" w:rsidRPr="00164AF4" w:rsidRDefault="00164AF4" w:rsidP="00164AF4">
      <w:pPr>
        <w:pStyle w:val="Bibliography"/>
        <w:rPr>
          <w:lang w:val="en-US"/>
        </w:rPr>
      </w:pPr>
      <w:r w:rsidRPr="00164AF4">
        <w:rPr>
          <w:lang w:val="en-US"/>
        </w:rPr>
        <w:t>36.</w:t>
      </w:r>
      <w:r w:rsidRPr="00164AF4">
        <w:rPr>
          <w:lang w:val="en-US"/>
        </w:rPr>
        <w:tab/>
        <w:t xml:space="preserve">Gero, S. &amp; Whitehead, H. Sucking behavior in sperm whale calves: observations and hypotheses. </w:t>
      </w:r>
      <w:r w:rsidRPr="00164AF4">
        <w:rPr>
          <w:i/>
          <w:iCs/>
          <w:lang w:val="en-US"/>
        </w:rPr>
        <w:t>Mar. Mammal Sci.</w:t>
      </w:r>
      <w:r w:rsidRPr="00164AF4">
        <w:rPr>
          <w:lang w:val="en-US"/>
        </w:rPr>
        <w:t xml:space="preserve"> </w:t>
      </w:r>
      <w:r w:rsidRPr="00164AF4">
        <w:rPr>
          <w:b/>
          <w:bCs/>
          <w:lang w:val="en-US"/>
        </w:rPr>
        <w:t>23</w:t>
      </w:r>
      <w:r w:rsidRPr="00164AF4">
        <w:rPr>
          <w:lang w:val="en-US"/>
        </w:rPr>
        <w:t>, 398–413 (2007).</w:t>
      </w:r>
    </w:p>
    <w:p w14:paraId="1E32326E" w14:textId="77777777" w:rsidR="00164AF4" w:rsidRPr="00164AF4" w:rsidRDefault="00164AF4" w:rsidP="00164AF4">
      <w:pPr>
        <w:pStyle w:val="Bibliography"/>
        <w:rPr>
          <w:lang w:val="en-US"/>
        </w:rPr>
      </w:pPr>
      <w:r w:rsidRPr="00164AF4">
        <w:rPr>
          <w:lang w:val="en-US"/>
        </w:rPr>
        <w:t>37.</w:t>
      </w:r>
      <w:r w:rsidRPr="00164AF4">
        <w:rPr>
          <w:lang w:val="en-US"/>
        </w:rPr>
        <w:tab/>
        <w:t xml:space="preserve">Sarano, F. </w:t>
      </w:r>
      <w:r w:rsidRPr="00164AF4">
        <w:rPr>
          <w:i/>
          <w:iCs/>
          <w:lang w:val="en-US"/>
        </w:rPr>
        <w:t>et al.</w:t>
      </w:r>
      <w:r w:rsidRPr="00164AF4">
        <w:rPr>
          <w:lang w:val="en-US"/>
        </w:rPr>
        <w:t xml:space="preserve"> Nursing Behavior in Sperm Whales (Physeter macrocephalus). </w:t>
      </w:r>
      <w:r w:rsidRPr="00164AF4">
        <w:rPr>
          <w:i/>
          <w:iCs/>
          <w:lang w:val="en-US"/>
        </w:rPr>
        <w:t>Anim. Behav. Cogn.</w:t>
      </w:r>
      <w:r w:rsidRPr="00164AF4">
        <w:rPr>
          <w:lang w:val="en-US"/>
        </w:rPr>
        <w:t xml:space="preserve"> </w:t>
      </w:r>
      <w:r w:rsidRPr="00164AF4">
        <w:rPr>
          <w:b/>
          <w:bCs/>
          <w:lang w:val="en-US"/>
        </w:rPr>
        <w:t>10</w:t>
      </w:r>
      <w:r w:rsidRPr="00164AF4">
        <w:rPr>
          <w:lang w:val="en-US"/>
        </w:rPr>
        <w:t>, 105–131 (2023).</w:t>
      </w:r>
    </w:p>
    <w:p w14:paraId="06C5649B" w14:textId="77777777" w:rsidR="00164AF4" w:rsidRPr="00164AF4" w:rsidRDefault="00164AF4" w:rsidP="00164AF4">
      <w:pPr>
        <w:pStyle w:val="Bibliography"/>
        <w:rPr>
          <w:lang w:val="en-US"/>
        </w:rPr>
      </w:pPr>
      <w:r w:rsidRPr="00164AF4">
        <w:rPr>
          <w:lang w:val="en-US"/>
        </w:rPr>
        <w:t>38.</w:t>
      </w:r>
      <w:r w:rsidRPr="00164AF4">
        <w:rPr>
          <w:lang w:val="en-US"/>
        </w:rPr>
        <w:tab/>
        <w:t xml:space="preserve">Konrad, C. M., Frasier, T. R., Whitehead, H. &amp; Gero, S. Kin selection and allocare in sperm whales. </w:t>
      </w:r>
      <w:r w:rsidRPr="00164AF4">
        <w:rPr>
          <w:i/>
          <w:iCs/>
          <w:lang w:val="en-US"/>
        </w:rPr>
        <w:t>Behav. Ecol.</w:t>
      </w:r>
      <w:r w:rsidRPr="00164AF4">
        <w:rPr>
          <w:lang w:val="en-US"/>
        </w:rPr>
        <w:t xml:space="preserve"> </w:t>
      </w:r>
      <w:r w:rsidRPr="00164AF4">
        <w:rPr>
          <w:b/>
          <w:bCs/>
          <w:lang w:val="en-US"/>
        </w:rPr>
        <w:t>30</w:t>
      </w:r>
      <w:r w:rsidRPr="00164AF4">
        <w:rPr>
          <w:lang w:val="en-US"/>
        </w:rPr>
        <w:t>, 194–201 (2019).</w:t>
      </w:r>
    </w:p>
    <w:p w14:paraId="5DB13C17" w14:textId="77777777" w:rsidR="00164AF4" w:rsidRPr="00164AF4" w:rsidRDefault="00164AF4" w:rsidP="00164AF4">
      <w:pPr>
        <w:pStyle w:val="Bibliography"/>
        <w:rPr>
          <w:lang w:val="en-US"/>
        </w:rPr>
      </w:pPr>
      <w:r w:rsidRPr="00164AF4">
        <w:rPr>
          <w:lang w:val="en-US"/>
        </w:rPr>
        <w:t>39.</w:t>
      </w:r>
      <w:r w:rsidRPr="00164AF4">
        <w:rPr>
          <w:lang w:val="en-US"/>
        </w:rPr>
        <w:tab/>
        <w:t xml:space="preserve">Bierlich, K. C. </w:t>
      </w:r>
      <w:r w:rsidRPr="00164AF4">
        <w:rPr>
          <w:i/>
          <w:iCs/>
          <w:lang w:val="en-US"/>
        </w:rPr>
        <w:t>et al.</w:t>
      </w:r>
      <w:r w:rsidRPr="00164AF4">
        <w:rPr>
          <w:lang w:val="en-US"/>
        </w:rPr>
        <w:t xml:space="preserve"> LidarBoX: a 3D-printed, open-source altimeter system to improve photogrammetric accuracy for off-the-shelf drones. </w:t>
      </w:r>
      <w:r w:rsidRPr="00164AF4">
        <w:rPr>
          <w:i/>
          <w:iCs/>
          <w:lang w:val="en-US"/>
        </w:rPr>
        <w:t>Drone Syst. Appl.</w:t>
      </w:r>
      <w:r w:rsidRPr="00164AF4">
        <w:rPr>
          <w:lang w:val="en-US"/>
        </w:rPr>
        <w:t xml:space="preserve"> </w:t>
      </w:r>
      <w:r w:rsidRPr="00164AF4">
        <w:rPr>
          <w:b/>
          <w:bCs/>
          <w:lang w:val="en-US"/>
        </w:rPr>
        <w:t>12</w:t>
      </w:r>
      <w:r w:rsidRPr="00164AF4">
        <w:rPr>
          <w:lang w:val="en-US"/>
        </w:rPr>
        <w:t>, 1–10 (2024).</w:t>
      </w:r>
    </w:p>
    <w:p w14:paraId="735B1784" w14:textId="77777777" w:rsidR="00164AF4" w:rsidRPr="00164AF4" w:rsidRDefault="00164AF4" w:rsidP="00164AF4">
      <w:pPr>
        <w:pStyle w:val="Bibliography"/>
        <w:rPr>
          <w:lang w:val="en-US"/>
        </w:rPr>
      </w:pPr>
      <w:r w:rsidRPr="00164AF4">
        <w:rPr>
          <w:lang w:val="en-US"/>
        </w:rPr>
        <w:t>40.</w:t>
      </w:r>
      <w:r w:rsidRPr="00164AF4">
        <w:rPr>
          <w:lang w:val="en-US"/>
        </w:rPr>
        <w:tab/>
        <w:t xml:space="preserve">Whitehead, H., Brennan, S. &amp; Grover, D. Distribution and behaviour of male sperm whales on the Scotian Shelf, Canada. </w:t>
      </w:r>
      <w:r w:rsidRPr="00164AF4">
        <w:rPr>
          <w:i/>
          <w:iCs/>
          <w:lang w:val="en-US"/>
        </w:rPr>
        <w:t>Can. J. Zool.</w:t>
      </w:r>
      <w:r w:rsidRPr="00164AF4">
        <w:rPr>
          <w:lang w:val="en-US"/>
        </w:rPr>
        <w:t xml:space="preserve"> </w:t>
      </w:r>
      <w:r w:rsidRPr="00164AF4">
        <w:rPr>
          <w:b/>
          <w:bCs/>
          <w:lang w:val="en-US"/>
        </w:rPr>
        <w:t>70</w:t>
      </w:r>
      <w:r w:rsidRPr="00164AF4">
        <w:rPr>
          <w:lang w:val="en-US"/>
        </w:rPr>
        <w:t>, 912–918 (1992).</w:t>
      </w:r>
    </w:p>
    <w:p w14:paraId="08A22901" w14:textId="77777777" w:rsidR="00164AF4" w:rsidRPr="00164AF4" w:rsidRDefault="00164AF4" w:rsidP="00164AF4">
      <w:pPr>
        <w:pStyle w:val="Bibliography"/>
        <w:rPr>
          <w:lang w:val="en-US"/>
        </w:rPr>
      </w:pPr>
      <w:r w:rsidRPr="00164AF4">
        <w:rPr>
          <w:lang w:val="en-US"/>
        </w:rPr>
        <w:t>41.</w:t>
      </w:r>
      <w:r w:rsidRPr="00164AF4">
        <w:rPr>
          <w:lang w:val="en-US"/>
        </w:rPr>
        <w:tab/>
        <w:t>Evans, K. &amp; Hindell, M. A. The age structure and growth of female sperm whales (</w:t>
      </w:r>
      <w:r w:rsidRPr="00164AF4">
        <w:rPr>
          <w:i/>
          <w:iCs/>
          <w:lang w:val="en-US"/>
        </w:rPr>
        <w:t>Physeter macrocephalus</w:t>
      </w:r>
      <w:r w:rsidRPr="00164AF4">
        <w:rPr>
          <w:lang w:val="en-US"/>
        </w:rPr>
        <w:t xml:space="preserve">) in southern Australian waters. </w:t>
      </w:r>
      <w:r w:rsidRPr="00164AF4">
        <w:rPr>
          <w:i/>
          <w:iCs/>
          <w:lang w:val="en-US"/>
        </w:rPr>
        <w:t>J. Zool.</w:t>
      </w:r>
      <w:r w:rsidRPr="00164AF4">
        <w:rPr>
          <w:lang w:val="en-US"/>
        </w:rPr>
        <w:t xml:space="preserve"> </w:t>
      </w:r>
      <w:r w:rsidRPr="00164AF4">
        <w:rPr>
          <w:b/>
          <w:bCs/>
          <w:lang w:val="en-US"/>
        </w:rPr>
        <w:t>263</w:t>
      </w:r>
      <w:r w:rsidRPr="00164AF4">
        <w:rPr>
          <w:lang w:val="en-US"/>
        </w:rPr>
        <w:t>, 237–250 (2004).</w:t>
      </w:r>
    </w:p>
    <w:p w14:paraId="500BBD31" w14:textId="77777777" w:rsidR="00164AF4" w:rsidRPr="00164AF4" w:rsidRDefault="00164AF4" w:rsidP="00164AF4">
      <w:pPr>
        <w:pStyle w:val="Bibliography"/>
        <w:rPr>
          <w:lang w:val="en-US"/>
        </w:rPr>
      </w:pPr>
      <w:r w:rsidRPr="00164AF4">
        <w:rPr>
          <w:lang w:val="en-US"/>
        </w:rPr>
        <w:t>42.</w:t>
      </w:r>
      <w:r w:rsidRPr="00164AF4">
        <w:rPr>
          <w:lang w:val="en-US"/>
        </w:rPr>
        <w:tab/>
        <w:t xml:space="preserve">Gordon, J. A simple photographic technique for measuring the length of whales from boats at sea. </w:t>
      </w:r>
      <w:r w:rsidRPr="00164AF4">
        <w:rPr>
          <w:i/>
          <w:iCs/>
          <w:lang w:val="en-US"/>
        </w:rPr>
        <w:t>Rep. Int. Whal. Comm.</w:t>
      </w:r>
      <w:r w:rsidRPr="00164AF4">
        <w:rPr>
          <w:lang w:val="en-US"/>
        </w:rPr>
        <w:t xml:space="preserve"> </w:t>
      </w:r>
      <w:r w:rsidRPr="00164AF4">
        <w:rPr>
          <w:b/>
          <w:bCs/>
          <w:lang w:val="en-US"/>
        </w:rPr>
        <w:t>40</w:t>
      </w:r>
      <w:r w:rsidRPr="00164AF4">
        <w:rPr>
          <w:lang w:val="en-US"/>
        </w:rPr>
        <w:t>, 581–588 (1990).</w:t>
      </w:r>
    </w:p>
    <w:p w14:paraId="6D65D29F" w14:textId="77777777" w:rsidR="00164AF4" w:rsidRPr="00164AF4" w:rsidRDefault="00164AF4" w:rsidP="00164AF4">
      <w:pPr>
        <w:pStyle w:val="Bibliography"/>
        <w:rPr>
          <w:lang w:val="en-US"/>
        </w:rPr>
      </w:pPr>
      <w:r w:rsidRPr="00164AF4">
        <w:rPr>
          <w:lang w:val="en-US"/>
        </w:rPr>
        <w:t>43.</w:t>
      </w:r>
      <w:r w:rsidRPr="00164AF4">
        <w:rPr>
          <w:lang w:val="en-US"/>
        </w:rPr>
        <w:tab/>
        <w:t xml:space="preserve">Dawson, S. M., Chessum, C. J., Hunt, P. J. &amp; Slooten, E. An inexpensive stereophotographic technique to measure sperm whales from small boats. </w:t>
      </w:r>
      <w:r w:rsidRPr="00164AF4">
        <w:rPr>
          <w:i/>
          <w:iCs/>
          <w:lang w:val="en-US"/>
        </w:rPr>
        <w:t>Rep. Int. Whal. Comm.</w:t>
      </w:r>
      <w:r w:rsidRPr="00164AF4">
        <w:rPr>
          <w:lang w:val="en-US"/>
        </w:rPr>
        <w:t xml:space="preserve"> </w:t>
      </w:r>
      <w:r w:rsidRPr="00164AF4">
        <w:rPr>
          <w:b/>
          <w:bCs/>
          <w:lang w:val="en-US"/>
        </w:rPr>
        <w:t>45</w:t>
      </w:r>
      <w:r w:rsidRPr="00164AF4">
        <w:rPr>
          <w:lang w:val="en-US"/>
        </w:rPr>
        <w:t>, 431–436 (1995).</w:t>
      </w:r>
    </w:p>
    <w:p w14:paraId="764E0516" w14:textId="77777777" w:rsidR="00164AF4" w:rsidRPr="00164AF4" w:rsidRDefault="00164AF4" w:rsidP="00164AF4">
      <w:pPr>
        <w:pStyle w:val="Bibliography"/>
        <w:rPr>
          <w:lang w:val="en-US"/>
        </w:rPr>
      </w:pPr>
      <w:r w:rsidRPr="00164AF4">
        <w:rPr>
          <w:lang w:val="en-US"/>
        </w:rPr>
        <w:t>44.</w:t>
      </w:r>
      <w:r w:rsidRPr="00164AF4">
        <w:rPr>
          <w:lang w:val="en-US"/>
        </w:rPr>
        <w:tab/>
        <w:t xml:space="preserve">Jaquet, N. A simple photogrammetric technique to measure sperm whales at sea. </w:t>
      </w:r>
      <w:r w:rsidRPr="00164AF4">
        <w:rPr>
          <w:i/>
          <w:iCs/>
          <w:lang w:val="en-US"/>
        </w:rPr>
        <w:t>Mar. Mammal Sci.</w:t>
      </w:r>
      <w:r w:rsidRPr="00164AF4">
        <w:rPr>
          <w:lang w:val="en-US"/>
        </w:rPr>
        <w:t xml:space="preserve"> </w:t>
      </w:r>
      <w:r w:rsidRPr="00164AF4">
        <w:rPr>
          <w:b/>
          <w:bCs/>
          <w:lang w:val="en-US"/>
        </w:rPr>
        <w:t>22</w:t>
      </w:r>
      <w:r w:rsidRPr="00164AF4">
        <w:rPr>
          <w:lang w:val="en-US"/>
        </w:rPr>
        <w:t>, 862–879 (2006).</w:t>
      </w:r>
    </w:p>
    <w:p w14:paraId="2A26096A" w14:textId="77777777" w:rsidR="00164AF4" w:rsidRPr="00164AF4" w:rsidRDefault="00164AF4" w:rsidP="00164AF4">
      <w:pPr>
        <w:pStyle w:val="Bibliography"/>
        <w:rPr>
          <w:lang w:val="en-US"/>
        </w:rPr>
      </w:pPr>
      <w:r w:rsidRPr="00164AF4">
        <w:rPr>
          <w:lang w:val="en-US"/>
        </w:rPr>
        <w:t>45.</w:t>
      </w:r>
      <w:r w:rsidRPr="00164AF4">
        <w:rPr>
          <w:lang w:val="en-US"/>
        </w:rPr>
        <w:tab/>
        <w:t xml:space="preserve">Dickson, T., Rayment, W. &amp; Dawson, S. Drone photogrammetry allows refinement of acoustically derived length estimation for male sperm whales. </w:t>
      </w:r>
      <w:r w:rsidRPr="00164AF4">
        <w:rPr>
          <w:i/>
          <w:iCs/>
          <w:lang w:val="en-US"/>
        </w:rPr>
        <w:t>Mar. Mammal Sci.</w:t>
      </w:r>
      <w:r w:rsidRPr="00164AF4">
        <w:rPr>
          <w:lang w:val="en-US"/>
        </w:rPr>
        <w:t xml:space="preserve"> </w:t>
      </w:r>
      <w:r w:rsidRPr="00164AF4">
        <w:rPr>
          <w:b/>
          <w:bCs/>
          <w:lang w:val="en-US"/>
        </w:rPr>
        <w:t>37</w:t>
      </w:r>
      <w:r w:rsidRPr="00164AF4">
        <w:rPr>
          <w:lang w:val="en-US"/>
        </w:rPr>
        <w:t>, 1150–1158 (2021).</w:t>
      </w:r>
    </w:p>
    <w:p w14:paraId="1043FB0E" w14:textId="77777777" w:rsidR="00164AF4" w:rsidRPr="00164AF4" w:rsidRDefault="00164AF4" w:rsidP="00164AF4">
      <w:pPr>
        <w:pStyle w:val="Bibliography"/>
        <w:rPr>
          <w:lang w:val="en-US"/>
        </w:rPr>
      </w:pPr>
      <w:r w:rsidRPr="00164AF4">
        <w:rPr>
          <w:lang w:val="en-US"/>
        </w:rPr>
        <w:t>46.</w:t>
      </w:r>
      <w:r w:rsidRPr="00164AF4">
        <w:rPr>
          <w:lang w:val="en-US"/>
        </w:rPr>
        <w:tab/>
        <w:t xml:space="preserve">Waters, S. &amp; Whitehead, H. Population and growth parameters of Galápagos sperm whales estimated from length distributions. </w:t>
      </w:r>
      <w:r w:rsidRPr="00164AF4">
        <w:rPr>
          <w:i/>
          <w:iCs/>
          <w:lang w:val="en-US"/>
        </w:rPr>
        <w:t>Rep. Int. Whal. Comm.</w:t>
      </w:r>
      <w:r w:rsidRPr="00164AF4">
        <w:rPr>
          <w:lang w:val="en-US"/>
        </w:rPr>
        <w:t xml:space="preserve"> </w:t>
      </w:r>
      <w:r w:rsidRPr="00164AF4">
        <w:rPr>
          <w:b/>
          <w:bCs/>
          <w:lang w:val="en-US"/>
        </w:rPr>
        <w:t>40</w:t>
      </w:r>
      <w:r w:rsidRPr="00164AF4">
        <w:rPr>
          <w:lang w:val="en-US"/>
        </w:rPr>
        <w:t>, 225–235 (1990).</w:t>
      </w:r>
    </w:p>
    <w:p w14:paraId="1B030FDF" w14:textId="77777777" w:rsidR="00164AF4" w:rsidRPr="00164AF4" w:rsidRDefault="00164AF4" w:rsidP="00164AF4">
      <w:pPr>
        <w:pStyle w:val="Bibliography"/>
        <w:rPr>
          <w:lang w:val="en-US"/>
        </w:rPr>
      </w:pPr>
      <w:r w:rsidRPr="00164AF4">
        <w:rPr>
          <w:lang w:val="en-US"/>
        </w:rPr>
        <w:lastRenderedPageBreak/>
        <w:t>47.</w:t>
      </w:r>
      <w:r w:rsidRPr="00164AF4">
        <w:rPr>
          <w:lang w:val="en-US"/>
        </w:rPr>
        <w:tab/>
        <w:t xml:space="preserve">Ohsumi, S. Age-length key of the male sperm whale in the North Pacific and comparison of growth curves. </w:t>
      </w:r>
      <w:r w:rsidRPr="00164AF4">
        <w:rPr>
          <w:i/>
          <w:iCs/>
          <w:lang w:val="en-US"/>
        </w:rPr>
        <w:t>Rep. Int. Whal. Comm.</w:t>
      </w:r>
      <w:r w:rsidRPr="00164AF4">
        <w:rPr>
          <w:lang w:val="en-US"/>
        </w:rPr>
        <w:t xml:space="preserve"> </w:t>
      </w:r>
      <w:r w:rsidRPr="00164AF4">
        <w:rPr>
          <w:b/>
          <w:bCs/>
          <w:lang w:val="en-US"/>
        </w:rPr>
        <w:t>27</w:t>
      </w:r>
      <w:r w:rsidRPr="00164AF4">
        <w:rPr>
          <w:lang w:val="en-US"/>
        </w:rPr>
        <w:t>, 295–300 (1977).</w:t>
      </w:r>
    </w:p>
    <w:p w14:paraId="5F8491EF" w14:textId="77777777" w:rsidR="00164AF4" w:rsidRPr="00164AF4" w:rsidRDefault="00164AF4" w:rsidP="00164AF4">
      <w:pPr>
        <w:pStyle w:val="Bibliography"/>
        <w:rPr>
          <w:lang w:val="en-US"/>
        </w:rPr>
      </w:pPr>
      <w:r w:rsidRPr="00164AF4">
        <w:rPr>
          <w:lang w:val="en-US"/>
        </w:rPr>
        <w:t>48.</w:t>
      </w:r>
      <w:r w:rsidRPr="00164AF4">
        <w:rPr>
          <w:lang w:val="en-US"/>
        </w:rPr>
        <w:tab/>
        <w:t xml:space="preserve">Martin, A. R. An examination of sperm whale age and length data from the 1949-78 Icelandic catch. </w:t>
      </w:r>
      <w:r w:rsidRPr="00164AF4">
        <w:rPr>
          <w:i/>
          <w:iCs/>
          <w:lang w:val="en-US"/>
        </w:rPr>
        <w:t>Rep. Int. Whal. Comm.</w:t>
      </w:r>
      <w:r w:rsidRPr="00164AF4">
        <w:rPr>
          <w:lang w:val="en-US"/>
        </w:rPr>
        <w:t xml:space="preserve"> </w:t>
      </w:r>
      <w:r w:rsidRPr="00164AF4">
        <w:rPr>
          <w:b/>
          <w:bCs/>
          <w:lang w:val="en-US"/>
        </w:rPr>
        <w:t>30</w:t>
      </w:r>
      <w:r w:rsidRPr="00164AF4">
        <w:rPr>
          <w:lang w:val="en-US"/>
        </w:rPr>
        <w:t>, 227–231 (1980).</w:t>
      </w:r>
    </w:p>
    <w:p w14:paraId="7BDF794D" w14:textId="77777777" w:rsidR="00164AF4" w:rsidRPr="00164AF4" w:rsidRDefault="00164AF4" w:rsidP="00164AF4">
      <w:pPr>
        <w:pStyle w:val="Bibliography"/>
        <w:rPr>
          <w:lang w:val="en-US"/>
        </w:rPr>
      </w:pPr>
      <w:r w:rsidRPr="00164AF4">
        <w:rPr>
          <w:lang w:val="en-US"/>
        </w:rPr>
        <w:t>49.</w:t>
      </w:r>
      <w:r w:rsidRPr="00164AF4">
        <w:rPr>
          <w:lang w:val="en-US"/>
        </w:rPr>
        <w:tab/>
        <w:t xml:space="preserve">Vivier, F. </w:t>
      </w:r>
      <w:r w:rsidRPr="00164AF4">
        <w:rPr>
          <w:i/>
          <w:iCs/>
          <w:lang w:val="en-US"/>
        </w:rPr>
        <w:t>et al.</w:t>
      </w:r>
      <w:r w:rsidRPr="00164AF4">
        <w:rPr>
          <w:lang w:val="en-US"/>
        </w:rPr>
        <w:t xml:space="preserve"> Quantifying the age structure of free‐ranging delphinid populations: Testing the accuracy of Unoccupied Aerial System photogrammetry. </w:t>
      </w:r>
      <w:r w:rsidRPr="00164AF4">
        <w:rPr>
          <w:i/>
          <w:iCs/>
          <w:lang w:val="en-US"/>
        </w:rPr>
        <w:t>Ecol. Evol.</w:t>
      </w:r>
      <w:r w:rsidRPr="00164AF4">
        <w:rPr>
          <w:lang w:val="en-US"/>
        </w:rPr>
        <w:t xml:space="preserve"> </w:t>
      </w:r>
      <w:r w:rsidRPr="00164AF4">
        <w:rPr>
          <w:b/>
          <w:bCs/>
          <w:lang w:val="en-US"/>
        </w:rPr>
        <w:t>13</w:t>
      </w:r>
      <w:r w:rsidRPr="00164AF4">
        <w:rPr>
          <w:lang w:val="en-US"/>
        </w:rPr>
        <w:t>, (2023).</w:t>
      </w:r>
    </w:p>
    <w:p w14:paraId="473D8C5D" w14:textId="77777777" w:rsidR="00164AF4" w:rsidRPr="00164AF4" w:rsidRDefault="00164AF4" w:rsidP="00164AF4">
      <w:pPr>
        <w:pStyle w:val="Bibliography"/>
        <w:rPr>
          <w:lang w:val="en-US"/>
        </w:rPr>
      </w:pPr>
      <w:r w:rsidRPr="00164AF4">
        <w:rPr>
          <w:lang w:val="en-US"/>
        </w:rPr>
        <w:t>50.</w:t>
      </w:r>
      <w:r w:rsidRPr="00164AF4">
        <w:rPr>
          <w:lang w:val="en-US"/>
        </w:rPr>
        <w:tab/>
        <w:t xml:space="preserve">Vivier, F. </w:t>
      </w:r>
      <w:r w:rsidRPr="00164AF4">
        <w:rPr>
          <w:i/>
          <w:iCs/>
          <w:lang w:val="en-US"/>
        </w:rPr>
        <w:t>et al.</w:t>
      </w:r>
      <w:r w:rsidRPr="00164AF4">
        <w:rPr>
          <w:lang w:val="en-US"/>
        </w:rPr>
        <w:t xml:space="preserve"> Inferring dolphin population status: using unoccupied aerial systems to quantify age‐structure. </w:t>
      </w:r>
      <w:r w:rsidRPr="00164AF4">
        <w:rPr>
          <w:i/>
          <w:iCs/>
          <w:lang w:val="en-US"/>
        </w:rPr>
        <w:t>Anim. Conserv.</w:t>
      </w:r>
      <w:r w:rsidRPr="00164AF4">
        <w:rPr>
          <w:lang w:val="en-US"/>
        </w:rPr>
        <w:t xml:space="preserve"> </w:t>
      </w:r>
      <w:r w:rsidRPr="00164AF4">
        <w:rPr>
          <w:b/>
          <w:bCs/>
          <w:lang w:val="en-US"/>
        </w:rPr>
        <w:t>28</w:t>
      </w:r>
      <w:r w:rsidRPr="00164AF4">
        <w:rPr>
          <w:lang w:val="en-US"/>
        </w:rPr>
        <w:t>, 262–276 (2025).</w:t>
      </w:r>
    </w:p>
    <w:p w14:paraId="1F3E9C56" w14:textId="77777777" w:rsidR="00164AF4" w:rsidRPr="00164AF4" w:rsidRDefault="00164AF4" w:rsidP="00164AF4">
      <w:pPr>
        <w:pStyle w:val="Bibliography"/>
        <w:rPr>
          <w:lang w:val="en-US"/>
        </w:rPr>
      </w:pPr>
      <w:r w:rsidRPr="00164AF4">
        <w:rPr>
          <w:lang w:val="en-US"/>
        </w:rPr>
        <w:t>51.</w:t>
      </w:r>
      <w:r w:rsidRPr="00164AF4">
        <w:rPr>
          <w:lang w:val="en-US"/>
        </w:rPr>
        <w:tab/>
        <w:t xml:space="preserve">McLaughlin, J. F. </w:t>
      </w:r>
      <w:r w:rsidRPr="00164AF4">
        <w:rPr>
          <w:i/>
          <w:iCs/>
          <w:lang w:val="en-US"/>
        </w:rPr>
        <w:t>et al.</w:t>
      </w:r>
      <w:r w:rsidRPr="00164AF4">
        <w:rPr>
          <w:lang w:val="en-US"/>
        </w:rPr>
        <w:t xml:space="preserve"> Multivariate models of animal sex: breaking binaries leads to a better understanding of ecology and evolution. </w:t>
      </w:r>
      <w:r w:rsidRPr="00164AF4">
        <w:rPr>
          <w:i/>
          <w:iCs/>
          <w:lang w:val="en-US"/>
        </w:rPr>
        <w:t>Integr. Comp. Biol.</w:t>
      </w:r>
      <w:r w:rsidRPr="00164AF4">
        <w:rPr>
          <w:lang w:val="en-US"/>
        </w:rPr>
        <w:t xml:space="preserve"> </w:t>
      </w:r>
      <w:r w:rsidRPr="00164AF4">
        <w:rPr>
          <w:b/>
          <w:bCs/>
          <w:lang w:val="en-US"/>
        </w:rPr>
        <w:t>63</w:t>
      </w:r>
      <w:r w:rsidRPr="00164AF4">
        <w:rPr>
          <w:lang w:val="en-US"/>
        </w:rPr>
        <w:t>, 891–906 (2023).</w:t>
      </w:r>
    </w:p>
    <w:p w14:paraId="40004CD5" w14:textId="77777777" w:rsidR="00164AF4" w:rsidRPr="00164AF4" w:rsidRDefault="00164AF4" w:rsidP="00164AF4">
      <w:pPr>
        <w:pStyle w:val="Bibliography"/>
        <w:rPr>
          <w:lang w:val="en-US"/>
        </w:rPr>
      </w:pPr>
      <w:r w:rsidRPr="00164AF4">
        <w:rPr>
          <w:lang w:val="en-US"/>
        </w:rPr>
        <w:t>52.</w:t>
      </w:r>
      <w:r w:rsidRPr="00164AF4">
        <w:rPr>
          <w:lang w:val="en-US"/>
        </w:rPr>
        <w:tab/>
        <w:t xml:space="preserve">Einfeldt, A. L., Orbach, D. N. &amp; Feyrer, L. J. A method for determining sex and chromosome copy number: sex-by-sequencing reveals the first two species of marine mammals with XXY chromosome condition. </w:t>
      </w:r>
      <w:r w:rsidRPr="00164AF4">
        <w:rPr>
          <w:i/>
          <w:iCs/>
          <w:lang w:val="en-US"/>
        </w:rPr>
        <w:t>J. Mammal.</w:t>
      </w:r>
      <w:r w:rsidRPr="00164AF4">
        <w:rPr>
          <w:lang w:val="en-US"/>
        </w:rPr>
        <w:t xml:space="preserve"> </w:t>
      </w:r>
      <w:r w:rsidRPr="00164AF4">
        <w:rPr>
          <w:b/>
          <w:bCs/>
          <w:lang w:val="en-US"/>
        </w:rPr>
        <w:t>100</w:t>
      </w:r>
      <w:r w:rsidRPr="00164AF4">
        <w:rPr>
          <w:lang w:val="en-US"/>
        </w:rPr>
        <w:t>, 1671–1677 (2019).</w:t>
      </w:r>
    </w:p>
    <w:p w14:paraId="66906D0E" w14:textId="77777777" w:rsidR="00164AF4" w:rsidRPr="00164AF4" w:rsidRDefault="00164AF4" w:rsidP="00164AF4">
      <w:pPr>
        <w:pStyle w:val="Bibliography"/>
        <w:rPr>
          <w:lang w:val="en-US"/>
        </w:rPr>
      </w:pPr>
      <w:r w:rsidRPr="00164AF4">
        <w:rPr>
          <w:lang w:val="en-US"/>
        </w:rPr>
        <w:t>53.</w:t>
      </w:r>
      <w:r w:rsidRPr="00164AF4">
        <w:rPr>
          <w:lang w:val="en-US"/>
        </w:rPr>
        <w:tab/>
        <w:t>Richards, A. F. Life history and behavior of female dolphins (Tursiops sp.) in Shark Bay, Western Australia. (University of Michigan, United States -- Michigan, 1996).</w:t>
      </w:r>
    </w:p>
    <w:p w14:paraId="4DB49E95" w14:textId="77777777" w:rsidR="00164AF4" w:rsidRPr="00164AF4" w:rsidRDefault="00164AF4" w:rsidP="00164AF4">
      <w:pPr>
        <w:pStyle w:val="Bibliography"/>
        <w:rPr>
          <w:lang w:val="en-US"/>
        </w:rPr>
      </w:pPr>
      <w:r w:rsidRPr="00164AF4">
        <w:rPr>
          <w:lang w:val="en-US"/>
        </w:rPr>
        <w:t>54.</w:t>
      </w:r>
      <w:r w:rsidRPr="00164AF4">
        <w:rPr>
          <w:lang w:val="en-US"/>
        </w:rPr>
        <w:tab/>
        <w:t xml:space="preserve">Kasuya, T. Density depenent growth in North Pacific sperm Whales. </w:t>
      </w:r>
      <w:r w:rsidRPr="00164AF4">
        <w:rPr>
          <w:i/>
          <w:iCs/>
          <w:lang w:val="en-US"/>
        </w:rPr>
        <w:t>Mar. Mammal Sci.</w:t>
      </w:r>
      <w:r w:rsidRPr="00164AF4">
        <w:rPr>
          <w:lang w:val="en-US"/>
        </w:rPr>
        <w:t xml:space="preserve"> </w:t>
      </w:r>
      <w:r w:rsidRPr="00164AF4">
        <w:rPr>
          <w:b/>
          <w:bCs/>
          <w:lang w:val="en-US"/>
        </w:rPr>
        <w:t>7</w:t>
      </w:r>
      <w:r w:rsidRPr="00164AF4">
        <w:rPr>
          <w:lang w:val="en-US"/>
        </w:rPr>
        <w:t>, 230–257 (1991).</w:t>
      </w:r>
    </w:p>
    <w:p w14:paraId="25349492" w14:textId="77777777" w:rsidR="00164AF4" w:rsidRPr="00164AF4" w:rsidRDefault="00164AF4" w:rsidP="00164AF4">
      <w:pPr>
        <w:pStyle w:val="Bibliography"/>
        <w:rPr>
          <w:lang w:val="en-US"/>
        </w:rPr>
      </w:pPr>
      <w:r w:rsidRPr="00164AF4">
        <w:rPr>
          <w:lang w:val="en-US"/>
        </w:rPr>
        <w:t>55.</w:t>
      </w:r>
      <w:r w:rsidRPr="00164AF4">
        <w:rPr>
          <w:lang w:val="en-US"/>
        </w:rPr>
        <w:tab/>
        <w:t xml:space="preserve">Simmons, R. E. &amp; Scheepers, L. Winning by a neck: sexual selection in the evolution of giraffe. </w:t>
      </w:r>
      <w:r w:rsidRPr="00164AF4">
        <w:rPr>
          <w:i/>
          <w:iCs/>
          <w:lang w:val="en-US"/>
        </w:rPr>
        <w:t>Am. Nat.</w:t>
      </w:r>
      <w:r w:rsidRPr="00164AF4">
        <w:rPr>
          <w:lang w:val="en-US"/>
        </w:rPr>
        <w:t xml:space="preserve"> </w:t>
      </w:r>
      <w:r w:rsidRPr="00164AF4">
        <w:rPr>
          <w:b/>
          <w:bCs/>
          <w:lang w:val="en-US"/>
        </w:rPr>
        <w:t>148</w:t>
      </w:r>
      <w:r w:rsidRPr="00164AF4">
        <w:rPr>
          <w:lang w:val="en-US"/>
        </w:rPr>
        <w:t>, 771–786 (1996).</w:t>
      </w:r>
    </w:p>
    <w:p w14:paraId="6D3461BB" w14:textId="77777777" w:rsidR="00164AF4" w:rsidRPr="00164AF4" w:rsidRDefault="00164AF4" w:rsidP="00164AF4">
      <w:pPr>
        <w:pStyle w:val="Bibliography"/>
        <w:rPr>
          <w:lang w:val="en-US"/>
        </w:rPr>
      </w:pPr>
      <w:r w:rsidRPr="00164AF4">
        <w:rPr>
          <w:lang w:val="en-US"/>
        </w:rPr>
        <w:t>56.</w:t>
      </w:r>
      <w:r w:rsidRPr="00164AF4">
        <w:rPr>
          <w:lang w:val="en-US"/>
        </w:rPr>
        <w:tab/>
        <w:t xml:space="preserve">Hollister-Smith, J. A. </w:t>
      </w:r>
      <w:r w:rsidRPr="00164AF4">
        <w:rPr>
          <w:i/>
          <w:iCs/>
          <w:lang w:val="en-US"/>
        </w:rPr>
        <w:t>et al.</w:t>
      </w:r>
      <w:r w:rsidRPr="00164AF4">
        <w:rPr>
          <w:lang w:val="en-US"/>
        </w:rPr>
        <w:t xml:space="preserve"> Age, musth and paternity success in wild male African elephants, </w:t>
      </w:r>
      <w:r w:rsidRPr="00164AF4">
        <w:rPr>
          <w:i/>
          <w:iCs/>
          <w:lang w:val="en-US"/>
        </w:rPr>
        <w:t>Loxodonta africana</w:t>
      </w:r>
      <w:r w:rsidRPr="00164AF4">
        <w:rPr>
          <w:lang w:val="en-US"/>
        </w:rPr>
        <w:t xml:space="preserve">. </w:t>
      </w:r>
      <w:r w:rsidRPr="00164AF4">
        <w:rPr>
          <w:i/>
          <w:iCs/>
          <w:lang w:val="en-US"/>
        </w:rPr>
        <w:t>Anim. Behav.</w:t>
      </w:r>
      <w:r w:rsidRPr="00164AF4">
        <w:rPr>
          <w:lang w:val="en-US"/>
        </w:rPr>
        <w:t xml:space="preserve"> </w:t>
      </w:r>
      <w:r w:rsidRPr="00164AF4">
        <w:rPr>
          <w:b/>
          <w:bCs/>
          <w:lang w:val="en-US"/>
        </w:rPr>
        <w:t>74</w:t>
      </w:r>
      <w:r w:rsidRPr="00164AF4">
        <w:rPr>
          <w:lang w:val="en-US"/>
        </w:rPr>
        <w:t>, 287–296 (2007).</w:t>
      </w:r>
    </w:p>
    <w:p w14:paraId="0D9621B9" w14:textId="77777777" w:rsidR="00164AF4" w:rsidRPr="00164AF4" w:rsidRDefault="00164AF4" w:rsidP="00164AF4">
      <w:pPr>
        <w:pStyle w:val="Bibliography"/>
        <w:rPr>
          <w:lang w:val="en-US"/>
        </w:rPr>
      </w:pPr>
      <w:r w:rsidRPr="00164AF4">
        <w:rPr>
          <w:lang w:val="en-US"/>
        </w:rPr>
        <w:t>57.</w:t>
      </w:r>
      <w:r w:rsidRPr="00164AF4">
        <w:rPr>
          <w:lang w:val="en-US"/>
        </w:rPr>
        <w:tab/>
        <w:t xml:space="preserve">Konrad, C. M., Frasier, T. R., Whitehead, H. &amp; Gero, S. Kin selection and allocare in sperm whales. </w:t>
      </w:r>
      <w:r w:rsidRPr="00164AF4">
        <w:rPr>
          <w:i/>
          <w:iCs/>
          <w:lang w:val="en-US"/>
        </w:rPr>
        <w:t>Behav. Ecol.</w:t>
      </w:r>
      <w:r w:rsidRPr="00164AF4">
        <w:rPr>
          <w:lang w:val="en-US"/>
        </w:rPr>
        <w:t xml:space="preserve"> </w:t>
      </w:r>
      <w:r w:rsidRPr="00164AF4">
        <w:rPr>
          <w:b/>
          <w:bCs/>
          <w:lang w:val="en-US"/>
        </w:rPr>
        <w:t>30</w:t>
      </w:r>
      <w:r w:rsidRPr="00164AF4">
        <w:rPr>
          <w:lang w:val="en-US"/>
        </w:rPr>
        <w:t>, 194–201 (2019).</w:t>
      </w:r>
    </w:p>
    <w:p w14:paraId="53986124" w14:textId="77777777" w:rsidR="00164AF4" w:rsidRPr="00164AF4" w:rsidRDefault="00164AF4" w:rsidP="00164AF4">
      <w:pPr>
        <w:pStyle w:val="Bibliography"/>
        <w:rPr>
          <w:lang w:val="en-US"/>
        </w:rPr>
      </w:pPr>
      <w:r w:rsidRPr="00164AF4">
        <w:rPr>
          <w:lang w:val="en-US"/>
        </w:rPr>
        <w:t>58.</w:t>
      </w:r>
      <w:r w:rsidRPr="00164AF4">
        <w:rPr>
          <w:lang w:val="en-US"/>
        </w:rPr>
        <w:tab/>
        <w:t xml:space="preserve">Mann, J. &amp; Smuts, B. B. Natal attraction: allomaternal care and mother–infant separations in wild bottlenose dolphins. </w:t>
      </w:r>
      <w:r w:rsidRPr="00164AF4">
        <w:rPr>
          <w:i/>
          <w:iCs/>
          <w:lang w:val="en-US"/>
        </w:rPr>
        <w:t>Anim. Behav.</w:t>
      </w:r>
      <w:r w:rsidRPr="00164AF4">
        <w:rPr>
          <w:lang w:val="en-US"/>
        </w:rPr>
        <w:t xml:space="preserve"> </w:t>
      </w:r>
      <w:r w:rsidRPr="00164AF4">
        <w:rPr>
          <w:b/>
          <w:bCs/>
          <w:lang w:val="en-US"/>
        </w:rPr>
        <w:t>55</w:t>
      </w:r>
      <w:r w:rsidRPr="00164AF4">
        <w:rPr>
          <w:lang w:val="en-US"/>
        </w:rPr>
        <w:t>, 1097–1113 (1998).</w:t>
      </w:r>
    </w:p>
    <w:p w14:paraId="17D37EFE" w14:textId="77777777" w:rsidR="00164AF4" w:rsidRPr="00164AF4" w:rsidRDefault="00164AF4" w:rsidP="00164AF4">
      <w:pPr>
        <w:pStyle w:val="Bibliography"/>
        <w:rPr>
          <w:lang w:val="en-US"/>
        </w:rPr>
      </w:pPr>
      <w:r w:rsidRPr="00164AF4">
        <w:rPr>
          <w:lang w:val="en-US"/>
        </w:rPr>
        <w:lastRenderedPageBreak/>
        <w:t>59.</w:t>
      </w:r>
      <w:r w:rsidRPr="00164AF4">
        <w:rPr>
          <w:lang w:val="en-US"/>
        </w:rPr>
        <w:tab/>
        <w:t>Mann, J. &amp; Smuts, B. Behavioral development in wild bottlenose dolphin newborns (</w:t>
      </w:r>
      <w:r w:rsidRPr="00164AF4">
        <w:rPr>
          <w:i/>
          <w:iCs/>
          <w:lang w:val="en-US"/>
        </w:rPr>
        <w:t>Tursiops</w:t>
      </w:r>
      <w:r w:rsidRPr="00164AF4">
        <w:rPr>
          <w:lang w:val="en-US"/>
        </w:rPr>
        <w:t xml:space="preserve"> sp.). </w:t>
      </w:r>
      <w:r w:rsidRPr="00164AF4">
        <w:rPr>
          <w:i/>
          <w:iCs/>
          <w:lang w:val="en-US"/>
        </w:rPr>
        <w:t>Behaviour</w:t>
      </w:r>
      <w:r w:rsidRPr="00164AF4">
        <w:rPr>
          <w:lang w:val="en-US"/>
        </w:rPr>
        <w:t xml:space="preserve"> </w:t>
      </w:r>
      <w:r w:rsidRPr="00164AF4">
        <w:rPr>
          <w:b/>
          <w:bCs/>
          <w:lang w:val="en-US"/>
        </w:rPr>
        <w:t>136</w:t>
      </w:r>
      <w:r w:rsidRPr="00164AF4">
        <w:rPr>
          <w:lang w:val="en-US"/>
        </w:rPr>
        <w:t>, 529–566 (1999).</w:t>
      </w:r>
    </w:p>
    <w:p w14:paraId="27BB92BE" w14:textId="77777777" w:rsidR="00164AF4" w:rsidRPr="00164AF4" w:rsidRDefault="00164AF4" w:rsidP="00164AF4">
      <w:pPr>
        <w:pStyle w:val="Bibliography"/>
        <w:rPr>
          <w:lang w:val="en-US"/>
        </w:rPr>
      </w:pPr>
      <w:r w:rsidRPr="00164AF4">
        <w:rPr>
          <w:lang w:val="en-US"/>
        </w:rPr>
        <w:t>60.</w:t>
      </w:r>
      <w:r w:rsidRPr="00164AF4">
        <w:rPr>
          <w:lang w:val="en-US"/>
        </w:rPr>
        <w:tab/>
        <w:t xml:space="preserve">Fellner, W., Bauer, G. B., Stamper, S. A., Losch, B. A. &amp; Dahood, A. The development of synchronous movement by bottlenose dolphins (Tursiops truncatus). </w:t>
      </w:r>
      <w:r w:rsidRPr="00164AF4">
        <w:rPr>
          <w:i/>
          <w:iCs/>
          <w:lang w:val="en-US"/>
        </w:rPr>
        <w:t>Mar. Mammal Sci.</w:t>
      </w:r>
      <w:r w:rsidRPr="00164AF4">
        <w:rPr>
          <w:lang w:val="en-US"/>
        </w:rPr>
        <w:t xml:space="preserve"> </w:t>
      </w:r>
      <w:r w:rsidRPr="00164AF4">
        <w:rPr>
          <w:b/>
          <w:bCs/>
          <w:lang w:val="en-US"/>
        </w:rPr>
        <w:t>29</w:t>
      </w:r>
      <w:r w:rsidRPr="00164AF4">
        <w:rPr>
          <w:lang w:val="en-US"/>
        </w:rPr>
        <w:t>, E203–E225 (2013).</w:t>
      </w:r>
    </w:p>
    <w:p w14:paraId="61F94CE7" w14:textId="77777777" w:rsidR="00164AF4" w:rsidRPr="00164AF4" w:rsidRDefault="00164AF4" w:rsidP="00164AF4">
      <w:pPr>
        <w:pStyle w:val="Bibliography"/>
        <w:rPr>
          <w:lang w:val="en-US"/>
        </w:rPr>
      </w:pPr>
      <w:r w:rsidRPr="00164AF4">
        <w:rPr>
          <w:lang w:val="en-US"/>
        </w:rPr>
        <w:t>61.</w:t>
      </w:r>
      <w:r w:rsidRPr="00164AF4">
        <w:rPr>
          <w:lang w:val="en-US"/>
        </w:rPr>
        <w:tab/>
        <w:t xml:space="preserve">Sakai, M. </w:t>
      </w:r>
      <w:r w:rsidRPr="00164AF4">
        <w:rPr>
          <w:i/>
          <w:iCs/>
          <w:lang w:val="en-US"/>
        </w:rPr>
        <w:t>et al.</w:t>
      </w:r>
      <w:r w:rsidRPr="00164AF4">
        <w:rPr>
          <w:lang w:val="en-US"/>
        </w:rPr>
        <w:t xml:space="preserve"> Mother-calf interactions and social behavior development in Commerson’s dolphins (</w:t>
      </w:r>
      <w:r w:rsidRPr="00164AF4">
        <w:rPr>
          <w:i/>
          <w:iCs/>
          <w:lang w:val="en-US"/>
        </w:rPr>
        <w:t>Cephalorhhynchus commersonii</w:t>
      </w:r>
      <w:r w:rsidRPr="00164AF4">
        <w:rPr>
          <w:lang w:val="en-US"/>
        </w:rPr>
        <w:t xml:space="preserve">). </w:t>
      </w:r>
      <w:r w:rsidRPr="00164AF4">
        <w:rPr>
          <w:i/>
          <w:iCs/>
          <w:lang w:val="en-US"/>
        </w:rPr>
        <w:t>J. Ethol.</w:t>
      </w:r>
      <w:r w:rsidRPr="00164AF4">
        <w:rPr>
          <w:lang w:val="en-US"/>
        </w:rPr>
        <w:t xml:space="preserve"> </w:t>
      </w:r>
      <w:r w:rsidRPr="00164AF4">
        <w:rPr>
          <w:b/>
          <w:bCs/>
          <w:lang w:val="en-US"/>
        </w:rPr>
        <w:t>31</w:t>
      </w:r>
      <w:r w:rsidRPr="00164AF4">
        <w:rPr>
          <w:lang w:val="en-US"/>
        </w:rPr>
        <w:t>, 305–313 (2013).</w:t>
      </w:r>
    </w:p>
    <w:p w14:paraId="34081781" w14:textId="77777777" w:rsidR="00164AF4" w:rsidRPr="00164AF4" w:rsidRDefault="00164AF4" w:rsidP="00164AF4">
      <w:pPr>
        <w:pStyle w:val="Bibliography"/>
        <w:rPr>
          <w:lang w:val="en-US"/>
        </w:rPr>
      </w:pPr>
      <w:r w:rsidRPr="00164AF4">
        <w:rPr>
          <w:lang w:val="en-US"/>
        </w:rPr>
        <w:t>62.</w:t>
      </w:r>
      <w:r w:rsidRPr="00164AF4">
        <w:rPr>
          <w:lang w:val="en-US"/>
        </w:rPr>
        <w:tab/>
        <w:t>Eguiguren, A., Walmsley, S. F., Feyrer, L. J., Zwamborn, E. M. J. &amp; Whitehead, H. The role of touch in marine mammal sociality: a review and future directions. Preprint at https://doi.org/10.32942/X2NM0Q (2025).</w:t>
      </w:r>
    </w:p>
    <w:p w14:paraId="357A84AF" w14:textId="77777777" w:rsidR="00164AF4" w:rsidRPr="00164AF4" w:rsidRDefault="00164AF4" w:rsidP="00164AF4">
      <w:pPr>
        <w:pStyle w:val="Bibliography"/>
        <w:rPr>
          <w:lang w:val="en-US"/>
        </w:rPr>
      </w:pPr>
      <w:r w:rsidRPr="00164AF4">
        <w:rPr>
          <w:lang w:val="en-US"/>
        </w:rPr>
        <w:t>63.</w:t>
      </w:r>
      <w:r w:rsidRPr="00164AF4">
        <w:rPr>
          <w:lang w:val="en-US"/>
        </w:rPr>
        <w:tab/>
        <w:t xml:space="preserve">Gero, S., Gordon, J. &amp; Whitehead, H. Calves as social hubs: dynamics of the social network within sperm whale units. </w:t>
      </w:r>
      <w:r w:rsidRPr="00164AF4">
        <w:rPr>
          <w:i/>
          <w:iCs/>
          <w:lang w:val="en-US"/>
        </w:rPr>
        <w:t>Proc. R. Soc. B Biol. Sci.</w:t>
      </w:r>
      <w:r w:rsidRPr="00164AF4">
        <w:rPr>
          <w:lang w:val="en-US"/>
        </w:rPr>
        <w:t xml:space="preserve"> </w:t>
      </w:r>
      <w:r w:rsidRPr="00164AF4">
        <w:rPr>
          <w:b/>
          <w:bCs/>
          <w:lang w:val="en-US"/>
        </w:rPr>
        <w:t>280</w:t>
      </w:r>
      <w:r w:rsidRPr="00164AF4">
        <w:rPr>
          <w:lang w:val="en-US"/>
        </w:rPr>
        <w:t>, 20131113 (2013).</w:t>
      </w:r>
    </w:p>
    <w:p w14:paraId="3840F8BA" w14:textId="77777777" w:rsidR="00164AF4" w:rsidRPr="00164AF4" w:rsidRDefault="00164AF4" w:rsidP="00164AF4">
      <w:pPr>
        <w:pStyle w:val="Bibliography"/>
        <w:rPr>
          <w:lang w:val="en-US"/>
        </w:rPr>
      </w:pPr>
      <w:r w:rsidRPr="00164AF4">
        <w:rPr>
          <w:lang w:val="en-US"/>
        </w:rPr>
        <w:t>64.</w:t>
      </w:r>
      <w:r w:rsidRPr="00164AF4">
        <w:rPr>
          <w:lang w:val="en-US"/>
        </w:rPr>
        <w:tab/>
        <w:t xml:space="preserve">Cantor, M., Gero, S., Whitehead, H. &amp; Rendell, L. Sperm whale: the largest toothed creature on earth. in </w:t>
      </w:r>
      <w:r w:rsidRPr="00164AF4">
        <w:rPr>
          <w:i/>
          <w:iCs/>
          <w:lang w:val="en-US"/>
        </w:rPr>
        <w:t>Ethology and Behavioral Ecology of Odontocetes</w:t>
      </w:r>
      <w:r w:rsidRPr="00164AF4">
        <w:rPr>
          <w:lang w:val="en-US"/>
        </w:rPr>
        <w:t xml:space="preserve"> (ed. Würsig, B.) 261–280 (Springer International Publishing, Cham, 2019). doi:10.1007/978-3-030-16663-2_12.</w:t>
      </w:r>
    </w:p>
    <w:p w14:paraId="2F92D887" w14:textId="77777777" w:rsidR="00164AF4" w:rsidRPr="00164AF4" w:rsidRDefault="00164AF4" w:rsidP="00164AF4">
      <w:pPr>
        <w:pStyle w:val="Bibliography"/>
        <w:rPr>
          <w:lang w:val="en-US"/>
        </w:rPr>
      </w:pPr>
      <w:r w:rsidRPr="00164AF4">
        <w:rPr>
          <w:lang w:val="en-US"/>
        </w:rPr>
        <w:t>65.</w:t>
      </w:r>
      <w:r w:rsidRPr="00164AF4">
        <w:rPr>
          <w:lang w:val="en-US"/>
        </w:rPr>
        <w:tab/>
        <w:t xml:space="preserve">Eguiguren, A. </w:t>
      </w:r>
      <w:r w:rsidRPr="00164AF4">
        <w:rPr>
          <w:i/>
          <w:iCs/>
          <w:lang w:val="en-US"/>
        </w:rPr>
        <w:t>et al.</w:t>
      </w:r>
      <w:r w:rsidRPr="00164AF4">
        <w:rPr>
          <w:lang w:val="en-US"/>
        </w:rPr>
        <w:t xml:space="preserve"> Integrating cultural dimensions in sperm whale ( </w:t>
      </w:r>
      <w:r w:rsidRPr="00164AF4">
        <w:rPr>
          <w:i/>
          <w:iCs/>
          <w:lang w:val="en-US"/>
        </w:rPr>
        <w:t>Physeter macrocephalus</w:t>
      </w:r>
      <w:r w:rsidRPr="00164AF4">
        <w:rPr>
          <w:lang w:val="en-US"/>
        </w:rPr>
        <w:t xml:space="preserve"> ) conservation: threats, challenges and solutions. </w:t>
      </w:r>
      <w:r w:rsidRPr="00164AF4">
        <w:rPr>
          <w:i/>
          <w:iCs/>
          <w:lang w:val="en-US"/>
        </w:rPr>
        <w:t>Philos. Trans. R. Soc. B Biol. Sci.</w:t>
      </w:r>
      <w:r w:rsidRPr="00164AF4">
        <w:rPr>
          <w:lang w:val="en-US"/>
        </w:rPr>
        <w:t xml:space="preserve"> </w:t>
      </w:r>
      <w:r w:rsidRPr="00164AF4">
        <w:rPr>
          <w:b/>
          <w:bCs/>
          <w:lang w:val="en-US"/>
        </w:rPr>
        <w:t>380</w:t>
      </w:r>
      <w:r w:rsidRPr="00164AF4">
        <w:rPr>
          <w:lang w:val="en-US"/>
        </w:rPr>
        <w:t>, 20240142 (2025).</w:t>
      </w:r>
    </w:p>
    <w:p w14:paraId="2F898E88" w14:textId="77777777" w:rsidR="00164AF4" w:rsidRPr="00164AF4" w:rsidRDefault="00164AF4" w:rsidP="00164AF4">
      <w:pPr>
        <w:pStyle w:val="Bibliography"/>
        <w:rPr>
          <w:lang w:val="en-US"/>
        </w:rPr>
      </w:pPr>
      <w:r w:rsidRPr="00164AF4">
        <w:rPr>
          <w:lang w:val="en-US"/>
        </w:rPr>
        <w:t>66.</w:t>
      </w:r>
      <w:r w:rsidRPr="00164AF4">
        <w:rPr>
          <w:lang w:val="en-US"/>
        </w:rPr>
        <w:tab/>
        <w:t xml:space="preserve">Connor, R. C., Mann, J. &amp; Watson-Capps, J. A sex-specific affiliative contact behavior in indian ocean bottlenose dolphins, </w:t>
      </w:r>
      <w:r w:rsidRPr="00164AF4">
        <w:rPr>
          <w:i/>
          <w:iCs/>
          <w:lang w:val="en-US"/>
        </w:rPr>
        <w:t>Tursiops</w:t>
      </w:r>
      <w:r w:rsidRPr="00164AF4">
        <w:rPr>
          <w:lang w:val="en-US"/>
        </w:rPr>
        <w:t xml:space="preserve"> sp. </w:t>
      </w:r>
      <w:r w:rsidRPr="00164AF4">
        <w:rPr>
          <w:i/>
          <w:iCs/>
          <w:lang w:val="en-US"/>
        </w:rPr>
        <w:t>Ethology</w:t>
      </w:r>
      <w:r w:rsidRPr="00164AF4">
        <w:rPr>
          <w:lang w:val="en-US"/>
        </w:rPr>
        <w:t xml:space="preserve"> </w:t>
      </w:r>
      <w:r w:rsidRPr="00164AF4">
        <w:rPr>
          <w:b/>
          <w:bCs/>
          <w:lang w:val="en-US"/>
        </w:rPr>
        <w:t>112</w:t>
      </w:r>
      <w:r w:rsidRPr="00164AF4">
        <w:rPr>
          <w:lang w:val="en-US"/>
        </w:rPr>
        <w:t>, 631–638 (2006).</w:t>
      </w:r>
    </w:p>
    <w:p w14:paraId="4B2DC8EE" w14:textId="77777777" w:rsidR="00164AF4" w:rsidRPr="00164AF4" w:rsidRDefault="00164AF4" w:rsidP="00164AF4">
      <w:pPr>
        <w:pStyle w:val="Bibliography"/>
        <w:rPr>
          <w:lang w:val="en-US"/>
        </w:rPr>
      </w:pPr>
      <w:r w:rsidRPr="00164AF4">
        <w:rPr>
          <w:lang w:val="en-US"/>
        </w:rPr>
        <w:t>67.</w:t>
      </w:r>
      <w:r w:rsidRPr="00164AF4">
        <w:rPr>
          <w:lang w:val="en-US"/>
        </w:rPr>
        <w:tab/>
        <w:t>Harvey, B. S., Dudzinski, K. M. &amp; Kuczaj, S. A. Associations and the role of affiliative, agonistic, and socio-sexual behaviors among common bottlenose dolphins (</w:t>
      </w:r>
      <w:r w:rsidRPr="00164AF4">
        <w:rPr>
          <w:i/>
          <w:iCs/>
          <w:lang w:val="en-US"/>
        </w:rPr>
        <w:t>Tursiops truncatus</w:t>
      </w:r>
      <w:r w:rsidRPr="00164AF4">
        <w:rPr>
          <w:lang w:val="en-US"/>
        </w:rPr>
        <w:t xml:space="preserve">). </w:t>
      </w:r>
      <w:r w:rsidRPr="00164AF4">
        <w:rPr>
          <w:i/>
          <w:iCs/>
          <w:lang w:val="en-US"/>
        </w:rPr>
        <w:t>Behav. Processes</w:t>
      </w:r>
      <w:r w:rsidRPr="00164AF4">
        <w:rPr>
          <w:lang w:val="en-US"/>
        </w:rPr>
        <w:t xml:space="preserve"> </w:t>
      </w:r>
      <w:r w:rsidRPr="00164AF4">
        <w:rPr>
          <w:b/>
          <w:bCs/>
          <w:lang w:val="en-US"/>
        </w:rPr>
        <w:t>135</w:t>
      </w:r>
      <w:r w:rsidRPr="00164AF4">
        <w:rPr>
          <w:lang w:val="en-US"/>
        </w:rPr>
        <w:t>, 145–156 (2017).</w:t>
      </w:r>
    </w:p>
    <w:p w14:paraId="36821DEA" w14:textId="77777777" w:rsidR="00164AF4" w:rsidRPr="00164AF4" w:rsidRDefault="00164AF4" w:rsidP="00164AF4">
      <w:pPr>
        <w:pStyle w:val="Bibliography"/>
        <w:rPr>
          <w:lang w:val="en-US"/>
        </w:rPr>
      </w:pPr>
      <w:r w:rsidRPr="00164AF4">
        <w:rPr>
          <w:lang w:val="en-US"/>
        </w:rPr>
        <w:t>68.</w:t>
      </w:r>
      <w:r w:rsidRPr="00164AF4">
        <w:rPr>
          <w:lang w:val="en-US"/>
        </w:rPr>
        <w:tab/>
        <w:t xml:space="preserve">Zwamborn, E. M. J., Walmsley, S. F. &amp; Whitehead, H. Flanking female guides: collective decision making in long-finned pilot whales. </w:t>
      </w:r>
      <w:r w:rsidRPr="00164AF4">
        <w:rPr>
          <w:i/>
          <w:iCs/>
          <w:lang w:val="en-US"/>
        </w:rPr>
        <w:t>Anim. Behav.</w:t>
      </w:r>
      <w:r w:rsidRPr="00164AF4">
        <w:rPr>
          <w:lang w:val="en-US"/>
        </w:rPr>
        <w:t xml:space="preserve"> </w:t>
      </w:r>
      <w:r w:rsidRPr="00164AF4">
        <w:rPr>
          <w:b/>
          <w:bCs/>
          <w:lang w:val="en-US"/>
        </w:rPr>
        <w:t>205</w:t>
      </w:r>
      <w:r w:rsidRPr="00164AF4">
        <w:rPr>
          <w:lang w:val="en-US"/>
        </w:rPr>
        <w:t>, 149–159 (2023).</w:t>
      </w:r>
    </w:p>
    <w:p w14:paraId="38C2707A" w14:textId="77777777" w:rsidR="00164AF4" w:rsidRPr="00164AF4" w:rsidRDefault="00164AF4" w:rsidP="00164AF4">
      <w:pPr>
        <w:pStyle w:val="Bibliography"/>
        <w:rPr>
          <w:lang w:val="en-US"/>
        </w:rPr>
      </w:pPr>
      <w:r w:rsidRPr="00164AF4">
        <w:rPr>
          <w:lang w:val="en-US"/>
        </w:rPr>
        <w:lastRenderedPageBreak/>
        <w:t>69.</w:t>
      </w:r>
      <w:r w:rsidRPr="00164AF4">
        <w:rPr>
          <w:lang w:val="en-US"/>
        </w:rPr>
        <w:tab/>
        <w:t xml:space="preserve">Adamczak, S. K. </w:t>
      </w:r>
      <w:r w:rsidRPr="00164AF4">
        <w:rPr>
          <w:i/>
          <w:iCs/>
          <w:lang w:val="en-US"/>
        </w:rPr>
        <w:t>et al.</w:t>
      </w:r>
      <w:r w:rsidRPr="00164AF4">
        <w:rPr>
          <w:lang w:val="en-US"/>
        </w:rPr>
        <w:t xml:space="preserve"> Growth in marine mammals: a review of growth patterns, composition and energy investment. </w:t>
      </w:r>
      <w:r w:rsidRPr="00164AF4">
        <w:rPr>
          <w:i/>
          <w:iCs/>
          <w:lang w:val="en-US"/>
        </w:rPr>
        <w:t>Conserv. Physiol.</w:t>
      </w:r>
      <w:r w:rsidRPr="00164AF4">
        <w:rPr>
          <w:lang w:val="en-US"/>
        </w:rPr>
        <w:t xml:space="preserve"> </w:t>
      </w:r>
      <w:r w:rsidRPr="00164AF4">
        <w:rPr>
          <w:b/>
          <w:bCs/>
          <w:lang w:val="en-US"/>
        </w:rPr>
        <w:t>11</w:t>
      </w:r>
      <w:r w:rsidRPr="00164AF4">
        <w:rPr>
          <w:lang w:val="en-US"/>
        </w:rPr>
        <w:t>, coad035 (2023).</w:t>
      </w:r>
    </w:p>
    <w:p w14:paraId="1661C354" w14:textId="77777777" w:rsidR="00164AF4" w:rsidRPr="00164AF4" w:rsidRDefault="00164AF4" w:rsidP="00164AF4">
      <w:pPr>
        <w:pStyle w:val="Bibliography"/>
        <w:rPr>
          <w:lang w:val="en-US"/>
        </w:rPr>
      </w:pPr>
      <w:r w:rsidRPr="00164AF4">
        <w:rPr>
          <w:lang w:val="en-US"/>
        </w:rPr>
        <w:t>70.</w:t>
      </w:r>
      <w:r w:rsidRPr="00164AF4">
        <w:rPr>
          <w:lang w:val="en-US"/>
        </w:rPr>
        <w:tab/>
        <w:t>Clarke, R., Paliza, O. &amp; Waerebeek, K. V. Sperm whales of the Southeast Pacific. Part VII. Reproduction and growth in the female. 32 (2012).</w:t>
      </w:r>
    </w:p>
    <w:p w14:paraId="3F8F1A2C" w14:textId="77777777" w:rsidR="00164AF4" w:rsidRPr="00164AF4" w:rsidRDefault="00164AF4" w:rsidP="00164AF4">
      <w:pPr>
        <w:pStyle w:val="Bibliography"/>
        <w:rPr>
          <w:lang w:val="en-US"/>
        </w:rPr>
      </w:pPr>
      <w:r w:rsidRPr="00164AF4">
        <w:rPr>
          <w:lang w:val="en-US"/>
        </w:rPr>
        <w:t>71.</w:t>
      </w:r>
      <w:r w:rsidRPr="00164AF4">
        <w:rPr>
          <w:lang w:val="en-US"/>
        </w:rPr>
        <w:tab/>
        <w:t>Best, P. B., Tormosov, D., Brandão, A. &amp; Mikhalev, Y. Geographical variation in the body size of adult female sperm whales (</w:t>
      </w:r>
      <w:r w:rsidRPr="00164AF4">
        <w:rPr>
          <w:i/>
          <w:iCs/>
          <w:lang w:val="en-US"/>
        </w:rPr>
        <w:t>Physeter macrocephalus</w:t>
      </w:r>
      <w:r w:rsidRPr="00164AF4">
        <w:rPr>
          <w:lang w:val="en-US"/>
        </w:rPr>
        <w:t xml:space="preserve">) – an example of McNab’s resource rule? </w:t>
      </w:r>
      <w:r w:rsidRPr="00164AF4">
        <w:rPr>
          <w:i/>
          <w:iCs/>
          <w:lang w:val="en-US"/>
        </w:rPr>
        <w:t>Mammalia</w:t>
      </w:r>
      <w:r w:rsidRPr="00164AF4">
        <w:rPr>
          <w:lang w:val="en-US"/>
        </w:rPr>
        <w:t xml:space="preserve"> </w:t>
      </w:r>
      <w:r w:rsidRPr="00164AF4">
        <w:rPr>
          <w:b/>
          <w:bCs/>
          <w:lang w:val="en-US"/>
        </w:rPr>
        <w:t>81</w:t>
      </w:r>
      <w:r w:rsidRPr="00164AF4">
        <w:rPr>
          <w:lang w:val="en-US"/>
        </w:rPr>
        <w:t>, 189–196 (2016).</w:t>
      </w:r>
    </w:p>
    <w:p w14:paraId="6FEBEDB6" w14:textId="77777777" w:rsidR="00164AF4" w:rsidRPr="00164AF4" w:rsidRDefault="00164AF4" w:rsidP="00164AF4">
      <w:pPr>
        <w:pStyle w:val="Bibliography"/>
        <w:rPr>
          <w:lang w:val="en-US"/>
        </w:rPr>
      </w:pPr>
      <w:r w:rsidRPr="00164AF4">
        <w:rPr>
          <w:lang w:val="en-US"/>
        </w:rPr>
        <w:t>72.</w:t>
      </w:r>
      <w:r w:rsidRPr="00164AF4">
        <w:rPr>
          <w:lang w:val="en-US"/>
        </w:rPr>
        <w:tab/>
        <w:t xml:space="preserve">Napoli, C. </w:t>
      </w:r>
      <w:r w:rsidRPr="00164AF4">
        <w:rPr>
          <w:i/>
          <w:iCs/>
          <w:lang w:val="en-US"/>
        </w:rPr>
        <w:t>et al.</w:t>
      </w:r>
      <w:r w:rsidRPr="00164AF4">
        <w:rPr>
          <w:lang w:val="en-US"/>
        </w:rPr>
        <w:t xml:space="preserve"> Drone-based photogrammetry reveals differences in humpback whale body condition and mass across North Atlantic foraging grounds. </w:t>
      </w:r>
      <w:r w:rsidRPr="00164AF4">
        <w:rPr>
          <w:i/>
          <w:iCs/>
          <w:lang w:val="en-US"/>
        </w:rPr>
        <w:t>Front. Mar. Sci.</w:t>
      </w:r>
      <w:r w:rsidRPr="00164AF4">
        <w:rPr>
          <w:lang w:val="en-US"/>
        </w:rPr>
        <w:t xml:space="preserve"> </w:t>
      </w:r>
      <w:r w:rsidRPr="00164AF4">
        <w:rPr>
          <w:b/>
          <w:bCs/>
          <w:lang w:val="en-US"/>
        </w:rPr>
        <w:t>11</w:t>
      </w:r>
      <w:r w:rsidRPr="00164AF4">
        <w:rPr>
          <w:lang w:val="en-US"/>
        </w:rPr>
        <w:t>, 1336455 (2024).</w:t>
      </w:r>
    </w:p>
    <w:p w14:paraId="10A5E15A" w14:textId="490B5641" w:rsidR="00B67D3F" w:rsidRPr="00B67D3F" w:rsidRDefault="00B67D3F" w:rsidP="00DC1D0D">
      <w:pPr>
        <w:pStyle w:val="Bibliography"/>
      </w:pPr>
      <w:r>
        <w:fldChar w:fldCharType="end"/>
      </w:r>
    </w:p>
    <w:p w14:paraId="0E2470E0" w14:textId="4B7F1F49"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a Eguiguren" w:date="2025-09-25T22:04:00Z" w:initials="AE">
    <w:p w14:paraId="4686406A" w14:textId="77777777" w:rsidR="00B67D3F" w:rsidRDefault="00B67D3F" w:rsidP="00B67D3F">
      <w:r>
        <w:rPr>
          <w:rStyle w:val="CommentReference"/>
        </w:rPr>
        <w:annotationRef/>
      </w:r>
      <w:r>
        <w:rPr>
          <w:sz w:val="20"/>
          <w:szCs w:val="20"/>
        </w:rPr>
        <w:t>up to 200 words</w:t>
      </w:r>
    </w:p>
  </w:comment>
  <w:comment w:id="3" w:author="Christine K" w:date="2025-08-09T10:07:00Z" w:initials="CK">
    <w:p w14:paraId="688A1FFA" w14:textId="3D5970C0"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5"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6"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7"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8"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9" w:author="Christine K" w:date="2025-09-26T12:45:00Z" w:initials="CK">
    <w:p w14:paraId="43C50206" w14:textId="77777777" w:rsidR="00CB5A4C" w:rsidRDefault="00CB5A4C" w:rsidP="00CB5A4C">
      <w:pPr>
        <w:pStyle w:val="CommentText"/>
      </w:pPr>
      <w:r>
        <w:rPr>
          <w:rStyle w:val="CommentReference"/>
        </w:rPr>
        <w:annotationRef/>
      </w:r>
      <w:r>
        <w:t>But maybe not if the visual inspection includes the cost of a drone? I guess your drone was pretty cheap though. In any case, probably OK as is.</w:t>
      </w:r>
    </w:p>
  </w:comment>
  <w:comment w:id="10" w:author="Christine K" w:date="2025-08-09T11:09:00Z" w:initials="CK">
    <w:p w14:paraId="42AE8A5C" w14:textId="01314B06" w:rsidR="001306CB" w:rsidRDefault="001306CB" w:rsidP="001306CB">
      <w:pPr>
        <w:pStyle w:val="CommentText"/>
      </w:pPr>
      <w:r>
        <w:rPr>
          <w:rStyle w:val="CommentReference"/>
        </w:rPr>
        <w:annotationRef/>
      </w:r>
      <w:r>
        <w:t xml:space="preserve">Reworded for brevity </w:t>
      </w:r>
    </w:p>
  </w:comment>
  <w:comment w:id="11"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2"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3"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15"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16"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17" w:author="Christine K" w:date="2025-09-26T12:54:00Z" w:initials="CK">
    <w:p w14:paraId="5B89AEF1" w14:textId="77777777" w:rsidR="00B842AE" w:rsidRDefault="00B842AE" w:rsidP="00B842AE">
      <w:pPr>
        <w:pStyle w:val="CommentText"/>
      </w:pPr>
      <w:r>
        <w:rPr>
          <w:rStyle w:val="CommentReference"/>
        </w:rPr>
        <w:annotationRef/>
      </w:r>
      <w:r>
        <w:t>Seems reasonable to me</w:t>
      </w:r>
    </w:p>
  </w:comment>
  <w:comment w:id="19" w:author="Balaena Institute whitehead" w:date="2025-08-01T13:14:00Z" w:initials="Bw">
    <w:p w14:paraId="59735469" w14:textId="45EAC61F"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18" w:author="Christine K" w:date="2025-09-26T12:55:00Z" w:initials="CK">
    <w:p w14:paraId="15BED8A3" w14:textId="77777777" w:rsidR="00B842AE" w:rsidRDefault="00B842AE" w:rsidP="00B842AE">
      <w:pPr>
        <w:pStyle w:val="CommentText"/>
      </w:pPr>
      <w:r>
        <w:rPr>
          <w:rStyle w:val="CommentReference"/>
        </w:rPr>
        <w:annotationRef/>
      </w:r>
      <w:r>
        <w:t>To be added?</w:t>
      </w:r>
    </w:p>
  </w:comment>
  <w:comment w:id="14" w:author="Christine K" w:date="2025-08-09T11:24:00Z" w:initials="CK">
    <w:p w14:paraId="3CEB4305" w14:textId="0FB609D9"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22"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23"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4"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25"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26" w:author="Christine K" w:date="2025-08-09T11:36:00Z" w:initials="CK">
    <w:p w14:paraId="2D9DD054" w14:textId="06F7EBBE" w:rsidR="00C1259C" w:rsidRDefault="00C1259C" w:rsidP="00C1259C">
      <w:pPr>
        <w:pStyle w:val="CommentText"/>
      </w:pPr>
      <w:r>
        <w:rPr>
          <w:rStyle w:val="CommentReference"/>
        </w:rPr>
        <w:annotationRef/>
      </w:r>
      <w:r>
        <w:t>Unclear what times of day you were avoiding… evening?</w:t>
      </w:r>
    </w:p>
  </w:comment>
  <w:comment w:id="31"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32"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29"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33"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34"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35"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36"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37"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38"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39"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40"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41"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42"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44"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45" w:author="Ana Eguiguren" w:date="2025-09-19T16:10:00Z" w:initials="AE">
    <w:p w14:paraId="405796F4" w14:textId="77777777" w:rsidR="00B03D88" w:rsidRDefault="00B03D88" w:rsidP="00B03D88">
      <w:r>
        <w:rPr>
          <w:rStyle w:val="CommentReference"/>
        </w:rPr>
        <w:annotationRef/>
      </w:r>
      <w:r>
        <w:rPr>
          <w:sz w:val="20"/>
          <w:szCs w:val="20"/>
        </w:rPr>
        <w:t>Old version (produced slighlty different values)</w:t>
      </w:r>
    </w:p>
  </w:comment>
  <w:comment w:id="47" w:author="Christine K" w:date="2025-09-26T13:12:00Z" w:initials="CK">
    <w:p w14:paraId="5094F4FF" w14:textId="77777777" w:rsidR="00D60E16" w:rsidRDefault="00D60E16" w:rsidP="00D60E16">
      <w:pPr>
        <w:pStyle w:val="CommentText"/>
      </w:pPr>
      <w:r>
        <w:rPr>
          <w:rStyle w:val="CommentReference"/>
        </w:rPr>
        <w:annotationRef/>
      </w:r>
      <w:r>
        <w:t>Should you say what this stands for?</w:t>
      </w:r>
    </w:p>
  </w:comment>
  <w:comment w:id="48" w:author="Christine K" w:date="2025-09-26T13:16:00Z" w:initials="CK">
    <w:p w14:paraId="33616C6C" w14:textId="77777777" w:rsidR="00D60E16" w:rsidRDefault="00D60E16" w:rsidP="00D60E16">
      <w:pPr>
        <w:pStyle w:val="CommentText"/>
      </w:pPr>
      <w:r>
        <w:rPr>
          <w:rStyle w:val="CommentReference"/>
        </w:rPr>
        <w:annotationRef/>
      </w:r>
      <w:r>
        <w:t>I’m not following why setting mr in this way would have that affect. So maybe rewording is needed above to explain or maybe it would make more sense to someone more comfortable than me at reading these formulas</w:t>
      </w:r>
    </w:p>
  </w:comment>
  <w:comment w:id="49" w:author="Hal Whitehead" w:date="2025-07-09T06:32:00Z" w:initials="HW">
    <w:p w14:paraId="5928CE04" w14:textId="409A5A4D" w:rsidR="00076109" w:rsidRPr="00EC30B6" w:rsidRDefault="00076109" w:rsidP="00076109">
      <w:pPr>
        <w:pStyle w:val="CommentText"/>
      </w:pPr>
      <w:r w:rsidRPr="00EC30B6">
        <w:rPr>
          <w:rStyle w:val="CommentReference"/>
        </w:rPr>
        <w:annotationRef/>
      </w:r>
      <w:r w:rsidRPr="00EC30B6">
        <w:t>No numbers on equations from here on.</w:t>
      </w:r>
    </w:p>
  </w:comment>
  <w:comment w:id="51"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53"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54"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56"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57"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61"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62"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59"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63"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68"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64"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65"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66"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67" w:author="Christine K" w:date="2025-09-26T13:27:00Z" w:initials="CK">
    <w:p w14:paraId="4D3C51BA" w14:textId="77777777" w:rsidR="00FE429E" w:rsidRDefault="00FE429E" w:rsidP="00FE429E">
      <w:pPr>
        <w:pStyle w:val="CommentText"/>
      </w:pPr>
      <w:r>
        <w:rPr>
          <w:rStyle w:val="CommentReference"/>
        </w:rPr>
        <w:annotationRef/>
      </w:r>
      <w:r>
        <w:t>Does it make sense to expect that though? If after a certain point only their nose grows then this ratio would just grow until they reach their max length (via death or stopping growing). So, I stand by my previous opinion, but am open to being disagreed with</w:t>
      </w:r>
    </w:p>
  </w:comment>
  <w:comment w:id="72" w:author="Christine K" w:date="2025-08-09T14:07:00Z" w:initials="CK">
    <w:p w14:paraId="754A14D2" w14:textId="6F5B4A03" w:rsidR="000023FA" w:rsidRDefault="000023FA" w:rsidP="000023FA">
      <w:pPr>
        <w:pStyle w:val="CommentText"/>
      </w:pPr>
      <w:r>
        <w:rPr>
          <w:rStyle w:val="CommentReference"/>
        </w:rPr>
        <w:annotationRef/>
      </w:r>
      <w:r>
        <w:t>?</w:t>
      </w:r>
    </w:p>
  </w:comment>
  <w:comment w:id="73"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74"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75" w:author="Christine K" w:date="2025-09-26T13:35:00Z" w:initials="CK">
    <w:p w14:paraId="6AD6A7AB" w14:textId="77777777" w:rsidR="005466B0" w:rsidRDefault="005466B0" w:rsidP="005466B0">
      <w:pPr>
        <w:pStyle w:val="CommentText"/>
      </w:pPr>
      <w:r>
        <w:rPr>
          <w:rStyle w:val="CommentReference"/>
        </w:rPr>
        <w:annotationRef/>
      </w:r>
      <w:r>
        <w:t>Not the maximum female length recorded in your study though based on Figure 5. So maybe you need to explicitly say this is based on ref 41, or what.</w:t>
      </w:r>
    </w:p>
  </w:comment>
  <w:comment w:id="77" w:author="Christine K" w:date="2025-08-09T14:15:00Z" w:initials="CK">
    <w:p w14:paraId="4111D8C9" w14:textId="7E953560"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78"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79" w:author="Christine K" w:date="2025-09-26T13:44:00Z" w:initials="CK">
    <w:p w14:paraId="0B7A8E2D" w14:textId="77777777" w:rsidR="004E4A22" w:rsidRDefault="004E4A22" w:rsidP="004E4A22">
      <w:pPr>
        <w:pStyle w:val="CommentText"/>
      </w:pPr>
      <w:r>
        <w:rPr>
          <w:rStyle w:val="CommentReference"/>
        </w:rPr>
        <w:annotationRef/>
      </w:r>
      <w:r>
        <w:t>Ha! Fun. Yeah, interesting philosophical debate then… better to make your figure easy to understand at a glance, or make people’s brains work a little harder to challenge gender norms…</w:t>
      </w:r>
    </w:p>
  </w:comment>
  <w:comment w:id="80" w:author="Hal Whitehead" w:date="2025-08-07T20:42:00Z" w:initials="HW">
    <w:p w14:paraId="26701014" w14:textId="6922E78B" w:rsidR="00571C21" w:rsidRDefault="00571C21">
      <w:pPr>
        <w:pStyle w:val="CommentText"/>
      </w:pPr>
      <w:r>
        <w:rPr>
          <w:rStyle w:val="CommentReference"/>
        </w:rPr>
        <w:annotationRef/>
      </w:r>
      <w:r>
        <w:t>Why bootstrapped?</w:t>
      </w:r>
    </w:p>
  </w:comment>
  <w:comment w:id="81"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82" w:author="Christine K" w:date="2025-08-09T13:59:00Z" w:initials="CK">
    <w:p w14:paraId="57DABE52" w14:textId="32CD56E6" w:rsidR="0020338D" w:rsidRDefault="0020338D" w:rsidP="0020338D">
      <w:pPr>
        <w:pStyle w:val="CommentText"/>
      </w:pPr>
      <w:r>
        <w:rPr>
          <w:rStyle w:val="CommentReference"/>
        </w:rPr>
        <w:annotationRef/>
      </w:r>
      <w:r>
        <w:t>Could you just refer to Table 1 instead?</w:t>
      </w:r>
    </w:p>
  </w:comment>
  <w:comment w:id="83"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84"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85" w:author="Christine K" w:date="2025-09-26T13:50:00Z" w:initials="CK">
    <w:p w14:paraId="4D8C10F6" w14:textId="77777777" w:rsidR="00B904CD" w:rsidRDefault="00B904CD" w:rsidP="00B904CD">
      <w:pPr>
        <w:pStyle w:val="CommentText"/>
      </w:pPr>
      <w:r>
        <w:rPr>
          <w:rStyle w:val="CommentReference"/>
        </w:rPr>
        <w:annotationRef/>
      </w:r>
      <w:r>
        <w:t>But 1+3 is 4?</w:t>
      </w:r>
    </w:p>
  </w:comment>
  <w:comment w:id="86" w:author="Christine K" w:date="2025-09-26T13:53:00Z" w:initials="CK">
    <w:p w14:paraId="35325731" w14:textId="77777777" w:rsidR="00B904CD" w:rsidRDefault="00B904CD" w:rsidP="00B904CD">
      <w:pPr>
        <w:pStyle w:val="CommentText"/>
      </w:pPr>
      <w:r>
        <w:rPr>
          <w:rStyle w:val="CommentReference"/>
        </w:rPr>
        <w:annotationRef/>
      </w:r>
      <w:r>
        <w:t>Now that one of them is 0.38 ‘slightly’ is probably an understatement</w:t>
      </w:r>
    </w:p>
  </w:comment>
  <w:comment w:id="89" w:author="Christine K" w:date="2025-09-26T13:55:00Z" w:initials="CK">
    <w:p w14:paraId="0DB15B66" w14:textId="77777777" w:rsidR="00B904CD" w:rsidRDefault="00B904CD" w:rsidP="00B904CD">
      <w:pPr>
        <w:pStyle w:val="CommentText"/>
      </w:pPr>
      <w:r>
        <w:rPr>
          <w:rStyle w:val="CommentReference"/>
        </w:rPr>
        <w:annotationRef/>
      </w:r>
      <w:r>
        <w:t>You probably want to update ‘point_shape’ on the figure to say ‘sex assignment’ or something?</w:t>
      </w:r>
    </w:p>
  </w:comment>
  <w:comment w:id="90" w:author="Christine K" w:date="2025-08-09T13:59:00Z" w:initials="CK">
    <w:p w14:paraId="63B814F0" w14:textId="7F78D47E" w:rsidR="0020338D" w:rsidRDefault="0020338D" w:rsidP="0020338D">
      <w:pPr>
        <w:pStyle w:val="CommentText"/>
      </w:pPr>
      <w:r>
        <w:rPr>
          <w:rStyle w:val="CommentReference"/>
        </w:rPr>
        <w:annotationRef/>
      </w:r>
      <w:r>
        <w:t>Could you just refer to Table 1 instead?</w:t>
      </w:r>
    </w:p>
  </w:comment>
  <w:comment w:id="91" w:author="Balaena Institute whitehead" w:date="2025-09-25T10:48:00Z" w:initials="Bw">
    <w:p w14:paraId="0E1926C5" w14:textId="77777777" w:rsidR="0056733A" w:rsidRDefault="0056733A" w:rsidP="0056733A">
      <w:pPr>
        <w:pStyle w:val="CommentText"/>
      </w:pPr>
      <w:r>
        <w:rPr>
          <w:rStyle w:val="CommentReference"/>
        </w:rPr>
        <w:annotationRef/>
      </w:r>
      <w:r>
        <w:rPr>
          <w:lang w:val="es-EC"/>
        </w:rPr>
        <w:t xml:space="preserve">CC: </w:t>
      </w:r>
      <w:r>
        <w:t xml:space="preserve">Could you be more specific about what result you are referring to here? </w:t>
      </w:r>
    </w:p>
  </w:comment>
  <w:comment w:id="92" w:author="Balaena Institute whitehead" w:date="2025-09-25T10:50:00Z" w:initials="Bw">
    <w:p w14:paraId="631A642A" w14:textId="77777777" w:rsidR="0056733A" w:rsidRDefault="0056733A" w:rsidP="0056733A">
      <w:pPr>
        <w:pStyle w:val="CommentText"/>
      </w:pPr>
      <w:r>
        <w:rPr>
          <w:rStyle w:val="CommentReference"/>
        </w:rPr>
        <w:annotationRef/>
      </w:r>
      <w:r>
        <w:t>CC: Moving the ‘while’ could switch the focus to your success cases as the main result</w:t>
      </w:r>
    </w:p>
  </w:comment>
  <w:comment w:id="93" w:author="Balaena Institute whitehead" w:date="2025-09-25T10:54:00Z" w:initials="Bw">
    <w:p w14:paraId="2DD75A1F" w14:textId="77777777" w:rsidR="007D5A61" w:rsidRDefault="007D5A61" w:rsidP="007D5A61">
      <w:pPr>
        <w:pStyle w:val="CommentText"/>
      </w:pPr>
      <w:r>
        <w:rPr>
          <w:rStyle w:val="CommentReference"/>
        </w:rPr>
        <w:annotationRef/>
      </w:r>
      <w:r>
        <w:t>CC: Maybe better to start with an overall result like this (‘our measurements are within expected ranges’) before getting into the details of comparing the methods and minute errors. It seems obvious that with a 2% CV the values would fall within expected ranges at a species age/sex class level</w:t>
      </w:r>
    </w:p>
  </w:comment>
  <w:comment w:id="94" w:author="Balaena Institute whitehead" w:date="2025-09-25T10:56:00Z" w:initials="Bw">
    <w:p w14:paraId="6116607B" w14:textId="77777777" w:rsidR="007D5A61" w:rsidRDefault="007D5A61" w:rsidP="007D5A61">
      <w:pPr>
        <w:pStyle w:val="CommentText"/>
      </w:pPr>
      <w:r>
        <w:rPr>
          <w:rStyle w:val="CommentReference"/>
        </w:rPr>
        <w:annotationRef/>
      </w:r>
      <w:r>
        <w:t>CC: I found the phrasing / double negative (low uncertainty) a bit hard to follow</w:t>
      </w:r>
    </w:p>
  </w:comment>
  <w:comment w:id="95" w:author="Balaena Institute whitehead" w:date="2025-09-25T11:17:00Z" w:initials="Bw">
    <w:p w14:paraId="5C944FAD" w14:textId="77777777" w:rsidR="003A7E1D" w:rsidRDefault="003A7E1D" w:rsidP="003A7E1D">
      <w:pPr>
        <w:pStyle w:val="CommentText"/>
      </w:pPr>
      <w:r>
        <w:rPr>
          <w:rStyle w:val="CommentReference"/>
        </w:rPr>
        <w:annotationRef/>
      </w:r>
      <w:r>
        <w:t>CC: Another good ref here might be: Martin, A. R. (1980). An examination of sperm whale age and length data from the 1949–78 Icelandic catch. Report of the International Whaling Commission, 30, 227-231. - I think they talk about size variation within age classes</w:t>
      </w:r>
    </w:p>
  </w:comment>
  <w:comment w:id="96" w:author="Balaena Institute whitehead" w:date="2025-07-30T13:37:00Z" w:initials="Bw">
    <w:p w14:paraId="5C706169" w14:textId="26AC0498" w:rsidR="00B80788" w:rsidRDefault="00B80788" w:rsidP="00B80788">
      <w:pPr>
        <w:pStyle w:val="CommentText"/>
      </w:pPr>
      <w:r>
        <w:rPr>
          <w:rStyle w:val="CommentReference"/>
        </w:rPr>
        <w:annotationRef/>
      </w:r>
      <w:r>
        <w:t>Like ICI people, not super certain but useful enough at pop level</w:t>
      </w:r>
    </w:p>
  </w:comment>
  <w:comment w:id="97" w:author="Christine K" w:date="2025-09-26T14:01:00Z" w:initials="CK">
    <w:p w14:paraId="140C3D12" w14:textId="77777777" w:rsidR="00FA6630" w:rsidRDefault="00FA6630" w:rsidP="00FA6630">
      <w:pPr>
        <w:pStyle w:val="CommentText"/>
      </w:pPr>
      <w:r>
        <w:rPr>
          <w:rStyle w:val="CommentReference"/>
        </w:rPr>
        <w:annotationRef/>
      </w:r>
      <w:r>
        <w:t>Is this what you meant?</w:t>
      </w:r>
    </w:p>
  </w:comment>
  <w:comment w:id="98" w:author="Balaena Institute whitehead" w:date="2025-09-25T11:18:00Z" w:initials="Bw">
    <w:p w14:paraId="29F5CA7A" w14:textId="335A18EC" w:rsidR="003A7E1D" w:rsidRDefault="003A7E1D" w:rsidP="003A7E1D">
      <w:pPr>
        <w:pStyle w:val="CommentText"/>
      </w:pPr>
      <w:r>
        <w:rPr>
          <w:rStyle w:val="CommentReference"/>
        </w:rPr>
        <w:annotationRef/>
      </w:r>
      <w:r>
        <w:t>CC: I feel like you might be able to streamline the repeated themes in this paragraph and the previous one</w:t>
      </w:r>
    </w:p>
  </w:comment>
  <w:comment w:id="99" w:author="Hal Whitehead" w:date="2025-09-27T11:04:00Z" w:initials="HW">
    <w:p w14:paraId="782E5704" w14:textId="6D3BFDC0" w:rsidR="00187FEE" w:rsidRDefault="00187FEE">
      <w:pPr>
        <w:pStyle w:val="CommentText"/>
      </w:pPr>
      <w:r>
        <w:rPr>
          <w:rStyle w:val="CommentReference"/>
        </w:rPr>
        <w:annotationRef/>
      </w:r>
      <w:r>
        <w:t>Is this for sperm whales or Tursiops?  Not clear.</w:t>
      </w:r>
    </w:p>
  </w:comment>
  <w:comment w:id="102" w:author="Balaena Institute whitehead" w:date="2025-09-25T11:21:00Z" w:initials="Bw">
    <w:p w14:paraId="2A35AC57" w14:textId="77777777" w:rsidR="003A7E1D" w:rsidRDefault="003A7E1D" w:rsidP="003A7E1D">
      <w:pPr>
        <w:pStyle w:val="CommentText"/>
      </w:pPr>
      <w:r>
        <w:rPr>
          <w:rStyle w:val="CommentReference"/>
        </w:rPr>
        <w:annotationRef/>
      </w:r>
      <w:r>
        <w:t>Have you already said this elsewhere in the paper? If so, maybe don’t need to repeat it here</w:t>
      </w:r>
    </w:p>
  </w:comment>
  <w:comment w:id="101" w:author="Balaena Institute whitehead" w:date="2025-09-25T11:44:00Z" w:initials="Bw">
    <w:p w14:paraId="266D0362" w14:textId="77777777" w:rsidR="007478E2" w:rsidRDefault="007478E2" w:rsidP="007478E2">
      <w:pPr>
        <w:pStyle w:val="CommentText"/>
      </w:pPr>
      <w:r>
        <w:rPr>
          <w:rStyle w:val="CommentReference"/>
        </w:rPr>
        <w:annotationRef/>
      </w:r>
      <w:r>
        <w:t xml:space="preserve">CC: I think your implication here is that because of these growth spurts these are good places to bin age classes in sperm whales, but I think you could add a sentence to spell that out for your reader. </w:t>
      </w:r>
    </w:p>
  </w:comment>
  <w:comment w:id="103" w:author="Balaena Institute whitehead" w:date="2025-09-25T11:46:00Z" w:initials="Bw">
    <w:p w14:paraId="3901FA41" w14:textId="77777777" w:rsidR="007478E2" w:rsidRDefault="007478E2" w:rsidP="007478E2">
      <w:pPr>
        <w:pStyle w:val="CommentText"/>
      </w:pPr>
      <w:r>
        <w:rPr>
          <w:rStyle w:val="CommentReference"/>
        </w:rPr>
        <w:annotationRef/>
      </w:r>
      <w:r>
        <w:t>CC: Again I would suggest your first sentence start with your main result. Then nuance it after.</w:t>
      </w:r>
    </w:p>
  </w:comment>
  <w:comment w:id="104" w:author="Christine K" w:date="2025-09-26T14:07:00Z" w:initials="CK">
    <w:p w14:paraId="4507D263" w14:textId="77777777" w:rsidR="00357E91" w:rsidRDefault="00357E91" w:rsidP="00357E91">
      <w:pPr>
        <w:pStyle w:val="CommentText"/>
      </w:pPr>
      <w:r>
        <w:rPr>
          <w:rStyle w:val="CommentReference"/>
        </w:rPr>
        <w:annotationRef/>
      </w:r>
      <w:r>
        <w:t>Remove this comma or add one before ‘in immature individuals’</w:t>
      </w:r>
    </w:p>
  </w:comment>
  <w:comment w:id="105" w:author="Ana Eguiguren" w:date="2025-09-25T20:43:00Z" w:initials="AE">
    <w:p w14:paraId="5332094E" w14:textId="0D12C104" w:rsidR="008472E6" w:rsidRDefault="008472E6" w:rsidP="008472E6">
      <w:r>
        <w:rPr>
          <w:rStyle w:val="CommentReference"/>
        </w:rPr>
        <w:annotationRef/>
      </w:r>
      <w:r>
        <w:rPr>
          <w:sz w:val="20"/>
          <w:szCs w:val="20"/>
        </w:rPr>
        <w:t>CC: Could mention that this is what would be expected given their social structure (e.g. males disperse). You get into this a couple paragraphs down, but I think bringing it up a paragraph sooner could address questions that this observation might raise.</w:t>
      </w:r>
    </w:p>
  </w:comment>
  <w:comment w:id="106" w:author="Ana Eguiguren" w:date="2025-09-25T20:43:00Z" w:initials="AE">
    <w:p w14:paraId="01F0E173" w14:textId="5A45B205" w:rsidR="008472E6" w:rsidRDefault="008472E6" w:rsidP="008472E6">
      <w:r>
        <w:rPr>
          <w:rStyle w:val="CommentReference"/>
        </w:rPr>
        <w:annotationRef/>
      </w:r>
      <w:r>
        <w:rPr>
          <w:sz w:val="20"/>
          <w:szCs w:val="20"/>
        </w:rPr>
        <w:t>I was trying to make the point that we can identify the sex of most individuals in that size range (which happen to be female) - does this sound like it?</w:t>
      </w:r>
    </w:p>
  </w:comment>
  <w:comment w:id="107" w:author="Christine K" w:date="2025-09-26T14:09:00Z" w:initials="CK">
    <w:p w14:paraId="379BD7E1" w14:textId="77777777" w:rsidR="00357E91" w:rsidRDefault="00357E91" w:rsidP="00357E91">
      <w:pPr>
        <w:pStyle w:val="CommentText"/>
      </w:pPr>
      <w:r>
        <w:rPr>
          <w:rStyle w:val="CommentReference"/>
        </w:rPr>
        <w:annotationRef/>
      </w:r>
      <w:r>
        <w:t>Sure, I think this works</w:t>
      </w:r>
    </w:p>
  </w:comment>
  <w:comment w:id="108" w:author="Ana Eguiguren" w:date="2025-09-25T20:44:00Z" w:initials="AE">
    <w:p w14:paraId="1C2C1688" w14:textId="2718C65A" w:rsidR="008472E6" w:rsidRDefault="008472E6" w:rsidP="008472E6">
      <w:r>
        <w:rPr>
          <w:rStyle w:val="CommentReference"/>
        </w:rPr>
        <w:annotationRef/>
      </w:r>
      <w:r>
        <w:rPr>
          <w:sz w:val="20"/>
          <w:szCs w:val="20"/>
        </w:rPr>
        <w:t>CC: Also distinguishing them from females? I would think that would be more the main point here?</w:t>
      </w:r>
    </w:p>
  </w:comment>
  <w:comment w:id="109" w:author="Ana Eguiguren" w:date="2025-09-25T20:44:00Z" w:initials="AE">
    <w:p w14:paraId="52CB9321" w14:textId="77777777" w:rsidR="008472E6" w:rsidRDefault="008472E6" w:rsidP="008472E6">
      <w:r>
        <w:rPr>
          <w:rStyle w:val="CommentReference"/>
        </w:rPr>
        <w:annotationRef/>
      </w:r>
      <w:r>
        <w:rPr>
          <w:sz w:val="20"/>
          <w:szCs w:val="20"/>
        </w:rPr>
        <w:t>yes! typo :)</w:t>
      </w:r>
    </w:p>
  </w:comment>
  <w:comment w:id="110" w:author="Balaena Institute whitehead" w:date="2025-07-30T13:43:00Z" w:initials="Bw">
    <w:p w14:paraId="5E55CFD6" w14:textId="3F58E954" w:rsidR="00B80788" w:rsidRDefault="00B80788" w:rsidP="00B80788">
      <w:pPr>
        <w:pStyle w:val="CommentText"/>
      </w:pPr>
      <w:r>
        <w:rPr>
          <w:rStyle w:val="CommentReference"/>
        </w:rPr>
        <w:annotationRef/>
      </w:r>
      <w:r>
        <w:t>Could be sampled -genetic (directed to uncertain ones)</w:t>
      </w:r>
    </w:p>
  </w:comment>
  <w:comment w:id="111"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112"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113"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114"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115"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117" w:author="Hal Whitehead" w:date="2025-09-27T11:19:00Z" w:initials="HW">
    <w:p w14:paraId="417769BE" w14:textId="6DD263C2" w:rsidR="00AA4328" w:rsidRDefault="00AA4328">
      <w:pPr>
        <w:pStyle w:val="CommentText"/>
      </w:pPr>
      <w:r>
        <w:rPr>
          <w:rStyle w:val="CommentReference"/>
        </w:rPr>
        <w:annotationRef/>
      </w:r>
      <w:r>
        <w:t>Citation in superscript font</w:t>
      </w:r>
    </w:p>
  </w:comment>
  <w:comment w:id="118" w:author="Ana Eguiguren" w:date="2025-09-25T20:49:00Z" w:initials="AE">
    <w:p w14:paraId="02109BD9" w14:textId="77777777" w:rsidR="001859B4" w:rsidRDefault="001859B4" w:rsidP="001859B4">
      <w:r>
        <w:rPr>
          <w:rStyle w:val="CommentReference"/>
        </w:rPr>
        <w:annotationRef/>
      </w:r>
      <w:r>
        <w:rPr>
          <w:sz w:val="20"/>
          <w:szCs w:val="20"/>
        </w:rPr>
        <w:t>CC: I don’t think this is necessarily a contrast is it? Because the overall growth rate could slow, but if investment shifts to mostly just growing the nose (slowly) you could still see the observed relationship between NR and TL, right?</w:t>
      </w:r>
    </w:p>
  </w:comment>
  <w:comment w:id="119" w:author="Ana Eguiguren" w:date="2025-09-25T20:49:00Z" w:initials="AE">
    <w:p w14:paraId="58D13111" w14:textId="77777777" w:rsidR="001859B4" w:rsidRDefault="001859B4" w:rsidP="001859B4">
      <w:r>
        <w:rPr>
          <w:rStyle w:val="CommentReference"/>
        </w:rPr>
        <w:annotationRef/>
      </w:r>
      <w:r>
        <w:rPr>
          <w:sz w:val="20"/>
          <w:szCs w:val="20"/>
        </w:rPr>
        <w:t>true!</w:t>
      </w:r>
    </w:p>
  </w:comment>
  <w:comment w:id="120" w:author="Hal Whitehead" w:date="2025-09-27T11:23:00Z" w:initials="HW">
    <w:p w14:paraId="70A91282" w14:textId="13266CD2" w:rsidR="00AA4328" w:rsidRDefault="00AA4328">
      <w:pPr>
        <w:pStyle w:val="CommentText"/>
      </w:pPr>
      <w:r>
        <w:rPr>
          <w:rStyle w:val="CommentReference"/>
        </w:rPr>
        <w:annotationRef/>
      </w:r>
      <w:r>
        <w:t xml:space="preserve">I am not sure this quite makes sense.  If length stops increasing, then there is no shift along the x-axis of your diagrams.  I would </w:t>
      </w:r>
      <w:r w:rsidR="009D50AB">
        <w:t>replace the highlighted text with something like “relative to length”’</w:t>
      </w:r>
    </w:p>
  </w:comment>
  <w:comment w:id="121" w:author="Christine K" w:date="2025-09-26T14:18:00Z" w:initials="CK">
    <w:p w14:paraId="051DCD8F" w14:textId="77777777" w:rsidR="00750F33" w:rsidRDefault="00750F33" w:rsidP="00750F33">
      <w:pPr>
        <w:pStyle w:val="CommentText"/>
      </w:pPr>
      <w:r>
        <w:rPr>
          <w:rStyle w:val="CommentReference"/>
        </w:rPr>
        <w:annotationRef/>
      </w:r>
      <w:r>
        <w:t>Add a ref?</w:t>
      </w:r>
    </w:p>
  </w:comment>
  <w:comment w:id="122" w:author="Ana Eguiguren" w:date="2025-09-25T20:49:00Z" w:initials="AE">
    <w:p w14:paraId="423AAEAB" w14:textId="61A07964" w:rsidR="00D07A18" w:rsidRDefault="00D07A18" w:rsidP="00D07A18">
      <w:r>
        <w:rPr>
          <w:rStyle w:val="CommentReference"/>
        </w:rPr>
        <w:annotationRef/>
      </w:r>
      <w:r>
        <w:rPr>
          <w:sz w:val="20"/>
          <w:szCs w:val="20"/>
        </w:rPr>
        <w:t>CC: This wording is a bit unclear to me</w:t>
      </w:r>
    </w:p>
  </w:comment>
  <w:comment w:id="123" w:author="Christine K" w:date="2025-09-26T14:19:00Z" w:initials="CK">
    <w:p w14:paraId="36C2A9B1" w14:textId="77777777" w:rsidR="00750F33" w:rsidRDefault="00750F33" w:rsidP="00750F33">
      <w:pPr>
        <w:pStyle w:val="CommentText"/>
      </w:pPr>
      <w:r>
        <w:rPr>
          <w:rStyle w:val="CommentReference"/>
        </w:rPr>
        <w:annotationRef/>
      </w:r>
      <w:r>
        <w:t>Missing a verb?</w:t>
      </w:r>
    </w:p>
  </w:comment>
  <w:comment w:id="124" w:author="Balaena Institute whitehead" w:date="2025-07-30T13:54:00Z" w:initials="Bw">
    <w:p w14:paraId="65DE1201" w14:textId="0707CF58" w:rsidR="00B80788" w:rsidRDefault="00B80788" w:rsidP="00B80788">
      <w:pPr>
        <w:pStyle w:val="CommentText"/>
      </w:pPr>
      <w:r>
        <w:rPr>
          <w:rStyle w:val="CommentReference"/>
        </w:rPr>
        <w:annotationRef/>
      </w:r>
      <w:r>
        <w:t>Monitor fluctuations in fat in nose?</w:t>
      </w:r>
    </w:p>
  </w:comment>
  <w:comment w:id="125" w:author="Ana Eguiguren" w:date="2025-09-25T20:50:00Z" w:initials="AE">
    <w:p w14:paraId="4B04C5A4" w14:textId="77777777" w:rsidR="00D07A18" w:rsidRDefault="00D07A18" w:rsidP="00D07A18">
      <w:r>
        <w:rPr>
          <w:rStyle w:val="CommentReference"/>
        </w:rPr>
        <w:annotationRef/>
      </w:r>
      <w:r>
        <w:rPr>
          <w:sz w:val="20"/>
          <w:szCs w:val="20"/>
        </w:rPr>
        <w:t>CC: Unless you are intentionally re-spelling out each acronym at the start of each subsection (but I don’t think you need to)</w:t>
      </w:r>
    </w:p>
  </w:comment>
  <w:comment w:id="127" w:author="Christine K" w:date="2025-09-26T14:29:00Z" w:initials="CK">
    <w:p w14:paraId="24BF2ADA" w14:textId="77777777" w:rsidR="00750F33" w:rsidRDefault="00750F33" w:rsidP="00750F33">
      <w:pPr>
        <w:pStyle w:val="CommentText"/>
      </w:pPr>
      <w:r>
        <w:rPr>
          <w:rStyle w:val="CommentReference"/>
        </w:rPr>
        <w:annotationRef/>
      </w:r>
      <w:r>
        <w:t>Word choice seems odd to me. See if you like this reword</w:t>
      </w:r>
    </w:p>
  </w:comment>
  <w:comment w:id="126" w:author="Ana Eguiguren" w:date="2025-09-25T20:34:00Z" w:initials="AE">
    <w:p w14:paraId="69807D91" w14:textId="2252472C" w:rsidR="00EF514B" w:rsidRDefault="00EF514B" w:rsidP="00EF514B">
      <w:r>
        <w:rPr>
          <w:rStyle w:val="CommentReference"/>
        </w:rPr>
        <w:annotationRef/>
      </w:r>
      <w:r>
        <w:rPr>
          <w:sz w:val="20"/>
          <w:szCs w:val="20"/>
        </w:rPr>
        <w:t>This is the missing whale!</w:t>
      </w:r>
    </w:p>
  </w:comment>
  <w:comment w:id="128" w:author="Ana Eguiguren" w:date="2025-09-25T20:50:00Z" w:initials="AE">
    <w:p w14:paraId="1F38E861" w14:textId="77777777" w:rsidR="00E420B9" w:rsidRDefault="00E420B9" w:rsidP="00E420B9">
      <w:r>
        <w:rPr>
          <w:rStyle w:val="CommentReference"/>
        </w:rPr>
        <w:annotationRef/>
      </w:r>
      <w:r>
        <w:rPr>
          <w:sz w:val="20"/>
          <w:szCs w:val="20"/>
        </w:rPr>
        <w:t>CC: 4/7 had high, 2/7 were uncertain - what about the last one?</w:t>
      </w:r>
    </w:p>
    <w:p w14:paraId="65379AD1" w14:textId="77777777" w:rsidR="00E420B9" w:rsidRDefault="00E420B9" w:rsidP="00E420B9">
      <w:r>
        <w:rPr>
          <w:sz w:val="20"/>
          <w:szCs w:val="20"/>
        </w:rPr>
        <w:t>Also, I found the flow a bit disjointed here. Maybe this re-ordering helps?</w:t>
      </w:r>
    </w:p>
  </w:comment>
  <w:comment w:id="129" w:author="Ana Eguiguren" w:date="2025-09-25T20:51:00Z" w:initials="AE">
    <w:p w14:paraId="213B2C01" w14:textId="77777777" w:rsidR="00E420B9" w:rsidRDefault="00E420B9" w:rsidP="00E420B9">
      <w:r>
        <w:rPr>
          <w:rStyle w:val="CommentReference"/>
        </w:rPr>
        <w:annotationRef/>
      </w:r>
      <w:r>
        <w:rPr>
          <w:sz w:val="20"/>
          <w:szCs w:val="20"/>
        </w:rPr>
        <w:t>Missing whale mentioned above! I reorganized this bit a little too!</w:t>
      </w:r>
    </w:p>
    <w:p w14:paraId="7613E14D" w14:textId="77777777" w:rsidR="00E420B9" w:rsidRDefault="00E420B9" w:rsidP="00E420B9"/>
  </w:comment>
  <w:comment w:id="130" w:author="Ana Eguiguren" w:date="2025-09-25T21:26:00Z" w:initials="AE">
    <w:p w14:paraId="0D514784" w14:textId="77777777" w:rsidR="00943EA6" w:rsidRDefault="00943EA6" w:rsidP="00943EA6">
      <w:r>
        <w:rPr>
          <w:rStyle w:val="CommentReference"/>
        </w:rPr>
        <w:annotationRef/>
      </w:r>
      <w:r>
        <w:rPr>
          <w:sz w:val="20"/>
          <w:szCs w:val="20"/>
        </w:rPr>
        <w:t>CC: I keep forgetting that there is a distinction between adult and mature. Probably that’s on me, since I do think you lay it out clearly. But this might be something other readers trip up on too, since the words feel kind of synonymous</w:t>
      </w:r>
    </w:p>
  </w:comment>
  <w:comment w:id="131" w:author="Ana Eguiguren" w:date="2025-09-25T21:27:00Z" w:initials="AE">
    <w:p w14:paraId="0A4304C0" w14:textId="77777777" w:rsidR="00943EA6" w:rsidRDefault="00943EA6" w:rsidP="00943EA6">
      <w:r>
        <w:rPr>
          <w:rStyle w:val="CommentReference"/>
        </w:rPr>
        <w:annotationRef/>
      </w:r>
      <w:r>
        <w:rPr>
          <w:sz w:val="20"/>
          <w:szCs w:val="20"/>
        </w:rPr>
        <w:t>I may leave it in for now just because we defined in the table - but agree that it is not super intuitive</w:t>
      </w:r>
    </w:p>
  </w:comment>
  <w:comment w:id="132" w:author="Ana Eguiguren" w:date="2025-09-25T21:28:00Z" w:initials="AE">
    <w:p w14:paraId="0240CCFB" w14:textId="77777777" w:rsidR="00943EA6" w:rsidRDefault="00943EA6" w:rsidP="00943EA6">
      <w:r>
        <w:rPr>
          <w:rStyle w:val="CommentReference"/>
        </w:rPr>
        <w:annotationRef/>
      </w:r>
      <w:r>
        <w:rPr>
          <w:sz w:val="20"/>
          <w:szCs w:val="20"/>
        </w:rPr>
        <w:t xml:space="preserve">I think we do know Rounder and Canopener were relatively young, but I guess I don’t mention their approximate ages in that paper. So may be best to just leave this out. </w:t>
      </w:r>
    </w:p>
  </w:comment>
  <w:comment w:id="133" w:author="Christine K" w:date="2025-09-26T14:33:00Z" w:initials="CK">
    <w:p w14:paraId="53BF1B14" w14:textId="77777777" w:rsidR="00BB2C97" w:rsidRDefault="00BB2C97" w:rsidP="00BB2C97">
      <w:pPr>
        <w:pStyle w:val="CommentText"/>
      </w:pPr>
      <w:r>
        <w:rPr>
          <w:rStyle w:val="CommentReference"/>
        </w:rPr>
        <w:annotationRef/>
      </w:r>
      <w:r>
        <w:t>Above says 3 + 1?</w:t>
      </w:r>
    </w:p>
  </w:comment>
  <w:comment w:id="135" w:author="Ana Eguiguren" w:date="2025-09-25T21:29:00Z" w:initials="AE">
    <w:p w14:paraId="0F208D5C" w14:textId="16133DC4" w:rsidR="00943EA6" w:rsidRDefault="00943EA6" w:rsidP="00943EA6">
      <w:r>
        <w:rPr>
          <w:rStyle w:val="CommentReference"/>
        </w:rPr>
        <w:annotationRef/>
      </w:r>
      <w:r>
        <w:rPr>
          <w:sz w:val="20"/>
          <w:szCs w:val="20"/>
        </w:rPr>
        <w:t>CC: ‘Applications’ almost feels like a more fitting heading</w:t>
      </w:r>
    </w:p>
  </w:comment>
  <w:comment w:id="136" w:author="Ana Eguiguren" w:date="2025-09-25T21:31:00Z" w:initials="AE">
    <w:p w14:paraId="77C748D2" w14:textId="77777777" w:rsidR="00943EA6" w:rsidRDefault="00943EA6" w:rsidP="00943EA6">
      <w:r>
        <w:rPr>
          <w:rStyle w:val="CommentReference"/>
        </w:rPr>
        <w:annotationRef/>
      </w:r>
      <w:r>
        <w:rPr>
          <w:sz w:val="20"/>
          <w:szCs w:val="20"/>
        </w:rPr>
        <w:t>CC: And which sex provides care - e.g. to immature males contribute</w:t>
      </w:r>
    </w:p>
  </w:comment>
  <w:comment w:id="137" w:author="Ana Eguiguren" w:date="2025-09-25T21:34:00Z" w:initials="AE">
    <w:p w14:paraId="47998AC2" w14:textId="77777777" w:rsidR="00400B43" w:rsidRDefault="00400B43" w:rsidP="00400B43">
      <w:r>
        <w:rPr>
          <w:rStyle w:val="CommentReference"/>
        </w:rPr>
        <w:annotationRef/>
      </w:r>
      <w:r>
        <w:rPr>
          <w:sz w:val="20"/>
          <w:szCs w:val="20"/>
        </w:rPr>
        <w:t>CC: Or also just the total nose size (not it's ratio to body size)</w:t>
      </w:r>
    </w:p>
  </w:comment>
  <w:comment w:id="138" w:author="Ana Eguiguren" w:date="2025-09-25T21:34:00Z" w:initials="AE">
    <w:p w14:paraId="3E634B3B" w14:textId="77777777" w:rsidR="00400B43" w:rsidRDefault="00400B43" w:rsidP="00400B43">
      <w:r>
        <w:rPr>
          <w:rStyle w:val="CommentReference"/>
        </w:rPr>
        <w:annotationRef/>
      </w:r>
      <w:r>
        <w:rPr>
          <w:sz w:val="20"/>
          <w:szCs w:val="20"/>
        </w:rPr>
        <w:t>CC: Would be relevant to mention that knowing sex helps with population models too</w:t>
      </w:r>
    </w:p>
  </w:comment>
  <w:comment w:id="139" w:author="Hal Whitehead" w:date="2025-08-08T14:57:00Z" w:initials="HW">
    <w:p w14:paraId="4D4A5054" w14:textId="5CD0F3CE" w:rsidR="00DA2810" w:rsidRDefault="00DA2810">
      <w:pPr>
        <w:pStyle w:val="CommentText"/>
      </w:pPr>
      <w:r>
        <w:rPr>
          <w:rStyle w:val="CommentReference"/>
        </w:rPr>
        <w:annotationRef/>
      </w:r>
      <w:r>
        <w:t>What about large-scale samples? e.g.  from hunting or commercial harvesting.</w:t>
      </w:r>
    </w:p>
  </w:comment>
  <w:comment w:id="140" w:author="Ana Eguiguren" w:date="2025-09-25T21:37:00Z" w:initials="AE">
    <w:p w14:paraId="4D90024A" w14:textId="77777777" w:rsidR="00400B43" w:rsidRDefault="00400B43" w:rsidP="00400B43">
      <w:r>
        <w:rPr>
          <w:rStyle w:val="CommentReference"/>
        </w:rPr>
        <w:annotationRef/>
      </w:r>
      <w:r>
        <w:rPr>
          <w:sz w:val="20"/>
          <w:szCs w:val="20"/>
        </w:rPr>
        <w:t>CC: This example seems odd to me, since you can’t go back to just after whaling ended to take photogrammetry - if you mean comparing whaling derived estimates to what you can get now, it would be good to male that clear</w:t>
      </w:r>
    </w:p>
  </w:comment>
  <w:comment w:id="141" w:author="Ana Eguiguren" w:date="2025-09-25T21:37:00Z" w:initials="AE">
    <w:p w14:paraId="06FB63BC" w14:textId="77777777" w:rsidR="00400B43" w:rsidRDefault="00400B43" w:rsidP="00400B43">
      <w:r>
        <w:rPr>
          <w:rStyle w:val="CommentReference"/>
        </w:rPr>
        <w:annotationRef/>
      </w:r>
      <w:r>
        <w:rPr>
          <w:sz w:val="20"/>
          <w:szCs w:val="20"/>
        </w:rPr>
        <w:t>CC: Since the first sentence is about sex, it seems like that’s what the examples should be about</w:t>
      </w:r>
    </w:p>
  </w:comment>
  <w:comment w:id="142" w:author="Ana Eguiguren" w:date="2025-09-25T21:41:00Z" w:initials="AE">
    <w:p w14:paraId="1F1233CC" w14:textId="77777777" w:rsidR="00D5751C" w:rsidRDefault="00D5751C" w:rsidP="00D5751C">
      <w:r>
        <w:rPr>
          <w:rStyle w:val="CommentReference"/>
        </w:rPr>
        <w:annotationRef/>
      </w:r>
      <w:r>
        <w:rPr>
          <w:sz w:val="20"/>
          <w:szCs w:val="20"/>
        </w:rPr>
        <w:t>This doesn’t really overcome the limitation of not being able to generalize across regions for all the reasons mentioned about. So, you might want to rephrase this.</w:t>
      </w:r>
    </w:p>
    <w:p w14:paraId="1859D1E8" w14:textId="77777777" w:rsidR="00D5751C" w:rsidRDefault="00D5751C" w:rsidP="00D5751C">
      <w:r>
        <w:rPr>
          <w:sz w:val="20"/>
          <w:szCs w:val="20"/>
        </w:rPr>
        <w:t>I do think you also should mention that having known sex individuals (especially immature males) may help future researchers develop similar models that can better distinguish sex in those mid-sized animals (either here or in the future directions section, or where you talk about the low certainty in some mid-sized animals)</w:t>
      </w:r>
    </w:p>
  </w:comment>
  <w:comment w:id="143" w:author="Ana Eguiguren" w:date="2025-09-25T21:43:00Z" w:initials="AE">
    <w:p w14:paraId="4AE4C3DF" w14:textId="77777777" w:rsidR="00D5751C" w:rsidRDefault="00D5751C" w:rsidP="00D5751C">
      <w:r>
        <w:rPr>
          <w:rStyle w:val="CommentReference"/>
        </w:rPr>
        <w:annotationRef/>
      </w:r>
      <w:r>
        <w:rPr>
          <w:sz w:val="20"/>
          <w:szCs w:val="20"/>
        </w:rPr>
        <w:t>moved it here</w:t>
      </w:r>
    </w:p>
  </w:comment>
  <w:comment w:id="144" w:author="Ana Eguiguren" w:date="2025-09-25T21:40:00Z" w:initials="AE">
    <w:p w14:paraId="510FE1AA" w14:textId="446D1E2B" w:rsidR="00D5751C" w:rsidRDefault="00D5751C" w:rsidP="00D5751C">
      <w:r>
        <w:rPr>
          <w:rStyle w:val="CommentReference"/>
        </w:rPr>
        <w:annotationRef/>
      </w:r>
      <w:r>
        <w:rPr>
          <w:sz w:val="20"/>
          <w:szCs w:val="20"/>
        </w:rPr>
        <w:t>CC: I’m not sure what you mean by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86406A" w15:done="0"/>
  <w15:commentEx w15:paraId="688A1FFA" w15:done="1"/>
  <w15:commentEx w15:paraId="3A42652F" w15:done="1"/>
  <w15:commentEx w15:paraId="6629139C" w15:done="1"/>
  <w15:commentEx w15:paraId="154A468C" w15:done="1"/>
  <w15:commentEx w15:paraId="0B639B3D" w15:paraIdParent="154A468C" w15:done="1"/>
  <w15:commentEx w15:paraId="43C50206" w15:paraIdParent="154A468C" w15:done="1"/>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5B89AEF1" w15:paraIdParent="581AC800" w15:done="0"/>
  <w15:commentEx w15:paraId="2263BC0B" w15:done="1"/>
  <w15:commentEx w15:paraId="15BED8A3" w15:done="0"/>
  <w15:commentEx w15:paraId="3CEB4305" w15:done="1"/>
  <w15:commentEx w15:paraId="13483EAB" w15:done="1"/>
  <w15:commentEx w15:paraId="0E6A026A" w15:done="1"/>
  <w15:commentEx w15:paraId="3B6A0123" w15:done="1"/>
  <w15:commentEx w15:paraId="120363FB" w15:done="1"/>
  <w15:commentEx w15:paraId="2D9DD054" w15:done="1"/>
  <w15:commentEx w15:paraId="3264B19A" w15:done="1"/>
  <w15:commentEx w15:paraId="05D6CC43" w15:paraIdParent="3264B19A" w15:done="1"/>
  <w15:commentEx w15:paraId="63F5B496" w15:done="1"/>
  <w15:commentEx w15:paraId="4DDF3EBF" w15:done="1"/>
  <w15:commentEx w15:paraId="559F9C17" w15:done="1"/>
  <w15:commentEx w15:paraId="67888BE1" w15:done="1"/>
  <w15:commentEx w15:paraId="77DC2DC6" w15:done="1"/>
  <w15:commentEx w15:paraId="4C30B266" w15:done="1"/>
  <w15:commentEx w15:paraId="64FE5285" w15:done="1"/>
  <w15:commentEx w15:paraId="50F34935" w15:done="1"/>
  <w15:commentEx w15:paraId="495CC9C5" w15:done="1"/>
  <w15:commentEx w15:paraId="44ED7E55" w15:paraIdParent="495CC9C5" w15:done="1"/>
  <w15:commentEx w15:paraId="07DA612A" w15:done="1"/>
  <w15:commentEx w15:paraId="1D91B032" w15:done="1"/>
  <w15:commentEx w15:paraId="405796F4" w15:done="1"/>
  <w15:commentEx w15:paraId="5094F4FF" w15:done="1"/>
  <w15:commentEx w15:paraId="33616C6C" w15:done="1"/>
  <w15:commentEx w15:paraId="5928CE04"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1"/>
  <w15:commentEx w15:paraId="1F9AD214" w15:done="1"/>
  <w15:commentEx w15:paraId="3BF1FDEF" w15:paraIdParent="1F9AD214" w15:done="1"/>
  <w15:commentEx w15:paraId="12CF21BC" w15:paraIdParent="1F9AD214" w15:done="1"/>
  <w15:commentEx w15:paraId="4D3C51BA" w15:paraIdParent="1F9AD214" w15:done="1"/>
  <w15:commentEx w15:paraId="754A14D2" w15:done="1"/>
  <w15:commentEx w15:paraId="30F50BA1" w15:done="1"/>
  <w15:commentEx w15:paraId="5A3A49C0" w15:done="1"/>
  <w15:commentEx w15:paraId="6AD6A7AB" w15:done="1"/>
  <w15:commentEx w15:paraId="4111D8C9" w15:done="1"/>
  <w15:commentEx w15:paraId="3B497E28" w15:paraIdParent="4111D8C9" w15:done="1"/>
  <w15:commentEx w15:paraId="0B7A8E2D" w15:paraIdParent="4111D8C9" w15:done="1"/>
  <w15:commentEx w15:paraId="26701014" w15:done="1"/>
  <w15:commentEx w15:paraId="2EB298CA" w15:paraIdParent="26701014" w15:done="1"/>
  <w15:commentEx w15:paraId="57DABE52" w15:done="1"/>
  <w15:commentEx w15:paraId="0D693BEA" w15:done="1"/>
  <w15:commentEx w15:paraId="3DA885F7" w15:paraIdParent="0D693BEA" w15:done="1"/>
  <w15:commentEx w15:paraId="4D8C10F6" w15:paraIdParent="0D693BEA" w15:done="1"/>
  <w15:commentEx w15:paraId="35325731" w15:done="1"/>
  <w15:commentEx w15:paraId="0DB15B66" w15:done="0"/>
  <w15:commentEx w15:paraId="63B814F0" w15:done="1"/>
  <w15:commentEx w15:paraId="0E1926C5" w15:done="1"/>
  <w15:commentEx w15:paraId="631A642A" w15:done="1"/>
  <w15:commentEx w15:paraId="2DD75A1F" w15:done="1"/>
  <w15:commentEx w15:paraId="6116607B" w15:done="1"/>
  <w15:commentEx w15:paraId="5C944FAD" w15:done="1"/>
  <w15:commentEx w15:paraId="5C706169" w15:done="1"/>
  <w15:commentEx w15:paraId="140C3D12" w15:done="1"/>
  <w15:commentEx w15:paraId="29F5CA7A" w15:done="1"/>
  <w15:commentEx w15:paraId="782E5704" w15:done="1"/>
  <w15:commentEx w15:paraId="2A35AC57" w15:done="1"/>
  <w15:commentEx w15:paraId="266D0362" w15:done="1"/>
  <w15:commentEx w15:paraId="3901FA41" w15:done="1"/>
  <w15:commentEx w15:paraId="4507D263" w15:done="1"/>
  <w15:commentEx w15:paraId="5332094E" w15:done="1"/>
  <w15:commentEx w15:paraId="01F0E173" w15:paraIdParent="5332094E" w15:done="1"/>
  <w15:commentEx w15:paraId="379BD7E1" w15:paraIdParent="5332094E" w15:done="1"/>
  <w15:commentEx w15:paraId="1C2C1688" w15:done="1"/>
  <w15:commentEx w15:paraId="52CB9321" w15:paraIdParent="1C2C1688" w15:done="1"/>
  <w15:commentEx w15:paraId="5E55CFD6" w15:done="1"/>
  <w15:commentEx w15:paraId="1D1324A7" w15:paraIdParent="5E55CFD6" w15:done="1"/>
  <w15:commentEx w15:paraId="0271E154" w15:done="1"/>
  <w15:commentEx w15:paraId="77AA236A" w15:paraIdParent="0271E154" w15:done="1"/>
  <w15:commentEx w15:paraId="2066E32A" w15:done="1"/>
  <w15:commentEx w15:paraId="673DF71F" w15:paraIdParent="2066E32A" w15:done="1"/>
  <w15:commentEx w15:paraId="417769BE" w15:done="0"/>
  <w15:commentEx w15:paraId="02109BD9" w15:done="1"/>
  <w15:commentEx w15:paraId="58D13111" w15:paraIdParent="02109BD9" w15:done="1"/>
  <w15:commentEx w15:paraId="70A91282" w15:done="1"/>
  <w15:commentEx w15:paraId="051DCD8F" w15:done="1"/>
  <w15:commentEx w15:paraId="423AAEAB" w15:done="1"/>
  <w15:commentEx w15:paraId="36C2A9B1" w15:done="1"/>
  <w15:commentEx w15:paraId="65DE1201" w15:done="1"/>
  <w15:commentEx w15:paraId="4B04C5A4" w15:done="1"/>
  <w15:commentEx w15:paraId="24BF2ADA" w15:done="1"/>
  <w15:commentEx w15:paraId="69807D91" w15:done="1"/>
  <w15:commentEx w15:paraId="65379AD1" w15:done="1"/>
  <w15:commentEx w15:paraId="7613E14D" w15:paraIdParent="65379AD1" w15:done="1"/>
  <w15:commentEx w15:paraId="0D514784" w15:done="0"/>
  <w15:commentEx w15:paraId="0A4304C0" w15:paraIdParent="0D514784" w15:done="0"/>
  <w15:commentEx w15:paraId="0240CCFB" w15:done="1"/>
  <w15:commentEx w15:paraId="53BF1B14" w15:done="0"/>
  <w15:commentEx w15:paraId="0F208D5C" w15:done="1"/>
  <w15:commentEx w15:paraId="77C748D2" w15:done="1"/>
  <w15:commentEx w15:paraId="47998AC2" w15:done="1"/>
  <w15:commentEx w15:paraId="3E634B3B" w15:done="1"/>
  <w15:commentEx w15:paraId="4D4A5054" w15:done="1"/>
  <w15:commentEx w15:paraId="4D90024A" w15:done="1"/>
  <w15:commentEx w15:paraId="06FB63BC" w15:done="1"/>
  <w15:commentEx w15:paraId="1859D1E8" w15:done="0"/>
  <w15:commentEx w15:paraId="4AE4C3DF" w15:paraIdParent="1859D1E8" w15:done="0"/>
  <w15:commentEx w15:paraId="510FE1A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445823" w16cex:dateUtc="2025-09-26T01:04:00Z"/>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2B406737" w16cex:dateUtc="2025-09-26T19:45: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6CAC59BD" w16cex:dateUtc="2025-09-26T19:54:00Z"/>
  <w16cex:commentExtensible w16cex:durableId="7995D275" w16cex:dateUtc="2025-08-01T16:14:00Z"/>
  <w16cex:commentExtensible w16cex:durableId="60922118" w16cex:dateUtc="2025-09-26T19:55: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5EBFBDBF" w16cex:dateUtc="2025-09-19T19:10:00Z"/>
  <w16cex:commentExtensible w16cex:durableId="2D447842" w16cex:dateUtc="2025-09-26T20:12:00Z"/>
  <w16cex:commentExtensible w16cex:durableId="561E5608" w16cex:dateUtc="2025-09-26T20:16:00Z"/>
  <w16cex:commentExtensible w16cex:durableId="716BF3AA" w16cex:dateUtc="2025-07-09T09:32: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18217BA2" w16cex:dateUtc="2025-09-26T20:27: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7B1DF619" w16cex:dateUtc="2025-09-26T20:35:00Z"/>
  <w16cex:commentExtensible w16cex:durableId="0C2175A4" w16cex:dateUtc="2025-08-09T21:15:00Z"/>
  <w16cex:commentExtensible w16cex:durableId="341D83D5" w16cex:dateUtc="2025-08-27T15:30:00Z"/>
  <w16cex:commentExtensible w16cex:durableId="2FAC2836" w16cex:dateUtc="2025-09-26T20:44:00Z"/>
  <w16cex:commentExtensible w16cex:durableId="1690F81E" w16cex:dateUtc="2025-08-07T23:42:00Z"/>
  <w16cex:commentExtensible w16cex:durableId="2AEC1E0F" w16cex:dateUtc="2025-08-27T15:30:00Z"/>
  <w16cex:commentExtensible w16cex:durableId="407F74C0" w16cex:dateUtc="2025-08-09T20:59:00Z"/>
  <w16cex:commentExtensible w16cex:durableId="587603BF" w16cex:dateUtc="2025-08-07T23:47:00Z"/>
  <w16cex:commentExtensible w16cex:durableId="497B9F46" w16cex:dateUtc="2025-08-27T15:32:00Z"/>
  <w16cex:commentExtensible w16cex:durableId="2DE13EF3" w16cex:dateUtc="2025-09-26T20:50:00Z"/>
  <w16cex:commentExtensible w16cex:durableId="57B30108" w16cex:dateUtc="2025-09-26T20:53:00Z"/>
  <w16cex:commentExtensible w16cex:durableId="5BFAFCB2" w16cex:dateUtc="2025-09-26T20:55:00Z"/>
  <w16cex:commentExtensible w16cex:durableId="6655478D" w16cex:dateUtc="2025-08-09T20:59:00Z"/>
  <w16cex:commentExtensible w16cex:durableId="4188C799" w16cex:dateUtc="2025-09-25T13:48:00Z"/>
  <w16cex:commentExtensible w16cex:durableId="53C82E51" w16cex:dateUtc="2025-09-25T13:50:00Z"/>
  <w16cex:commentExtensible w16cex:durableId="637E541A" w16cex:dateUtc="2025-09-25T13:54:00Z"/>
  <w16cex:commentExtensible w16cex:durableId="5C4E229A" w16cex:dateUtc="2025-09-25T13:56:00Z"/>
  <w16cex:commentExtensible w16cex:durableId="6B61AD45" w16cex:dateUtc="2025-09-25T14:17:00Z"/>
  <w16cex:commentExtensible w16cex:durableId="2FB93B88" w16cex:dateUtc="2025-07-30T16:37:00Z"/>
  <w16cex:commentExtensible w16cex:durableId="6DD2F1EC" w16cex:dateUtc="2025-09-26T21:01:00Z"/>
  <w16cex:commentExtensible w16cex:durableId="5ED6C45D" w16cex:dateUtc="2025-09-25T14:18:00Z"/>
  <w16cex:commentExtensible w16cex:durableId="0BE6B6DC" w16cex:dateUtc="2025-09-27T14:04:00Z"/>
  <w16cex:commentExtensible w16cex:durableId="7B71038B" w16cex:dateUtc="2025-09-25T14:21:00Z"/>
  <w16cex:commentExtensible w16cex:durableId="3AFB6D99" w16cex:dateUtc="2025-09-25T14:44:00Z"/>
  <w16cex:commentExtensible w16cex:durableId="435F5FB4" w16cex:dateUtc="2025-09-25T14:46:00Z"/>
  <w16cex:commentExtensible w16cex:durableId="05999614" w16cex:dateUtc="2025-09-26T21:07:00Z"/>
  <w16cex:commentExtensible w16cex:durableId="0A1AD36C" w16cex:dateUtc="2025-09-25T23:43:00Z"/>
  <w16cex:commentExtensible w16cex:durableId="681A1FDE" w16cex:dateUtc="2025-09-25T23:43:00Z"/>
  <w16cex:commentExtensible w16cex:durableId="2E81EBEF" w16cex:dateUtc="2025-09-26T21:09:00Z"/>
  <w16cex:commentExtensible w16cex:durableId="037A6E77" w16cex:dateUtc="2025-09-25T23:44:00Z"/>
  <w16cex:commentExtensible w16cex:durableId="009DC390" w16cex:dateUtc="2025-09-25T23:44: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37D573D6" w16cex:dateUtc="2025-09-27T14:19:00Z"/>
  <w16cex:commentExtensible w16cex:durableId="79ECD8C0" w16cex:dateUtc="2025-09-25T23:49:00Z"/>
  <w16cex:commentExtensible w16cex:durableId="3E2590AC" w16cex:dateUtc="2025-09-25T23:49:00Z"/>
  <w16cex:commentExtensible w16cex:durableId="0DF6642E" w16cex:dateUtc="2025-09-27T14:23:00Z"/>
  <w16cex:commentExtensible w16cex:durableId="14572E90" w16cex:dateUtc="2025-09-26T21:18:00Z"/>
  <w16cex:commentExtensible w16cex:durableId="34EBD63C" w16cex:dateUtc="2025-09-25T23:49:00Z"/>
  <w16cex:commentExtensible w16cex:durableId="78015381" w16cex:dateUtc="2025-09-26T21:19:00Z"/>
  <w16cex:commentExtensible w16cex:durableId="4756AA69" w16cex:dateUtc="2025-07-30T16:54:00Z"/>
  <w16cex:commentExtensible w16cex:durableId="43FB6607" w16cex:dateUtc="2025-09-25T23:50:00Z"/>
  <w16cex:commentExtensible w16cex:durableId="64B644A6" w16cex:dateUtc="2025-09-26T21:29:00Z"/>
  <w16cex:commentExtensible w16cex:durableId="0786F2A6" w16cex:dateUtc="2025-09-25T23:34:00Z"/>
  <w16cex:commentExtensible w16cex:durableId="20E32ECA" w16cex:dateUtc="2025-09-25T23:50:00Z"/>
  <w16cex:commentExtensible w16cex:durableId="52AA1B19" w16cex:dateUtc="2025-09-25T23:51:00Z"/>
  <w16cex:commentExtensible w16cex:durableId="0864B6A3" w16cex:dateUtc="2025-09-26T00:26:00Z"/>
  <w16cex:commentExtensible w16cex:durableId="3EA083B1" w16cex:dateUtc="2025-09-26T00:27:00Z">
    <w16cex:extLst>
      <w16:ext w16:uri="{CE6994B0-6A32-4C9F-8C6B-6E91EDA988CE}">
        <cr:reactions xmlns:cr="http://schemas.microsoft.com/office/comments/2020/reactions">
          <cr:reaction reactionType="1">
            <cr:reactionInfo dateUtc="2025-09-26T21:30:29Z">
              <cr:user userId="e5cdb86eeba46edf" userProvider="Windows Live" userName="Christine K"/>
            </cr:reactionInfo>
          </cr:reaction>
        </cr:reactions>
      </w16:ext>
    </w16cex:extLst>
  </w16cex:commentExtensible>
  <w16cex:commentExtensible w16cex:durableId="7CA950F1" w16cex:dateUtc="2025-09-26T00:28:00Z"/>
  <w16cex:commentExtensible w16cex:durableId="5E0D08EF" w16cex:dateUtc="2025-09-26T21:33:00Z"/>
  <w16cex:commentExtensible w16cex:durableId="749E7946" w16cex:dateUtc="2025-09-26T00:29:00Z"/>
  <w16cex:commentExtensible w16cex:durableId="2C7A025E" w16cex:dateUtc="2025-09-26T00:31:00Z"/>
  <w16cex:commentExtensible w16cex:durableId="4C414C60" w16cex:dateUtc="2025-09-26T00:34:00Z"/>
  <w16cex:commentExtensible w16cex:durableId="4489164E" w16cex:dateUtc="2025-09-26T00:34:00Z"/>
  <w16cex:commentExtensible w16cex:durableId="49A048FF" w16cex:dateUtc="2025-08-08T17:57:00Z"/>
  <w16cex:commentExtensible w16cex:durableId="7CC172AA" w16cex:dateUtc="2025-09-26T00:37:00Z"/>
  <w16cex:commentExtensible w16cex:durableId="4DBB92C9" w16cex:dateUtc="2025-09-26T00:37:00Z"/>
  <w16cex:commentExtensible w16cex:durableId="003EA8B5" w16cex:dateUtc="2025-09-26T00:41:00Z"/>
  <w16cex:commentExtensible w16cex:durableId="5EBBAA48" w16cex:dateUtc="2025-09-26T00:43:00Z"/>
  <w16cex:commentExtensible w16cex:durableId="6895E136" w16cex:dateUtc="2025-09-26T0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86406A" w16cid:durableId="2B445823"/>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3C50206" w16cid:durableId="2B406737"/>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5B89AEF1" w16cid:durableId="6CAC59BD"/>
  <w16cid:commentId w16cid:paraId="2263BC0B" w16cid:durableId="7995D275"/>
  <w16cid:commentId w16cid:paraId="15BED8A3" w16cid:durableId="60922118"/>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405796F4" w16cid:durableId="5EBFBDBF"/>
  <w16cid:commentId w16cid:paraId="5094F4FF" w16cid:durableId="2D447842"/>
  <w16cid:commentId w16cid:paraId="33616C6C" w16cid:durableId="561E5608"/>
  <w16cid:commentId w16cid:paraId="5928CE04" w16cid:durableId="716BF3AA"/>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4D3C51BA" w16cid:durableId="18217BA2"/>
  <w16cid:commentId w16cid:paraId="754A14D2" w16cid:durableId="0AC63820"/>
  <w16cid:commentId w16cid:paraId="30F50BA1" w16cid:durableId="319FE8C4"/>
  <w16cid:commentId w16cid:paraId="5A3A49C0" w16cid:durableId="5AF46EC7"/>
  <w16cid:commentId w16cid:paraId="6AD6A7AB" w16cid:durableId="7B1DF619"/>
  <w16cid:commentId w16cid:paraId="4111D8C9" w16cid:durableId="0C2175A4"/>
  <w16cid:commentId w16cid:paraId="3B497E28" w16cid:durableId="341D83D5"/>
  <w16cid:commentId w16cid:paraId="0B7A8E2D" w16cid:durableId="2FAC2836"/>
  <w16cid:commentId w16cid:paraId="26701014" w16cid:durableId="1690F81E"/>
  <w16cid:commentId w16cid:paraId="2EB298CA" w16cid:durableId="2AEC1E0F"/>
  <w16cid:commentId w16cid:paraId="57DABE52" w16cid:durableId="407F74C0"/>
  <w16cid:commentId w16cid:paraId="0D693BEA" w16cid:durableId="587603BF"/>
  <w16cid:commentId w16cid:paraId="3DA885F7" w16cid:durableId="497B9F46"/>
  <w16cid:commentId w16cid:paraId="4D8C10F6" w16cid:durableId="2DE13EF3"/>
  <w16cid:commentId w16cid:paraId="35325731" w16cid:durableId="57B30108"/>
  <w16cid:commentId w16cid:paraId="0DB15B66" w16cid:durableId="5BFAFCB2"/>
  <w16cid:commentId w16cid:paraId="63B814F0" w16cid:durableId="6655478D"/>
  <w16cid:commentId w16cid:paraId="0E1926C5" w16cid:durableId="4188C799"/>
  <w16cid:commentId w16cid:paraId="631A642A" w16cid:durableId="53C82E51"/>
  <w16cid:commentId w16cid:paraId="2DD75A1F" w16cid:durableId="637E541A"/>
  <w16cid:commentId w16cid:paraId="6116607B" w16cid:durableId="5C4E229A"/>
  <w16cid:commentId w16cid:paraId="5C944FAD" w16cid:durableId="6B61AD45"/>
  <w16cid:commentId w16cid:paraId="5C706169" w16cid:durableId="2FB93B88"/>
  <w16cid:commentId w16cid:paraId="140C3D12" w16cid:durableId="6DD2F1EC"/>
  <w16cid:commentId w16cid:paraId="29F5CA7A" w16cid:durableId="5ED6C45D"/>
  <w16cid:commentId w16cid:paraId="782E5704" w16cid:durableId="0BE6B6DC"/>
  <w16cid:commentId w16cid:paraId="2A35AC57" w16cid:durableId="7B71038B"/>
  <w16cid:commentId w16cid:paraId="266D0362" w16cid:durableId="3AFB6D99"/>
  <w16cid:commentId w16cid:paraId="3901FA41" w16cid:durableId="435F5FB4"/>
  <w16cid:commentId w16cid:paraId="4507D263" w16cid:durableId="05999614"/>
  <w16cid:commentId w16cid:paraId="5332094E" w16cid:durableId="0A1AD36C"/>
  <w16cid:commentId w16cid:paraId="01F0E173" w16cid:durableId="681A1FDE"/>
  <w16cid:commentId w16cid:paraId="379BD7E1" w16cid:durableId="2E81EBEF"/>
  <w16cid:commentId w16cid:paraId="1C2C1688" w16cid:durableId="037A6E77"/>
  <w16cid:commentId w16cid:paraId="52CB9321" w16cid:durableId="009DC390"/>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417769BE" w16cid:durableId="37D573D6"/>
  <w16cid:commentId w16cid:paraId="02109BD9" w16cid:durableId="79ECD8C0"/>
  <w16cid:commentId w16cid:paraId="58D13111" w16cid:durableId="3E2590AC"/>
  <w16cid:commentId w16cid:paraId="70A91282" w16cid:durableId="0DF6642E"/>
  <w16cid:commentId w16cid:paraId="051DCD8F" w16cid:durableId="14572E90"/>
  <w16cid:commentId w16cid:paraId="423AAEAB" w16cid:durableId="34EBD63C"/>
  <w16cid:commentId w16cid:paraId="36C2A9B1" w16cid:durableId="78015381"/>
  <w16cid:commentId w16cid:paraId="65DE1201" w16cid:durableId="4756AA69"/>
  <w16cid:commentId w16cid:paraId="4B04C5A4" w16cid:durableId="43FB6607"/>
  <w16cid:commentId w16cid:paraId="24BF2ADA" w16cid:durableId="64B644A6"/>
  <w16cid:commentId w16cid:paraId="69807D91" w16cid:durableId="0786F2A6"/>
  <w16cid:commentId w16cid:paraId="65379AD1" w16cid:durableId="20E32ECA"/>
  <w16cid:commentId w16cid:paraId="7613E14D" w16cid:durableId="52AA1B19"/>
  <w16cid:commentId w16cid:paraId="0D514784" w16cid:durableId="0864B6A3"/>
  <w16cid:commentId w16cid:paraId="0A4304C0" w16cid:durableId="3EA083B1"/>
  <w16cid:commentId w16cid:paraId="0240CCFB" w16cid:durableId="7CA950F1"/>
  <w16cid:commentId w16cid:paraId="53BF1B14" w16cid:durableId="5E0D08EF"/>
  <w16cid:commentId w16cid:paraId="0F208D5C" w16cid:durableId="749E7946"/>
  <w16cid:commentId w16cid:paraId="77C748D2" w16cid:durableId="2C7A025E"/>
  <w16cid:commentId w16cid:paraId="47998AC2" w16cid:durableId="4C414C60"/>
  <w16cid:commentId w16cid:paraId="3E634B3B" w16cid:durableId="4489164E"/>
  <w16cid:commentId w16cid:paraId="4D4A5054" w16cid:durableId="49A048FF"/>
  <w16cid:commentId w16cid:paraId="4D90024A" w16cid:durableId="7CC172AA"/>
  <w16cid:commentId w16cid:paraId="06FB63BC" w16cid:durableId="4DBB92C9"/>
  <w16cid:commentId w16cid:paraId="1859D1E8" w16cid:durableId="003EA8B5"/>
  <w16cid:commentId w16cid:paraId="4AE4C3DF" w16cid:durableId="5EBBAA48"/>
  <w16cid:commentId w16cid:paraId="510FE1AA" w16cid:durableId="6895E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54205" w14:textId="77777777" w:rsidR="0056470C" w:rsidRPr="00EC30B6" w:rsidRDefault="0056470C">
      <w:pPr>
        <w:spacing w:after="0" w:line="240" w:lineRule="auto"/>
      </w:pPr>
      <w:r w:rsidRPr="00EC30B6">
        <w:separator/>
      </w:r>
    </w:p>
  </w:endnote>
  <w:endnote w:type="continuationSeparator" w:id="0">
    <w:p w14:paraId="6602C414" w14:textId="77777777" w:rsidR="0056470C" w:rsidRPr="00EC30B6" w:rsidRDefault="0056470C">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B67D3F">
          <w:fldChar w:fldCharType="begin"/>
        </w:r>
        <w:r w:rsidRPr="00EC30B6">
          <w:instrText xml:space="preserve"> PAGE   \* MERGEFORMAT </w:instrText>
        </w:r>
        <w:r w:rsidRPr="00B67D3F">
          <w:fldChar w:fldCharType="separate"/>
        </w:r>
        <w:r w:rsidRPr="00B67D3F">
          <w:t>2</w:t>
        </w:r>
        <w:r w:rsidRPr="00B67D3F">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2E6C2" w14:textId="77777777" w:rsidR="0056470C" w:rsidRPr="00EC30B6" w:rsidRDefault="0056470C">
      <w:pPr>
        <w:spacing w:after="0" w:line="240" w:lineRule="auto"/>
      </w:pPr>
      <w:r w:rsidRPr="00EC30B6">
        <w:separator/>
      </w:r>
    </w:p>
  </w:footnote>
  <w:footnote w:type="continuationSeparator" w:id="0">
    <w:p w14:paraId="6A980D28" w14:textId="77777777" w:rsidR="0056470C" w:rsidRPr="00EC30B6" w:rsidRDefault="0056470C">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Eguiguren">
    <w15:presenceInfo w15:providerId="AD" w15:userId="S::an648663@dal.ca::78fc145a-0000-4b05-b4d6-5624936d5ffb"/>
  </w15:person>
  <w15:person w15:author="Christine K">
    <w15:presenceInfo w15:providerId="Windows Live" w15:userId="e5cdb86eeba46edf"/>
  </w15:person>
  <w15:person w15:author="Hal Whitehead">
    <w15:presenceInfo w15:providerId="AD" w15:userId="S::hwhitehe@dal.ca::d9bf6773-906a-4701-9c5f-9758a1d04144"/>
  </w15:person>
  <w15:person w15:author="Balaena Institute whitehead">
    <w15:presenceInfo w15:providerId="Windows Live" w15:userId="3696438d7ec69d58"/>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260B4"/>
    <w:rsid w:val="00030960"/>
    <w:rsid w:val="000316F7"/>
    <w:rsid w:val="00037DCB"/>
    <w:rsid w:val="000418E2"/>
    <w:rsid w:val="000512A1"/>
    <w:rsid w:val="000525B4"/>
    <w:rsid w:val="00052A57"/>
    <w:rsid w:val="00052EF9"/>
    <w:rsid w:val="00056D15"/>
    <w:rsid w:val="000631E8"/>
    <w:rsid w:val="0006604D"/>
    <w:rsid w:val="0007359C"/>
    <w:rsid w:val="00076109"/>
    <w:rsid w:val="000763B9"/>
    <w:rsid w:val="000766B8"/>
    <w:rsid w:val="00077A16"/>
    <w:rsid w:val="00084287"/>
    <w:rsid w:val="000851A3"/>
    <w:rsid w:val="000943C9"/>
    <w:rsid w:val="00096326"/>
    <w:rsid w:val="000A251D"/>
    <w:rsid w:val="000A294B"/>
    <w:rsid w:val="000A3F2E"/>
    <w:rsid w:val="000A5484"/>
    <w:rsid w:val="000B0A39"/>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0B15"/>
    <w:rsid w:val="000F552C"/>
    <w:rsid w:val="000F59CE"/>
    <w:rsid w:val="001027DD"/>
    <w:rsid w:val="00102F09"/>
    <w:rsid w:val="001077C3"/>
    <w:rsid w:val="00110949"/>
    <w:rsid w:val="0011182C"/>
    <w:rsid w:val="001129B3"/>
    <w:rsid w:val="00112DDA"/>
    <w:rsid w:val="00114061"/>
    <w:rsid w:val="00116451"/>
    <w:rsid w:val="0012150A"/>
    <w:rsid w:val="0012217A"/>
    <w:rsid w:val="001247C4"/>
    <w:rsid w:val="00124D22"/>
    <w:rsid w:val="001306CB"/>
    <w:rsid w:val="00131CF4"/>
    <w:rsid w:val="001335E8"/>
    <w:rsid w:val="00134443"/>
    <w:rsid w:val="0013582D"/>
    <w:rsid w:val="00135C6F"/>
    <w:rsid w:val="00137A11"/>
    <w:rsid w:val="00137A4D"/>
    <w:rsid w:val="00140AB1"/>
    <w:rsid w:val="00143460"/>
    <w:rsid w:val="00147AE5"/>
    <w:rsid w:val="001555F5"/>
    <w:rsid w:val="001608D0"/>
    <w:rsid w:val="0016136D"/>
    <w:rsid w:val="001625DA"/>
    <w:rsid w:val="00164AF4"/>
    <w:rsid w:val="00167434"/>
    <w:rsid w:val="001679F8"/>
    <w:rsid w:val="00170AE9"/>
    <w:rsid w:val="001763E2"/>
    <w:rsid w:val="00176570"/>
    <w:rsid w:val="001808C5"/>
    <w:rsid w:val="00180FEE"/>
    <w:rsid w:val="001823D3"/>
    <w:rsid w:val="001859B4"/>
    <w:rsid w:val="001874DC"/>
    <w:rsid w:val="00187C9B"/>
    <w:rsid w:val="00187FEE"/>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338D"/>
    <w:rsid w:val="0020623C"/>
    <w:rsid w:val="00207D2A"/>
    <w:rsid w:val="002108D2"/>
    <w:rsid w:val="00213E7B"/>
    <w:rsid w:val="00214779"/>
    <w:rsid w:val="00215849"/>
    <w:rsid w:val="002204F7"/>
    <w:rsid w:val="00221ADC"/>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B4EDE"/>
    <w:rsid w:val="002D1758"/>
    <w:rsid w:val="002D3224"/>
    <w:rsid w:val="002D582F"/>
    <w:rsid w:val="002E01B8"/>
    <w:rsid w:val="002E2415"/>
    <w:rsid w:val="002E24A4"/>
    <w:rsid w:val="003029CF"/>
    <w:rsid w:val="00306B6A"/>
    <w:rsid w:val="0030793A"/>
    <w:rsid w:val="00313972"/>
    <w:rsid w:val="0031537C"/>
    <w:rsid w:val="003157A0"/>
    <w:rsid w:val="00320370"/>
    <w:rsid w:val="00323AC6"/>
    <w:rsid w:val="00333FBA"/>
    <w:rsid w:val="00336778"/>
    <w:rsid w:val="003373E4"/>
    <w:rsid w:val="0034086F"/>
    <w:rsid w:val="00352471"/>
    <w:rsid w:val="00357E91"/>
    <w:rsid w:val="003603EC"/>
    <w:rsid w:val="0036256D"/>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A7E1D"/>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4A1"/>
    <w:rsid w:val="003E7570"/>
    <w:rsid w:val="003F1711"/>
    <w:rsid w:val="003F289E"/>
    <w:rsid w:val="003F397F"/>
    <w:rsid w:val="003F45E5"/>
    <w:rsid w:val="003F5F59"/>
    <w:rsid w:val="003F7975"/>
    <w:rsid w:val="003F7AC1"/>
    <w:rsid w:val="00400B43"/>
    <w:rsid w:val="004075F4"/>
    <w:rsid w:val="004155E6"/>
    <w:rsid w:val="00415908"/>
    <w:rsid w:val="0042191B"/>
    <w:rsid w:val="0042222D"/>
    <w:rsid w:val="0042583D"/>
    <w:rsid w:val="00427786"/>
    <w:rsid w:val="0043369A"/>
    <w:rsid w:val="0043540B"/>
    <w:rsid w:val="00441A85"/>
    <w:rsid w:val="0044357B"/>
    <w:rsid w:val="004447D8"/>
    <w:rsid w:val="00453E9F"/>
    <w:rsid w:val="004547DE"/>
    <w:rsid w:val="00455635"/>
    <w:rsid w:val="00463573"/>
    <w:rsid w:val="00465567"/>
    <w:rsid w:val="00470354"/>
    <w:rsid w:val="00470B35"/>
    <w:rsid w:val="00470F5B"/>
    <w:rsid w:val="00474C79"/>
    <w:rsid w:val="00482938"/>
    <w:rsid w:val="004942FF"/>
    <w:rsid w:val="00496E63"/>
    <w:rsid w:val="0049768A"/>
    <w:rsid w:val="004A0225"/>
    <w:rsid w:val="004A6F11"/>
    <w:rsid w:val="004B023A"/>
    <w:rsid w:val="004B1327"/>
    <w:rsid w:val="004B1854"/>
    <w:rsid w:val="004B27FA"/>
    <w:rsid w:val="004B6732"/>
    <w:rsid w:val="004C003F"/>
    <w:rsid w:val="004C0CDA"/>
    <w:rsid w:val="004C42E8"/>
    <w:rsid w:val="004C5026"/>
    <w:rsid w:val="004D1A18"/>
    <w:rsid w:val="004D2806"/>
    <w:rsid w:val="004D5E8A"/>
    <w:rsid w:val="004D5F15"/>
    <w:rsid w:val="004D6EE1"/>
    <w:rsid w:val="004E345A"/>
    <w:rsid w:val="004E400A"/>
    <w:rsid w:val="004E4633"/>
    <w:rsid w:val="004E488D"/>
    <w:rsid w:val="004E4A22"/>
    <w:rsid w:val="004E7554"/>
    <w:rsid w:val="004E7A56"/>
    <w:rsid w:val="004F5686"/>
    <w:rsid w:val="00501329"/>
    <w:rsid w:val="00505535"/>
    <w:rsid w:val="00506E96"/>
    <w:rsid w:val="0050761E"/>
    <w:rsid w:val="005106D6"/>
    <w:rsid w:val="0051214A"/>
    <w:rsid w:val="005155AC"/>
    <w:rsid w:val="00521BC2"/>
    <w:rsid w:val="005306CA"/>
    <w:rsid w:val="005337B0"/>
    <w:rsid w:val="00537252"/>
    <w:rsid w:val="00537453"/>
    <w:rsid w:val="00541397"/>
    <w:rsid w:val="005466B0"/>
    <w:rsid w:val="00547F4B"/>
    <w:rsid w:val="00551A9A"/>
    <w:rsid w:val="00557198"/>
    <w:rsid w:val="005618C0"/>
    <w:rsid w:val="0056470C"/>
    <w:rsid w:val="005648F6"/>
    <w:rsid w:val="00565177"/>
    <w:rsid w:val="0056733A"/>
    <w:rsid w:val="00570B88"/>
    <w:rsid w:val="0057186C"/>
    <w:rsid w:val="00571C21"/>
    <w:rsid w:val="00572935"/>
    <w:rsid w:val="0057381F"/>
    <w:rsid w:val="0057396D"/>
    <w:rsid w:val="00574C21"/>
    <w:rsid w:val="00576FA9"/>
    <w:rsid w:val="0058137C"/>
    <w:rsid w:val="00583D2A"/>
    <w:rsid w:val="00583D6D"/>
    <w:rsid w:val="00584D36"/>
    <w:rsid w:val="00585091"/>
    <w:rsid w:val="005A17C1"/>
    <w:rsid w:val="005A3F96"/>
    <w:rsid w:val="005A41BF"/>
    <w:rsid w:val="005A5585"/>
    <w:rsid w:val="005B2324"/>
    <w:rsid w:val="005B2432"/>
    <w:rsid w:val="005B4DD4"/>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416A"/>
    <w:rsid w:val="0063179E"/>
    <w:rsid w:val="00632411"/>
    <w:rsid w:val="00645325"/>
    <w:rsid w:val="0064622C"/>
    <w:rsid w:val="006474CB"/>
    <w:rsid w:val="00650B8C"/>
    <w:rsid w:val="00652313"/>
    <w:rsid w:val="006571AA"/>
    <w:rsid w:val="0066161C"/>
    <w:rsid w:val="00661A64"/>
    <w:rsid w:val="00661C52"/>
    <w:rsid w:val="00677E42"/>
    <w:rsid w:val="00681FD1"/>
    <w:rsid w:val="00682A68"/>
    <w:rsid w:val="00685DD4"/>
    <w:rsid w:val="00685FF8"/>
    <w:rsid w:val="00686AFF"/>
    <w:rsid w:val="00692471"/>
    <w:rsid w:val="0069266A"/>
    <w:rsid w:val="006966A2"/>
    <w:rsid w:val="006A19F4"/>
    <w:rsid w:val="006A6C4E"/>
    <w:rsid w:val="006B0DED"/>
    <w:rsid w:val="006D2292"/>
    <w:rsid w:val="006E66B8"/>
    <w:rsid w:val="006F0DBB"/>
    <w:rsid w:val="006F167E"/>
    <w:rsid w:val="006F1DB2"/>
    <w:rsid w:val="006F3DFC"/>
    <w:rsid w:val="00703637"/>
    <w:rsid w:val="00703C99"/>
    <w:rsid w:val="00703F10"/>
    <w:rsid w:val="00711750"/>
    <w:rsid w:val="00713533"/>
    <w:rsid w:val="00720883"/>
    <w:rsid w:val="00723934"/>
    <w:rsid w:val="00723C89"/>
    <w:rsid w:val="007253FA"/>
    <w:rsid w:val="00727818"/>
    <w:rsid w:val="007322F2"/>
    <w:rsid w:val="007355BC"/>
    <w:rsid w:val="00740C36"/>
    <w:rsid w:val="0074547F"/>
    <w:rsid w:val="007459AF"/>
    <w:rsid w:val="00747359"/>
    <w:rsid w:val="007478E2"/>
    <w:rsid w:val="007479DB"/>
    <w:rsid w:val="00750F33"/>
    <w:rsid w:val="00764DF1"/>
    <w:rsid w:val="00767C89"/>
    <w:rsid w:val="00771631"/>
    <w:rsid w:val="00772A9A"/>
    <w:rsid w:val="007733D3"/>
    <w:rsid w:val="00774426"/>
    <w:rsid w:val="00774DA4"/>
    <w:rsid w:val="00775D07"/>
    <w:rsid w:val="0078390E"/>
    <w:rsid w:val="00793DF2"/>
    <w:rsid w:val="007A47F0"/>
    <w:rsid w:val="007A56AB"/>
    <w:rsid w:val="007A578F"/>
    <w:rsid w:val="007B1F0C"/>
    <w:rsid w:val="007C7341"/>
    <w:rsid w:val="007D5A6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2E6"/>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06FF5"/>
    <w:rsid w:val="00912737"/>
    <w:rsid w:val="00922BBE"/>
    <w:rsid w:val="00932132"/>
    <w:rsid w:val="00934943"/>
    <w:rsid w:val="009400EC"/>
    <w:rsid w:val="00941758"/>
    <w:rsid w:val="009427D9"/>
    <w:rsid w:val="00943EA6"/>
    <w:rsid w:val="009443CD"/>
    <w:rsid w:val="00950697"/>
    <w:rsid w:val="00954C3C"/>
    <w:rsid w:val="00956D56"/>
    <w:rsid w:val="0096116A"/>
    <w:rsid w:val="0097153F"/>
    <w:rsid w:val="00977389"/>
    <w:rsid w:val="00980797"/>
    <w:rsid w:val="00981D8B"/>
    <w:rsid w:val="0098351E"/>
    <w:rsid w:val="009874F7"/>
    <w:rsid w:val="009875D9"/>
    <w:rsid w:val="009924D2"/>
    <w:rsid w:val="00993267"/>
    <w:rsid w:val="009A0C70"/>
    <w:rsid w:val="009A468F"/>
    <w:rsid w:val="009B09D1"/>
    <w:rsid w:val="009B0F29"/>
    <w:rsid w:val="009B1214"/>
    <w:rsid w:val="009B17FC"/>
    <w:rsid w:val="009B220A"/>
    <w:rsid w:val="009B5FE3"/>
    <w:rsid w:val="009B642D"/>
    <w:rsid w:val="009B793A"/>
    <w:rsid w:val="009C1D69"/>
    <w:rsid w:val="009C20E8"/>
    <w:rsid w:val="009D14C3"/>
    <w:rsid w:val="009D3778"/>
    <w:rsid w:val="009D4CF0"/>
    <w:rsid w:val="009D50AB"/>
    <w:rsid w:val="009E0634"/>
    <w:rsid w:val="009E2E5B"/>
    <w:rsid w:val="009E36CF"/>
    <w:rsid w:val="009E47FF"/>
    <w:rsid w:val="009E6BAA"/>
    <w:rsid w:val="009E712A"/>
    <w:rsid w:val="009E7E1D"/>
    <w:rsid w:val="009F202F"/>
    <w:rsid w:val="009F2CB6"/>
    <w:rsid w:val="00A02689"/>
    <w:rsid w:val="00A0282C"/>
    <w:rsid w:val="00A06CD9"/>
    <w:rsid w:val="00A0798E"/>
    <w:rsid w:val="00A10676"/>
    <w:rsid w:val="00A109BD"/>
    <w:rsid w:val="00A11D3F"/>
    <w:rsid w:val="00A162A5"/>
    <w:rsid w:val="00A17E91"/>
    <w:rsid w:val="00A314F0"/>
    <w:rsid w:val="00A35428"/>
    <w:rsid w:val="00A36D9A"/>
    <w:rsid w:val="00A40687"/>
    <w:rsid w:val="00A446F9"/>
    <w:rsid w:val="00A4719F"/>
    <w:rsid w:val="00A47453"/>
    <w:rsid w:val="00A47743"/>
    <w:rsid w:val="00A506F6"/>
    <w:rsid w:val="00A50E6F"/>
    <w:rsid w:val="00A53800"/>
    <w:rsid w:val="00A56BF0"/>
    <w:rsid w:val="00A64159"/>
    <w:rsid w:val="00A65828"/>
    <w:rsid w:val="00A70171"/>
    <w:rsid w:val="00A74405"/>
    <w:rsid w:val="00A81206"/>
    <w:rsid w:val="00A87599"/>
    <w:rsid w:val="00A937F0"/>
    <w:rsid w:val="00A940E9"/>
    <w:rsid w:val="00A94B7D"/>
    <w:rsid w:val="00A9605A"/>
    <w:rsid w:val="00AA1D4F"/>
    <w:rsid w:val="00AA392C"/>
    <w:rsid w:val="00AA4328"/>
    <w:rsid w:val="00AA7307"/>
    <w:rsid w:val="00AA7852"/>
    <w:rsid w:val="00AB0A54"/>
    <w:rsid w:val="00AB0D04"/>
    <w:rsid w:val="00AB1071"/>
    <w:rsid w:val="00AB242E"/>
    <w:rsid w:val="00AB6041"/>
    <w:rsid w:val="00AB7339"/>
    <w:rsid w:val="00AC13F1"/>
    <w:rsid w:val="00AC25A9"/>
    <w:rsid w:val="00AC376A"/>
    <w:rsid w:val="00AC5D18"/>
    <w:rsid w:val="00AD0D98"/>
    <w:rsid w:val="00AD19E4"/>
    <w:rsid w:val="00AD46A2"/>
    <w:rsid w:val="00B03D88"/>
    <w:rsid w:val="00B05416"/>
    <w:rsid w:val="00B05530"/>
    <w:rsid w:val="00B055DC"/>
    <w:rsid w:val="00B10704"/>
    <w:rsid w:val="00B15236"/>
    <w:rsid w:val="00B16415"/>
    <w:rsid w:val="00B17799"/>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30CA"/>
    <w:rsid w:val="00B65403"/>
    <w:rsid w:val="00B657B4"/>
    <w:rsid w:val="00B67D3F"/>
    <w:rsid w:val="00B743D4"/>
    <w:rsid w:val="00B77CFA"/>
    <w:rsid w:val="00B80788"/>
    <w:rsid w:val="00B842AE"/>
    <w:rsid w:val="00B86831"/>
    <w:rsid w:val="00B87E43"/>
    <w:rsid w:val="00B904CD"/>
    <w:rsid w:val="00B904F0"/>
    <w:rsid w:val="00B91B75"/>
    <w:rsid w:val="00B930E1"/>
    <w:rsid w:val="00B939F4"/>
    <w:rsid w:val="00BB2C97"/>
    <w:rsid w:val="00BB3941"/>
    <w:rsid w:val="00BB770B"/>
    <w:rsid w:val="00BC0911"/>
    <w:rsid w:val="00BC49B5"/>
    <w:rsid w:val="00BC4F8D"/>
    <w:rsid w:val="00BD0E89"/>
    <w:rsid w:val="00BD1D16"/>
    <w:rsid w:val="00BD6442"/>
    <w:rsid w:val="00BD654B"/>
    <w:rsid w:val="00BD7F9F"/>
    <w:rsid w:val="00BE1ADA"/>
    <w:rsid w:val="00BE57BC"/>
    <w:rsid w:val="00BE68B1"/>
    <w:rsid w:val="00BF3BF0"/>
    <w:rsid w:val="00C00B6C"/>
    <w:rsid w:val="00C04D6B"/>
    <w:rsid w:val="00C11F97"/>
    <w:rsid w:val="00C1259C"/>
    <w:rsid w:val="00C16AC2"/>
    <w:rsid w:val="00C21E4B"/>
    <w:rsid w:val="00C30AE6"/>
    <w:rsid w:val="00C33163"/>
    <w:rsid w:val="00C33279"/>
    <w:rsid w:val="00C36F3D"/>
    <w:rsid w:val="00C43471"/>
    <w:rsid w:val="00C456DE"/>
    <w:rsid w:val="00C45B56"/>
    <w:rsid w:val="00C45E33"/>
    <w:rsid w:val="00C51021"/>
    <w:rsid w:val="00C52592"/>
    <w:rsid w:val="00C56919"/>
    <w:rsid w:val="00C602AF"/>
    <w:rsid w:val="00C61B9F"/>
    <w:rsid w:val="00C721B5"/>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374B"/>
    <w:rsid w:val="00CB5A4C"/>
    <w:rsid w:val="00CB6D39"/>
    <w:rsid w:val="00CB7B01"/>
    <w:rsid w:val="00CE2667"/>
    <w:rsid w:val="00CE586D"/>
    <w:rsid w:val="00CF02DB"/>
    <w:rsid w:val="00CF072C"/>
    <w:rsid w:val="00CF0FE2"/>
    <w:rsid w:val="00CF5D9B"/>
    <w:rsid w:val="00D03DAA"/>
    <w:rsid w:val="00D05DC7"/>
    <w:rsid w:val="00D0654D"/>
    <w:rsid w:val="00D07A18"/>
    <w:rsid w:val="00D20807"/>
    <w:rsid w:val="00D23145"/>
    <w:rsid w:val="00D27C79"/>
    <w:rsid w:val="00D35DA5"/>
    <w:rsid w:val="00D378B4"/>
    <w:rsid w:val="00D41EDB"/>
    <w:rsid w:val="00D42024"/>
    <w:rsid w:val="00D453AC"/>
    <w:rsid w:val="00D45F1D"/>
    <w:rsid w:val="00D46654"/>
    <w:rsid w:val="00D500A5"/>
    <w:rsid w:val="00D53B18"/>
    <w:rsid w:val="00D55635"/>
    <w:rsid w:val="00D5751C"/>
    <w:rsid w:val="00D60E16"/>
    <w:rsid w:val="00D71A32"/>
    <w:rsid w:val="00D80962"/>
    <w:rsid w:val="00D815D8"/>
    <w:rsid w:val="00D8234D"/>
    <w:rsid w:val="00D84D4F"/>
    <w:rsid w:val="00D9550C"/>
    <w:rsid w:val="00DA181C"/>
    <w:rsid w:val="00DA2810"/>
    <w:rsid w:val="00DA4119"/>
    <w:rsid w:val="00DA6BB9"/>
    <w:rsid w:val="00DB08E5"/>
    <w:rsid w:val="00DB0992"/>
    <w:rsid w:val="00DB2679"/>
    <w:rsid w:val="00DB26B0"/>
    <w:rsid w:val="00DB3605"/>
    <w:rsid w:val="00DC13AE"/>
    <w:rsid w:val="00DC1D0D"/>
    <w:rsid w:val="00DD0D61"/>
    <w:rsid w:val="00DD2506"/>
    <w:rsid w:val="00DD5057"/>
    <w:rsid w:val="00DD5AD6"/>
    <w:rsid w:val="00DE08C4"/>
    <w:rsid w:val="00DE0DF4"/>
    <w:rsid w:val="00DE1874"/>
    <w:rsid w:val="00DF16A3"/>
    <w:rsid w:val="00DF217B"/>
    <w:rsid w:val="00DF6067"/>
    <w:rsid w:val="00DF6E06"/>
    <w:rsid w:val="00E05126"/>
    <w:rsid w:val="00E058B3"/>
    <w:rsid w:val="00E14A22"/>
    <w:rsid w:val="00E2014B"/>
    <w:rsid w:val="00E2236F"/>
    <w:rsid w:val="00E25782"/>
    <w:rsid w:val="00E2695F"/>
    <w:rsid w:val="00E27601"/>
    <w:rsid w:val="00E27E72"/>
    <w:rsid w:val="00E3559C"/>
    <w:rsid w:val="00E361E9"/>
    <w:rsid w:val="00E36B6E"/>
    <w:rsid w:val="00E36F1F"/>
    <w:rsid w:val="00E420B9"/>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993"/>
    <w:rsid w:val="00EB1F37"/>
    <w:rsid w:val="00EB5564"/>
    <w:rsid w:val="00EB7E15"/>
    <w:rsid w:val="00EC30B6"/>
    <w:rsid w:val="00EC3252"/>
    <w:rsid w:val="00EC69CA"/>
    <w:rsid w:val="00EC75E7"/>
    <w:rsid w:val="00ED13DA"/>
    <w:rsid w:val="00ED60A3"/>
    <w:rsid w:val="00EE0E3F"/>
    <w:rsid w:val="00EE125C"/>
    <w:rsid w:val="00EE1E50"/>
    <w:rsid w:val="00EE65F1"/>
    <w:rsid w:val="00EF514B"/>
    <w:rsid w:val="00EF7787"/>
    <w:rsid w:val="00F00280"/>
    <w:rsid w:val="00F061E5"/>
    <w:rsid w:val="00F1035B"/>
    <w:rsid w:val="00F16574"/>
    <w:rsid w:val="00F2034F"/>
    <w:rsid w:val="00F21B87"/>
    <w:rsid w:val="00F241F2"/>
    <w:rsid w:val="00F24B63"/>
    <w:rsid w:val="00F24FC4"/>
    <w:rsid w:val="00F25550"/>
    <w:rsid w:val="00F266FF"/>
    <w:rsid w:val="00F27B62"/>
    <w:rsid w:val="00F35A05"/>
    <w:rsid w:val="00F40022"/>
    <w:rsid w:val="00F406C5"/>
    <w:rsid w:val="00F40D4B"/>
    <w:rsid w:val="00F43927"/>
    <w:rsid w:val="00F45528"/>
    <w:rsid w:val="00F46179"/>
    <w:rsid w:val="00F472C4"/>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4C14"/>
    <w:rsid w:val="00FA6630"/>
    <w:rsid w:val="00FA7274"/>
    <w:rsid w:val="00FB1C45"/>
    <w:rsid w:val="00FC03C1"/>
    <w:rsid w:val="00FC0DAF"/>
    <w:rsid w:val="00FC3060"/>
    <w:rsid w:val="00FC473B"/>
    <w:rsid w:val="00FC6194"/>
    <w:rsid w:val="00FC74A0"/>
    <w:rsid w:val="00FD17A0"/>
    <w:rsid w:val="00FD63DF"/>
    <w:rsid w:val="00FE429E"/>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 w:type="paragraph" w:styleId="Bibliography">
    <w:name w:val="Bibliography"/>
    <w:basedOn w:val="Normal"/>
    <w:next w:val="Normal"/>
    <w:uiPriority w:val="37"/>
    <w:unhideWhenUsed/>
    <w:rsid w:val="00B67D3F"/>
    <w:pPr>
      <w:tabs>
        <w:tab w:val="left" w:pos="380"/>
      </w:tabs>
      <w:spacing w:after="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33</Pages>
  <Words>51863</Words>
  <Characters>285249</Characters>
  <Application>Microsoft Office Word</Application>
  <DocSecurity>0</DocSecurity>
  <Lines>4257</Lines>
  <Paragraphs>1453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5</cp:revision>
  <cp:lastPrinted>2025-09-24T23:34:00Z</cp:lastPrinted>
  <dcterms:created xsi:type="dcterms:W3CDTF">2025-10-08T15:01:00Z</dcterms:created>
  <dcterms:modified xsi:type="dcterms:W3CDTF">2025-10-08T16:16:00Z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id="tZk1b2mV"/&gt;&lt;style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 name="delayCitationUpdates" value="true"/&gt;&lt;/prefs&gt;&lt;/data&gt;</vt:lpwstr>
  </property>
</Properties>
</file>