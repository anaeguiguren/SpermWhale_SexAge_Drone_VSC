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F8897" w14:textId="7C97E525" w:rsidR="00CC308B" w:rsidRDefault="00CC308B" w:rsidP="00CC308B">
      <w:pPr>
        <w:pStyle w:val="Title"/>
      </w:pPr>
      <w:r w:rsidRPr="00507F27">
        <w:t xml:space="preserve">Supplementary Material </w:t>
      </w:r>
      <w:r w:rsidR="00DC624B">
        <w:t>1</w:t>
      </w:r>
    </w:p>
    <w:p w14:paraId="3337BF08" w14:textId="77777777" w:rsidR="00CC308B" w:rsidRPr="002A0F13" w:rsidRDefault="00CC308B" w:rsidP="00CC308B">
      <w:pPr>
        <w:pStyle w:val="Subtitle"/>
      </w:pPr>
      <w:r>
        <w:t>-Error estimation for DJI Mini Drone 2-</w:t>
      </w:r>
    </w:p>
    <w:p w14:paraId="7CA855E4" w14:textId="77777777" w:rsidR="00CC308B" w:rsidRPr="00B621AC" w:rsidRDefault="00CC308B" w:rsidP="00CC308B"/>
    <w:p w14:paraId="60F410AD" w14:textId="048CEF9F" w:rsidR="00CC308B" w:rsidRDefault="00CC308B" w:rsidP="00CC308B">
      <w:pPr>
        <w:pStyle w:val="Heading1"/>
      </w:pPr>
      <w:r>
        <w:t>S</w:t>
      </w:r>
      <w:r w:rsidR="00DC624B">
        <w:t>1</w:t>
      </w:r>
      <w:r>
        <w:t>.1 Altitude error estimation and correction</w:t>
      </w:r>
    </w:p>
    <w:p w14:paraId="0E3098A3" w14:textId="77777777" w:rsidR="00CC308B" w:rsidRDefault="00CC308B" w:rsidP="00CC308B"/>
    <w:p w14:paraId="795C6C3E" w14:textId="77777777" w:rsidR="00CC308B" w:rsidRDefault="00CC308B" w:rsidP="00CC308B">
      <w:r>
        <w:t xml:space="preserve">We ran three candidate hierarchical generalized linear models to correct drone altitude using the </w:t>
      </w:r>
      <w:proofErr w:type="spellStart"/>
      <w:r w:rsidRPr="00377305">
        <w:rPr>
          <w:i/>
          <w:iCs/>
        </w:rPr>
        <w:t>nlme</w:t>
      </w:r>
      <w:proofErr w:type="spellEnd"/>
      <w:r>
        <w:t xml:space="preserve"> R package (Pinheiro et al. 2000, Pinheiro et al. 2023): </w:t>
      </w:r>
    </w:p>
    <w:p w14:paraId="69B18E37" w14:textId="77777777" w:rsidR="00CC308B" w:rsidRDefault="00CC308B" w:rsidP="00CC308B">
      <w:pPr>
        <w:pStyle w:val="ListParagraph"/>
        <w:numPr>
          <w:ilvl w:val="0"/>
          <w:numId w:val="2"/>
        </w:numPr>
      </w:pPr>
      <w:r>
        <w:t>True altitude ~ barometric altitude (no random effects)</w:t>
      </w:r>
    </w:p>
    <w:p w14:paraId="5BA9D262" w14:textId="77777777" w:rsidR="00CC308B" w:rsidRDefault="00CC308B" w:rsidP="00CC308B">
      <w:pPr>
        <w:pStyle w:val="ListParagraph"/>
        <w:numPr>
          <w:ilvl w:val="0"/>
          <w:numId w:val="2"/>
        </w:numPr>
      </w:pPr>
      <w:r>
        <w:t>True altitude ~ barometric altitude (random intercept = Date)</w:t>
      </w:r>
    </w:p>
    <w:p w14:paraId="1CF8E3DA" w14:textId="77777777" w:rsidR="00CC308B" w:rsidRDefault="00CC308B" w:rsidP="00CC308B">
      <w:pPr>
        <w:pStyle w:val="ListParagraph"/>
        <w:numPr>
          <w:ilvl w:val="0"/>
          <w:numId w:val="2"/>
        </w:numPr>
      </w:pPr>
      <w:r>
        <w:t>True altitude ~ barometric altitude (random intercept &amp; slope = Date)</w:t>
      </w:r>
    </w:p>
    <w:p w14:paraId="1349EB67" w14:textId="77777777" w:rsidR="00CC308B" w:rsidRDefault="00CC308B" w:rsidP="00CC308B"/>
    <w:p w14:paraId="15D893A8" w14:textId="564ED4AD" w:rsidR="00CC308B" w:rsidRPr="00FC341A" w:rsidRDefault="00CC308B" w:rsidP="00CC308B">
      <w:r>
        <w:t>Adding date as a random effect was intended to capture the effect that different weather conditions could have on barometric altitude measurements. We found that models including date as a random variable improved overall model performance, as demonstrated by the significantly lower AIC for models 2 and 3 (</w:t>
      </w:r>
      <w:r w:rsidR="000835CB">
        <w:fldChar w:fldCharType="begin"/>
      </w:r>
      <w:r w:rsidR="000835CB">
        <w:instrText xml:space="preserve"> REF _Ref204948107 \h </w:instrText>
      </w:r>
      <w:r w:rsidR="000835CB">
        <w:fldChar w:fldCharType="separate"/>
      </w:r>
      <w:r w:rsidR="00A77840" w:rsidRPr="00B614C5">
        <w:rPr>
          <w:b/>
          <w:bCs/>
        </w:rPr>
        <w:t xml:space="preserve">Table S1 </w:t>
      </w:r>
      <w:r w:rsidR="00A77840">
        <w:rPr>
          <w:b/>
          <w:bCs/>
          <w:noProof/>
        </w:rPr>
        <w:t>1</w:t>
      </w:r>
      <w:r w:rsidR="000835CB">
        <w:fldChar w:fldCharType="end"/>
      </w:r>
      <w:r>
        <w:t>). Model 3 also resulted in corrected altitude measurements with narrower confidence. Still, hierarchical models decreased measurement error and uncertainty marginally, with model 3 resulting in 95% CI error width being only 20 cm smaller than model 1. While this difference may be important in some contexts (e.g., when attempting to detect growth or changes in body condition for individuals), we considered it negligible to our goal of inferring general developmental stages and sex.</w:t>
      </w:r>
    </w:p>
    <w:p w14:paraId="4EC3A2C3" w14:textId="287A111A" w:rsidR="00CC308B" w:rsidRPr="00FC341A" w:rsidRDefault="00CC308B" w:rsidP="00CC308B">
      <w:pPr>
        <w:pStyle w:val="Caption"/>
        <w:keepNext/>
        <w:rPr>
          <w:i w:val="0"/>
          <w:iCs w:val="0"/>
          <w:color w:val="auto"/>
        </w:rPr>
      </w:pPr>
    </w:p>
    <w:p w14:paraId="33F4928B" w14:textId="0319D6D8" w:rsidR="00B614C5" w:rsidRPr="00B614C5" w:rsidRDefault="00B614C5" w:rsidP="00B614C5">
      <w:pPr>
        <w:pStyle w:val="Caption"/>
        <w:keepNext/>
        <w:rPr>
          <w:i w:val="0"/>
          <w:iCs w:val="0"/>
        </w:rPr>
      </w:pPr>
      <w:bookmarkStart w:id="0" w:name="_Ref204948107"/>
      <w:r w:rsidRPr="00B614C5">
        <w:rPr>
          <w:b/>
          <w:bCs/>
        </w:rPr>
        <w:t xml:space="preserve">Table S1 </w:t>
      </w:r>
      <w:r w:rsidRPr="00B614C5">
        <w:rPr>
          <w:b/>
          <w:bCs/>
        </w:rPr>
        <w:fldChar w:fldCharType="begin"/>
      </w:r>
      <w:r w:rsidRPr="00B614C5">
        <w:rPr>
          <w:b/>
          <w:bCs/>
        </w:rPr>
        <w:instrText xml:space="preserve"> SEQ Table_S1 \* ARABIC </w:instrText>
      </w:r>
      <w:r w:rsidRPr="00B614C5">
        <w:rPr>
          <w:b/>
          <w:bCs/>
        </w:rPr>
        <w:fldChar w:fldCharType="separate"/>
      </w:r>
      <w:r w:rsidR="00A77840">
        <w:rPr>
          <w:b/>
          <w:bCs/>
          <w:noProof/>
        </w:rPr>
        <w:t>1</w:t>
      </w:r>
      <w:r w:rsidRPr="00B614C5">
        <w:rPr>
          <w:b/>
          <w:bCs/>
        </w:rPr>
        <w:fldChar w:fldCharType="end"/>
      </w:r>
      <w:bookmarkEnd w:id="0"/>
      <w:r w:rsidRPr="00B614C5">
        <w:rPr>
          <w:b/>
          <w:bCs/>
        </w:rPr>
        <w:t>.</w:t>
      </w:r>
      <w:r>
        <w:t xml:space="preserve"> </w:t>
      </w:r>
      <w:r>
        <w:rPr>
          <w:i w:val="0"/>
          <w:iCs w:val="0"/>
          <w:color w:val="auto"/>
        </w:rPr>
        <w:t>Summary statistics (mean, standard deviation (SD), 2.5</w:t>
      </w:r>
      <w:r w:rsidRPr="00FC341A">
        <w:rPr>
          <w:i w:val="0"/>
          <w:iCs w:val="0"/>
          <w:color w:val="auto"/>
          <w:vertAlign w:val="superscript"/>
        </w:rPr>
        <w:t>th</w:t>
      </w:r>
      <w:r>
        <w:rPr>
          <w:i w:val="0"/>
          <w:iCs w:val="0"/>
          <w:color w:val="auto"/>
        </w:rPr>
        <w:t xml:space="preserve"> percentile, 97.5</w:t>
      </w:r>
      <w:r w:rsidRPr="00FC341A">
        <w:rPr>
          <w:i w:val="0"/>
          <w:iCs w:val="0"/>
          <w:color w:val="auto"/>
          <w:vertAlign w:val="superscript"/>
        </w:rPr>
        <w:t>th</w:t>
      </w:r>
      <w:r>
        <w:rPr>
          <w:i w:val="0"/>
          <w:iCs w:val="0"/>
          <w:color w:val="auto"/>
        </w:rPr>
        <w:t xml:space="preserve"> percentile, and 95% CI width) for the error (m) estimates of drone altitude and calibration object length</w:t>
      </w:r>
      <w:ins w:id="1" w:author="Hal Whitehead" w:date="2025-09-27T11:48:00Z" w16du:dateUtc="2025-09-27T14:48:00Z">
        <w:r w:rsidR="00CA4841">
          <w:rPr>
            <w:i w:val="0"/>
            <w:iCs w:val="0"/>
            <w:color w:val="auto"/>
          </w:rPr>
          <w:t xml:space="preserve"> (of a research vessel with true length **m</w:t>
        </w:r>
        <w:proofErr w:type="gramStart"/>
        <w:r w:rsidR="00CA4841">
          <w:rPr>
            <w:i w:val="0"/>
            <w:iCs w:val="0"/>
            <w:color w:val="auto"/>
          </w:rPr>
          <w:t xml:space="preserve">) </w:t>
        </w:r>
      </w:ins>
      <w:r>
        <w:rPr>
          <w:i w:val="0"/>
          <w:iCs w:val="0"/>
          <w:color w:val="auto"/>
        </w:rPr>
        <w:t xml:space="preserve"> based</w:t>
      </w:r>
      <w:proofErr w:type="gramEnd"/>
      <w:r>
        <w:rPr>
          <w:i w:val="0"/>
          <w:iCs w:val="0"/>
          <w:color w:val="auto"/>
        </w:rPr>
        <w:t xml:space="preserve"> on the corrected drone altitude. </w:t>
      </w:r>
      <w:proofErr w:type="spellStart"/>
      <w:r>
        <w:rPr>
          <w:i w:val="0"/>
          <w:iCs w:val="0"/>
          <w:color w:val="auto"/>
        </w:rPr>
        <w:t>dAIC</w:t>
      </w:r>
      <w:proofErr w:type="spellEnd"/>
      <w:r>
        <w:rPr>
          <w:i w:val="0"/>
          <w:iCs w:val="0"/>
          <w:color w:val="auto"/>
        </w:rPr>
        <w:t xml:space="preserve"> shows the difference in AIC from the model with the lowest AIC. Raw, uncorrected altitude values are shown in the first row. The final model (1) used in this study is highlighted in </w:t>
      </w:r>
      <w:commentRangeStart w:id="2"/>
      <w:r>
        <w:rPr>
          <w:i w:val="0"/>
          <w:iCs w:val="0"/>
          <w:color w:val="auto"/>
        </w:rPr>
        <w:t>gray</w:t>
      </w:r>
      <w:commentRangeEnd w:id="2"/>
      <w:r w:rsidR="00CA4841">
        <w:rPr>
          <w:rStyle w:val="CommentReference"/>
          <w:i w:val="0"/>
          <w:iCs w:val="0"/>
          <w:color w:val="auto"/>
        </w:rPr>
        <w:commentReference w:id="2"/>
      </w:r>
      <w:r>
        <w:rPr>
          <w:i w:val="0"/>
          <w:iCs w:val="0"/>
          <w:color w:val="auto"/>
        </w:rPr>
        <w:t xml:space="preserve">. </w:t>
      </w:r>
    </w:p>
    <w:tbl>
      <w:tblPr>
        <w:tblStyle w:val="TableGridLight"/>
        <w:tblW w:w="5000" w:type="pct"/>
        <w:tblLayout w:type="fixed"/>
        <w:tblLook w:val="04A0" w:firstRow="1" w:lastRow="0" w:firstColumn="1" w:lastColumn="0" w:noHBand="0" w:noVBand="1"/>
      </w:tblPr>
      <w:tblGrid>
        <w:gridCol w:w="3114"/>
        <w:gridCol w:w="790"/>
        <w:gridCol w:w="821"/>
        <w:gridCol w:w="655"/>
        <w:gridCol w:w="917"/>
        <w:gridCol w:w="883"/>
        <w:gridCol w:w="1181"/>
        <w:gridCol w:w="707"/>
        <w:gridCol w:w="707"/>
        <w:gridCol w:w="852"/>
        <w:gridCol w:w="992"/>
        <w:gridCol w:w="1331"/>
      </w:tblGrid>
      <w:tr w:rsidR="00CC308B" w:rsidRPr="00A37D6C" w14:paraId="11CB96F8" w14:textId="77777777" w:rsidTr="00AB46CD">
        <w:trPr>
          <w:trHeight w:val="320"/>
        </w:trPr>
        <w:tc>
          <w:tcPr>
            <w:tcW w:w="1202" w:type="pct"/>
            <w:noWrap/>
          </w:tcPr>
          <w:p w14:paraId="4247ED21" w14:textId="77777777" w:rsidR="00CC308B" w:rsidRPr="00A37D6C" w:rsidRDefault="00CC308B" w:rsidP="00AB46CD">
            <w:pPr>
              <w:spacing w:line="240" w:lineRule="auto"/>
              <w:rPr>
                <w:rFonts w:eastAsia="Times New Roman"/>
                <w:b/>
                <w:bCs/>
                <w:color w:val="000000"/>
                <w:sz w:val="20"/>
                <w:szCs w:val="20"/>
              </w:rPr>
            </w:pPr>
          </w:p>
        </w:tc>
        <w:tc>
          <w:tcPr>
            <w:tcW w:w="305" w:type="pct"/>
          </w:tcPr>
          <w:p w14:paraId="5C60E01B" w14:textId="77777777" w:rsidR="00CC308B" w:rsidRPr="00A37D6C" w:rsidRDefault="00CC308B" w:rsidP="00AB46CD">
            <w:pPr>
              <w:spacing w:line="240" w:lineRule="auto"/>
              <w:rPr>
                <w:rFonts w:eastAsia="Times New Roman"/>
                <w:b/>
                <w:bCs/>
                <w:color w:val="000000"/>
                <w:sz w:val="20"/>
                <w:szCs w:val="20"/>
              </w:rPr>
            </w:pPr>
          </w:p>
        </w:tc>
        <w:tc>
          <w:tcPr>
            <w:tcW w:w="1721" w:type="pct"/>
            <w:gridSpan w:val="5"/>
            <w:noWrap/>
          </w:tcPr>
          <w:p w14:paraId="0B8252D7"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Altitude error (m)</w:t>
            </w:r>
          </w:p>
        </w:tc>
        <w:tc>
          <w:tcPr>
            <w:tcW w:w="1772" w:type="pct"/>
            <w:gridSpan w:val="5"/>
          </w:tcPr>
          <w:p w14:paraId="21B0AC38"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Measurement error (m)</w:t>
            </w:r>
          </w:p>
        </w:tc>
      </w:tr>
      <w:tr w:rsidR="00CC308B" w:rsidRPr="00A37D6C" w14:paraId="5D9433E0" w14:textId="77777777" w:rsidTr="00AB46CD">
        <w:trPr>
          <w:trHeight w:val="320"/>
        </w:trPr>
        <w:tc>
          <w:tcPr>
            <w:tcW w:w="1202" w:type="pct"/>
            <w:noWrap/>
            <w:hideMark/>
          </w:tcPr>
          <w:p w14:paraId="4A6B6B87" w14:textId="77777777" w:rsidR="00CC308B" w:rsidRPr="00B078CD" w:rsidRDefault="00CC308B" w:rsidP="00AB46CD">
            <w:pPr>
              <w:spacing w:line="240" w:lineRule="auto"/>
              <w:rPr>
                <w:rFonts w:eastAsia="Times New Roman"/>
                <w:b/>
                <w:bCs/>
                <w:color w:val="000000"/>
                <w:sz w:val="20"/>
                <w:szCs w:val="20"/>
              </w:rPr>
            </w:pPr>
            <w:r w:rsidRPr="00A37D6C">
              <w:rPr>
                <w:rFonts w:eastAsia="Times New Roman"/>
                <w:b/>
                <w:bCs/>
                <w:color w:val="000000"/>
                <w:sz w:val="20"/>
                <w:szCs w:val="20"/>
              </w:rPr>
              <w:t>Correction model</w:t>
            </w:r>
          </w:p>
        </w:tc>
        <w:tc>
          <w:tcPr>
            <w:tcW w:w="305" w:type="pct"/>
          </w:tcPr>
          <w:p w14:paraId="1609062B" w14:textId="6FCD4689" w:rsidR="00CC308B" w:rsidRPr="00A37D6C" w:rsidRDefault="00CA4841" w:rsidP="00AB46CD">
            <w:pPr>
              <w:spacing w:line="240" w:lineRule="auto"/>
              <w:rPr>
                <w:rFonts w:eastAsia="Times New Roman"/>
                <w:color w:val="000000"/>
                <w:sz w:val="20"/>
                <w:szCs w:val="20"/>
              </w:rPr>
            </w:pPr>
            <w:ins w:id="3" w:author="Hal Whitehead" w:date="2025-09-27T11:49:00Z" w16du:dateUtc="2025-09-27T14:49:00Z">
              <w:r>
                <w:rPr>
                  <w:rFonts w:ascii="Calibri" w:eastAsia="Times New Roman" w:hAnsi="Calibri" w:cs="Calibri"/>
                  <w:color w:val="000000"/>
                  <w:sz w:val="20"/>
                  <w:szCs w:val="20"/>
                </w:rPr>
                <w:t>Δ</w:t>
              </w:r>
            </w:ins>
            <w:del w:id="4" w:author="Hal Whitehead" w:date="2025-09-27T11:49:00Z" w16du:dateUtc="2025-09-27T14:49:00Z">
              <w:r w:rsidR="00CC308B" w:rsidRPr="00A37D6C" w:rsidDel="00CA4841">
                <w:rPr>
                  <w:rFonts w:eastAsia="Times New Roman"/>
                  <w:color w:val="000000"/>
                  <w:sz w:val="20"/>
                  <w:szCs w:val="20"/>
                </w:rPr>
                <w:delText>d</w:delText>
              </w:r>
            </w:del>
            <w:r w:rsidR="00CC308B" w:rsidRPr="00A37D6C">
              <w:rPr>
                <w:rFonts w:eastAsia="Times New Roman"/>
                <w:color w:val="000000"/>
                <w:sz w:val="20"/>
                <w:szCs w:val="20"/>
              </w:rPr>
              <w:t>AIC</w:t>
            </w:r>
          </w:p>
        </w:tc>
        <w:tc>
          <w:tcPr>
            <w:tcW w:w="317" w:type="pct"/>
            <w:noWrap/>
            <w:hideMark/>
          </w:tcPr>
          <w:p w14:paraId="733E5737"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53" w:type="pct"/>
            <w:noWrap/>
            <w:hideMark/>
          </w:tcPr>
          <w:p w14:paraId="39A4D0A4"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54" w:type="pct"/>
            <w:noWrap/>
            <w:hideMark/>
          </w:tcPr>
          <w:p w14:paraId="02E50091"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41" w:type="pct"/>
            <w:noWrap/>
            <w:hideMark/>
          </w:tcPr>
          <w:p w14:paraId="26537E1D"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456" w:type="pct"/>
            <w:noWrap/>
            <w:hideMark/>
          </w:tcPr>
          <w:p w14:paraId="6C19E44B"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c>
          <w:tcPr>
            <w:tcW w:w="273" w:type="pct"/>
          </w:tcPr>
          <w:p w14:paraId="38580636"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73" w:type="pct"/>
          </w:tcPr>
          <w:p w14:paraId="23F30DED"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29" w:type="pct"/>
          </w:tcPr>
          <w:p w14:paraId="3E69FB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83" w:type="pct"/>
          </w:tcPr>
          <w:p w14:paraId="02DFD653"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514" w:type="pct"/>
          </w:tcPr>
          <w:p w14:paraId="602DF1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r>
      <w:tr w:rsidR="00CC308B" w:rsidRPr="00A37D6C" w14:paraId="061CE061" w14:textId="77777777" w:rsidTr="00AB46CD">
        <w:trPr>
          <w:trHeight w:val="320"/>
        </w:trPr>
        <w:tc>
          <w:tcPr>
            <w:tcW w:w="1202" w:type="pct"/>
            <w:noWrap/>
            <w:hideMark/>
          </w:tcPr>
          <w:p w14:paraId="1996EF38"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uncorrected</w:t>
            </w:r>
          </w:p>
        </w:tc>
        <w:tc>
          <w:tcPr>
            <w:tcW w:w="305" w:type="pct"/>
          </w:tcPr>
          <w:p w14:paraId="4E63FED3" w14:textId="77777777" w:rsidR="00CC308B" w:rsidRPr="00A37D6C" w:rsidRDefault="00CC308B" w:rsidP="00AB46CD">
            <w:pPr>
              <w:spacing w:line="240" w:lineRule="auto"/>
              <w:jc w:val="right"/>
              <w:rPr>
                <w:color w:val="000000"/>
                <w:sz w:val="20"/>
                <w:szCs w:val="20"/>
              </w:rPr>
            </w:pPr>
            <w:r w:rsidRPr="00A37D6C">
              <w:rPr>
                <w:color w:val="000000"/>
                <w:sz w:val="20"/>
                <w:szCs w:val="20"/>
              </w:rPr>
              <w:t>NA</w:t>
            </w:r>
          </w:p>
        </w:tc>
        <w:tc>
          <w:tcPr>
            <w:tcW w:w="317" w:type="pct"/>
            <w:noWrap/>
            <w:vAlign w:val="bottom"/>
            <w:hideMark/>
          </w:tcPr>
          <w:p w14:paraId="6D33C96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2.4</w:t>
            </w:r>
          </w:p>
        </w:tc>
        <w:tc>
          <w:tcPr>
            <w:tcW w:w="253" w:type="pct"/>
            <w:noWrap/>
            <w:vAlign w:val="bottom"/>
            <w:hideMark/>
          </w:tcPr>
          <w:p w14:paraId="76C36690"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noWrap/>
            <w:vAlign w:val="bottom"/>
            <w:hideMark/>
          </w:tcPr>
          <w:p w14:paraId="414287D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-1.2</w:t>
            </w:r>
          </w:p>
        </w:tc>
        <w:tc>
          <w:tcPr>
            <w:tcW w:w="341" w:type="pct"/>
            <w:noWrap/>
            <w:vAlign w:val="bottom"/>
            <w:hideMark/>
          </w:tcPr>
          <w:p w14:paraId="306221B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0.2</w:t>
            </w:r>
          </w:p>
        </w:tc>
        <w:tc>
          <w:tcPr>
            <w:tcW w:w="456" w:type="pct"/>
            <w:noWrap/>
            <w:vAlign w:val="bottom"/>
            <w:hideMark/>
          </w:tcPr>
          <w:p w14:paraId="3FB5394F"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1.4</w:t>
            </w:r>
          </w:p>
        </w:tc>
        <w:tc>
          <w:tcPr>
            <w:tcW w:w="273" w:type="pct"/>
            <w:vAlign w:val="bottom"/>
          </w:tcPr>
          <w:p w14:paraId="266469E3" w14:textId="77777777" w:rsidR="00CC308B" w:rsidRPr="00A37D6C" w:rsidRDefault="00CC308B" w:rsidP="00AB46CD">
            <w:pPr>
              <w:spacing w:line="240" w:lineRule="auto"/>
              <w:jc w:val="right"/>
              <w:rPr>
                <w:color w:val="000000"/>
                <w:sz w:val="20"/>
                <w:szCs w:val="20"/>
              </w:rPr>
            </w:pPr>
            <w:r w:rsidRPr="00A37D6C">
              <w:rPr>
                <w:color w:val="000000"/>
                <w:sz w:val="20"/>
                <w:szCs w:val="20"/>
              </w:rPr>
              <w:t>-0.55</w:t>
            </w:r>
          </w:p>
        </w:tc>
        <w:tc>
          <w:tcPr>
            <w:tcW w:w="273" w:type="pct"/>
            <w:vAlign w:val="bottom"/>
          </w:tcPr>
          <w:p w14:paraId="753EE94D"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vAlign w:val="bottom"/>
          </w:tcPr>
          <w:p w14:paraId="098925E3" w14:textId="77777777" w:rsidR="00CC308B" w:rsidRPr="00A37D6C" w:rsidRDefault="00CC308B" w:rsidP="00AB46CD">
            <w:pPr>
              <w:spacing w:line="240" w:lineRule="auto"/>
              <w:jc w:val="right"/>
              <w:rPr>
                <w:color w:val="000000"/>
                <w:sz w:val="20"/>
                <w:szCs w:val="20"/>
              </w:rPr>
            </w:pPr>
            <w:r w:rsidRPr="00A37D6C">
              <w:rPr>
                <w:color w:val="000000"/>
                <w:sz w:val="20"/>
                <w:szCs w:val="20"/>
              </w:rPr>
              <w:t>-1.23</w:t>
            </w:r>
          </w:p>
        </w:tc>
        <w:tc>
          <w:tcPr>
            <w:tcW w:w="383" w:type="pct"/>
            <w:vAlign w:val="bottom"/>
          </w:tcPr>
          <w:p w14:paraId="6D7F3321" w14:textId="77777777" w:rsidR="00CC308B" w:rsidRPr="00A37D6C" w:rsidRDefault="00CC308B" w:rsidP="00AB46CD">
            <w:pPr>
              <w:spacing w:line="240" w:lineRule="auto"/>
              <w:jc w:val="right"/>
              <w:rPr>
                <w:color w:val="000000"/>
                <w:sz w:val="20"/>
                <w:szCs w:val="20"/>
              </w:rPr>
            </w:pPr>
            <w:r w:rsidRPr="00A37D6C">
              <w:rPr>
                <w:color w:val="000000"/>
                <w:sz w:val="20"/>
                <w:szCs w:val="20"/>
              </w:rPr>
              <w:t>0.16</w:t>
            </w:r>
          </w:p>
        </w:tc>
        <w:tc>
          <w:tcPr>
            <w:tcW w:w="514" w:type="pct"/>
            <w:vAlign w:val="bottom"/>
          </w:tcPr>
          <w:p w14:paraId="43D965A2"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62D94CFF" w14:textId="77777777" w:rsidTr="00AB46CD">
        <w:trPr>
          <w:trHeight w:val="320"/>
        </w:trPr>
        <w:tc>
          <w:tcPr>
            <w:tcW w:w="1202" w:type="pct"/>
            <w:shd w:val="clear" w:color="auto" w:fill="D1D1D1" w:themeFill="background2" w:themeFillShade="E6"/>
            <w:noWrap/>
            <w:hideMark/>
          </w:tcPr>
          <w:p w14:paraId="1CD8ABA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1. </w:t>
            </w:r>
            <w:r w:rsidRPr="00A37D6C">
              <w:rPr>
                <w:rFonts w:eastAsia="Times New Roman"/>
                <w:color w:val="000000"/>
                <w:sz w:val="20"/>
                <w:szCs w:val="20"/>
              </w:rPr>
              <w:t>No random effects</w:t>
            </w:r>
          </w:p>
        </w:tc>
        <w:tc>
          <w:tcPr>
            <w:tcW w:w="305" w:type="pct"/>
            <w:shd w:val="clear" w:color="auto" w:fill="D1D1D1" w:themeFill="background2" w:themeFillShade="E6"/>
            <w:vAlign w:val="bottom"/>
          </w:tcPr>
          <w:p w14:paraId="3F3CF06B" w14:textId="77777777" w:rsidR="00CC308B" w:rsidRPr="00A37D6C" w:rsidRDefault="00CC308B" w:rsidP="00AB46CD">
            <w:pPr>
              <w:spacing w:line="240" w:lineRule="auto"/>
              <w:jc w:val="right"/>
              <w:rPr>
                <w:color w:val="000000"/>
                <w:sz w:val="20"/>
                <w:szCs w:val="20"/>
              </w:rPr>
            </w:pPr>
            <w:r w:rsidRPr="00A37D6C">
              <w:rPr>
                <w:color w:val="000000"/>
                <w:sz w:val="20"/>
                <w:szCs w:val="20"/>
              </w:rPr>
              <w:t>65.6</w:t>
            </w:r>
          </w:p>
        </w:tc>
        <w:tc>
          <w:tcPr>
            <w:tcW w:w="317" w:type="pct"/>
            <w:shd w:val="clear" w:color="auto" w:fill="D1D1D1" w:themeFill="background2" w:themeFillShade="E6"/>
            <w:noWrap/>
            <w:vAlign w:val="bottom"/>
            <w:hideMark/>
          </w:tcPr>
          <w:p w14:paraId="1FE003CD"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shd w:val="clear" w:color="auto" w:fill="D1D1D1" w:themeFill="background2" w:themeFillShade="E6"/>
            <w:noWrap/>
            <w:vAlign w:val="bottom"/>
            <w:hideMark/>
          </w:tcPr>
          <w:p w14:paraId="6FFE9B8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shd w:val="clear" w:color="auto" w:fill="D1D1D1" w:themeFill="background2" w:themeFillShade="E6"/>
            <w:noWrap/>
            <w:vAlign w:val="bottom"/>
            <w:hideMark/>
          </w:tcPr>
          <w:p w14:paraId="15A14B89"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-3.9</w:t>
            </w:r>
          </w:p>
        </w:tc>
        <w:tc>
          <w:tcPr>
            <w:tcW w:w="341" w:type="pct"/>
            <w:shd w:val="clear" w:color="auto" w:fill="D1D1D1" w:themeFill="background2" w:themeFillShade="E6"/>
            <w:noWrap/>
            <w:vAlign w:val="bottom"/>
            <w:hideMark/>
          </w:tcPr>
          <w:p w14:paraId="67DB70F4"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-2.1</w:t>
            </w:r>
          </w:p>
        </w:tc>
        <w:tc>
          <w:tcPr>
            <w:tcW w:w="456" w:type="pct"/>
            <w:shd w:val="clear" w:color="auto" w:fill="D1D1D1" w:themeFill="background2" w:themeFillShade="E6"/>
            <w:noWrap/>
            <w:vAlign w:val="bottom"/>
            <w:hideMark/>
          </w:tcPr>
          <w:p w14:paraId="68892498"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273" w:type="pct"/>
            <w:shd w:val="clear" w:color="auto" w:fill="D1D1D1" w:themeFill="background2" w:themeFillShade="E6"/>
            <w:vAlign w:val="bottom"/>
          </w:tcPr>
          <w:p w14:paraId="704DC0E5" w14:textId="77777777" w:rsidR="00CC308B" w:rsidRPr="00A37D6C" w:rsidRDefault="00CC308B" w:rsidP="00AB46CD">
            <w:pPr>
              <w:spacing w:line="240" w:lineRule="auto"/>
              <w:jc w:val="right"/>
              <w:rPr>
                <w:color w:val="000000"/>
                <w:sz w:val="20"/>
                <w:szCs w:val="20"/>
              </w:rPr>
            </w:pPr>
            <w:r w:rsidRPr="00A37D6C">
              <w:rPr>
                <w:color w:val="000000"/>
                <w:sz w:val="20"/>
                <w:szCs w:val="20"/>
              </w:rPr>
              <w:t>0.02</w:t>
            </w:r>
          </w:p>
        </w:tc>
        <w:tc>
          <w:tcPr>
            <w:tcW w:w="273" w:type="pct"/>
            <w:shd w:val="clear" w:color="auto" w:fill="D1D1D1" w:themeFill="background2" w:themeFillShade="E6"/>
            <w:vAlign w:val="bottom"/>
          </w:tcPr>
          <w:p w14:paraId="71EDFDAF"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shd w:val="clear" w:color="auto" w:fill="D1D1D1" w:themeFill="background2" w:themeFillShade="E6"/>
            <w:vAlign w:val="bottom"/>
          </w:tcPr>
          <w:p w14:paraId="522A2360" w14:textId="77777777" w:rsidR="00CC308B" w:rsidRPr="00A37D6C" w:rsidRDefault="00CC308B" w:rsidP="00AB46CD">
            <w:pPr>
              <w:spacing w:line="240" w:lineRule="auto"/>
              <w:jc w:val="right"/>
              <w:rPr>
                <w:color w:val="000000"/>
                <w:sz w:val="20"/>
                <w:szCs w:val="20"/>
              </w:rPr>
            </w:pPr>
            <w:r w:rsidRPr="00A37D6C">
              <w:rPr>
                <w:color w:val="000000"/>
                <w:sz w:val="20"/>
                <w:szCs w:val="20"/>
              </w:rPr>
              <w:t>-0.65</w:t>
            </w:r>
          </w:p>
        </w:tc>
        <w:tc>
          <w:tcPr>
            <w:tcW w:w="383" w:type="pct"/>
            <w:shd w:val="clear" w:color="auto" w:fill="D1D1D1" w:themeFill="background2" w:themeFillShade="E6"/>
            <w:vAlign w:val="bottom"/>
          </w:tcPr>
          <w:p w14:paraId="359BFD02" w14:textId="77777777" w:rsidR="00CC308B" w:rsidRPr="00A37D6C" w:rsidRDefault="00CC308B" w:rsidP="00AB46CD">
            <w:pPr>
              <w:spacing w:line="240" w:lineRule="auto"/>
              <w:jc w:val="right"/>
              <w:rPr>
                <w:color w:val="000000"/>
                <w:sz w:val="20"/>
                <w:szCs w:val="20"/>
              </w:rPr>
            </w:pPr>
            <w:r w:rsidRPr="00A37D6C">
              <w:rPr>
                <w:color w:val="000000"/>
                <w:sz w:val="20"/>
                <w:szCs w:val="20"/>
              </w:rPr>
              <w:t>0.74</w:t>
            </w:r>
          </w:p>
        </w:tc>
        <w:tc>
          <w:tcPr>
            <w:tcW w:w="514" w:type="pct"/>
            <w:shd w:val="clear" w:color="auto" w:fill="D1D1D1" w:themeFill="background2" w:themeFillShade="E6"/>
            <w:vAlign w:val="bottom"/>
          </w:tcPr>
          <w:p w14:paraId="3C45F51E"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2FCA115D" w14:textId="77777777" w:rsidTr="00AB46CD">
        <w:trPr>
          <w:trHeight w:val="320"/>
        </w:trPr>
        <w:tc>
          <w:tcPr>
            <w:tcW w:w="1202" w:type="pct"/>
            <w:noWrap/>
            <w:hideMark/>
          </w:tcPr>
          <w:p w14:paraId="456BCF5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2.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p>
        </w:tc>
        <w:tc>
          <w:tcPr>
            <w:tcW w:w="305" w:type="pct"/>
            <w:vAlign w:val="bottom"/>
          </w:tcPr>
          <w:p w14:paraId="53FD39DB" w14:textId="77777777" w:rsidR="00CC308B" w:rsidRPr="00A37D6C" w:rsidRDefault="00CC308B" w:rsidP="00AB46CD">
            <w:pPr>
              <w:spacing w:line="240" w:lineRule="auto"/>
              <w:jc w:val="right"/>
              <w:rPr>
                <w:color w:val="000000"/>
                <w:sz w:val="20"/>
                <w:szCs w:val="20"/>
              </w:rPr>
            </w:pPr>
            <w:r w:rsidRPr="00A37D6C">
              <w:rPr>
                <w:color w:val="000000"/>
                <w:sz w:val="20"/>
                <w:szCs w:val="20"/>
              </w:rPr>
              <w:t>50.2</w:t>
            </w:r>
          </w:p>
        </w:tc>
        <w:tc>
          <w:tcPr>
            <w:tcW w:w="317" w:type="pct"/>
            <w:noWrap/>
            <w:vAlign w:val="bottom"/>
            <w:hideMark/>
          </w:tcPr>
          <w:p w14:paraId="34A161D3"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2E329845"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354" w:type="pct"/>
            <w:noWrap/>
            <w:vAlign w:val="bottom"/>
            <w:hideMark/>
          </w:tcPr>
          <w:p w14:paraId="660866E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-3.8</w:t>
            </w:r>
          </w:p>
        </w:tc>
        <w:tc>
          <w:tcPr>
            <w:tcW w:w="341" w:type="pct"/>
            <w:noWrap/>
            <w:vAlign w:val="bottom"/>
            <w:hideMark/>
          </w:tcPr>
          <w:p w14:paraId="6B5FC17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456" w:type="pct"/>
            <w:noWrap/>
            <w:vAlign w:val="bottom"/>
            <w:hideMark/>
          </w:tcPr>
          <w:p w14:paraId="538D07FB"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273" w:type="pct"/>
            <w:vAlign w:val="bottom"/>
          </w:tcPr>
          <w:p w14:paraId="647812CE"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6D7654E1" w14:textId="77777777" w:rsidR="00CC308B" w:rsidRPr="00A37D6C" w:rsidRDefault="00CC308B" w:rsidP="00AB46CD">
            <w:pPr>
              <w:spacing w:line="240" w:lineRule="auto"/>
              <w:jc w:val="right"/>
              <w:rPr>
                <w:color w:val="000000"/>
                <w:sz w:val="20"/>
                <w:szCs w:val="20"/>
              </w:rPr>
            </w:pPr>
            <w:r w:rsidRPr="00A37D6C">
              <w:rPr>
                <w:color w:val="000000"/>
                <w:sz w:val="20"/>
                <w:szCs w:val="20"/>
              </w:rPr>
              <w:t>0.36</w:t>
            </w:r>
          </w:p>
        </w:tc>
        <w:tc>
          <w:tcPr>
            <w:tcW w:w="329" w:type="pct"/>
            <w:vAlign w:val="bottom"/>
          </w:tcPr>
          <w:p w14:paraId="6FA33917" w14:textId="77777777" w:rsidR="00CC308B" w:rsidRPr="00A37D6C" w:rsidRDefault="00CC308B" w:rsidP="00AB46CD">
            <w:pPr>
              <w:spacing w:line="240" w:lineRule="auto"/>
              <w:jc w:val="right"/>
              <w:rPr>
                <w:color w:val="000000"/>
                <w:sz w:val="20"/>
                <w:szCs w:val="20"/>
              </w:rPr>
            </w:pPr>
            <w:r w:rsidRPr="00A37D6C">
              <w:rPr>
                <w:color w:val="000000"/>
                <w:sz w:val="20"/>
                <w:szCs w:val="20"/>
              </w:rPr>
              <w:t>-0.69</w:t>
            </w:r>
          </w:p>
        </w:tc>
        <w:tc>
          <w:tcPr>
            <w:tcW w:w="383" w:type="pct"/>
            <w:vAlign w:val="bottom"/>
          </w:tcPr>
          <w:p w14:paraId="63D22336" w14:textId="77777777" w:rsidR="00CC308B" w:rsidRPr="00A37D6C" w:rsidRDefault="00CC308B" w:rsidP="00AB46CD">
            <w:pPr>
              <w:spacing w:line="240" w:lineRule="auto"/>
              <w:jc w:val="right"/>
              <w:rPr>
                <w:color w:val="000000"/>
                <w:sz w:val="20"/>
                <w:szCs w:val="20"/>
              </w:rPr>
            </w:pPr>
            <w:r w:rsidRPr="00A37D6C">
              <w:rPr>
                <w:color w:val="000000"/>
                <w:sz w:val="20"/>
                <w:szCs w:val="20"/>
              </w:rPr>
              <w:t>0.70</w:t>
            </w:r>
          </w:p>
        </w:tc>
        <w:tc>
          <w:tcPr>
            <w:tcW w:w="514" w:type="pct"/>
            <w:vAlign w:val="bottom"/>
          </w:tcPr>
          <w:p w14:paraId="0F9DB233" w14:textId="77777777" w:rsidR="00CC308B" w:rsidRPr="00A37D6C" w:rsidRDefault="00CC308B" w:rsidP="00AB46CD">
            <w:pPr>
              <w:spacing w:line="240" w:lineRule="auto"/>
              <w:jc w:val="right"/>
              <w:rPr>
                <w:color w:val="000000"/>
                <w:sz w:val="20"/>
                <w:szCs w:val="20"/>
              </w:rPr>
            </w:pPr>
            <w:r w:rsidRPr="00A37D6C">
              <w:rPr>
                <w:color w:val="000000"/>
                <w:sz w:val="20"/>
                <w:szCs w:val="20"/>
              </w:rPr>
              <w:t>1.38</w:t>
            </w:r>
          </w:p>
        </w:tc>
      </w:tr>
      <w:tr w:rsidR="00CC308B" w:rsidRPr="00A37D6C" w14:paraId="69BC8D91" w14:textId="77777777" w:rsidTr="00AB46CD">
        <w:trPr>
          <w:trHeight w:val="320"/>
        </w:trPr>
        <w:tc>
          <w:tcPr>
            <w:tcW w:w="1202" w:type="pct"/>
            <w:noWrap/>
            <w:hideMark/>
          </w:tcPr>
          <w:p w14:paraId="7608F785"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3.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r w:rsidRPr="00A37D6C">
              <w:rPr>
                <w:rFonts w:eastAsia="Times New Roman"/>
                <w:color w:val="000000"/>
                <w:sz w:val="20"/>
                <w:szCs w:val="20"/>
              </w:rPr>
              <w:t xml:space="preserve"> and </w:t>
            </w:r>
            <w:r w:rsidRPr="00A37D6C">
              <w:rPr>
                <w:rFonts w:eastAsia="Times New Roman"/>
                <w:b/>
                <w:bCs/>
                <w:color w:val="000000"/>
                <w:sz w:val="20"/>
                <w:szCs w:val="20"/>
              </w:rPr>
              <w:t>slope</w:t>
            </w:r>
          </w:p>
        </w:tc>
        <w:tc>
          <w:tcPr>
            <w:tcW w:w="305" w:type="pct"/>
            <w:vAlign w:val="bottom"/>
          </w:tcPr>
          <w:p w14:paraId="510CA83F" w14:textId="77777777" w:rsidR="00CC308B" w:rsidRPr="00A37D6C" w:rsidRDefault="00CC308B" w:rsidP="00AB46CD">
            <w:pPr>
              <w:spacing w:line="240" w:lineRule="auto"/>
              <w:jc w:val="right"/>
              <w:rPr>
                <w:color w:val="000000"/>
                <w:sz w:val="20"/>
                <w:szCs w:val="20"/>
              </w:rPr>
            </w:pPr>
            <w:r w:rsidRPr="00A37D6C">
              <w:rPr>
                <w:color w:val="000000"/>
                <w:sz w:val="20"/>
                <w:szCs w:val="20"/>
              </w:rPr>
              <w:t>0</w:t>
            </w:r>
          </w:p>
        </w:tc>
        <w:tc>
          <w:tcPr>
            <w:tcW w:w="317" w:type="pct"/>
            <w:noWrap/>
            <w:vAlign w:val="bottom"/>
            <w:hideMark/>
          </w:tcPr>
          <w:p w14:paraId="6D9F475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12808EE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1.5</w:t>
            </w:r>
          </w:p>
        </w:tc>
        <w:tc>
          <w:tcPr>
            <w:tcW w:w="354" w:type="pct"/>
            <w:noWrap/>
            <w:vAlign w:val="bottom"/>
            <w:hideMark/>
          </w:tcPr>
          <w:p w14:paraId="68F6F3A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-2.7</w:t>
            </w:r>
          </w:p>
        </w:tc>
        <w:tc>
          <w:tcPr>
            <w:tcW w:w="341" w:type="pct"/>
            <w:noWrap/>
            <w:vAlign w:val="bottom"/>
            <w:hideMark/>
          </w:tcPr>
          <w:p w14:paraId="64EF4A2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-1.7</w:t>
            </w:r>
          </w:p>
        </w:tc>
        <w:tc>
          <w:tcPr>
            <w:tcW w:w="456" w:type="pct"/>
            <w:noWrap/>
            <w:vAlign w:val="bottom"/>
            <w:hideMark/>
          </w:tcPr>
          <w:p w14:paraId="4AFCA23E" w14:textId="77777777" w:rsidR="00CC308B" w:rsidRPr="00B078CD" w:rsidRDefault="00CC308B" w:rsidP="00AB46CD">
            <w:pPr>
              <w:spacing w:line="240" w:lineRule="auto"/>
              <w:jc w:val="right"/>
              <w:rPr>
                <w:rFonts w:eastAsia="Times New Roman"/>
                <w:color w:val="000000"/>
                <w:sz w:val="20"/>
                <w:szCs w:val="20"/>
              </w:rPr>
            </w:pPr>
            <w:r w:rsidRPr="00A37D6C">
              <w:rPr>
                <w:rFonts w:eastAsia="Times New Roman"/>
                <w:color w:val="000000"/>
                <w:sz w:val="20"/>
                <w:szCs w:val="20"/>
              </w:rPr>
              <w:t>1.0</w:t>
            </w:r>
          </w:p>
        </w:tc>
        <w:tc>
          <w:tcPr>
            <w:tcW w:w="273" w:type="pct"/>
            <w:vAlign w:val="bottom"/>
          </w:tcPr>
          <w:p w14:paraId="58E909D3"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7F2AD3AB" w14:textId="77777777" w:rsidR="00CC308B" w:rsidRPr="00A37D6C" w:rsidRDefault="00CC308B" w:rsidP="00AB46CD">
            <w:pPr>
              <w:spacing w:line="240" w:lineRule="auto"/>
              <w:jc w:val="right"/>
              <w:rPr>
                <w:color w:val="000000"/>
                <w:sz w:val="20"/>
                <w:szCs w:val="20"/>
              </w:rPr>
            </w:pPr>
            <w:r w:rsidRPr="00A37D6C">
              <w:rPr>
                <w:color w:val="000000"/>
                <w:sz w:val="20"/>
                <w:szCs w:val="20"/>
              </w:rPr>
              <w:t>0.33</w:t>
            </w:r>
          </w:p>
        </w:tc>
        <w:tc>
          <w:tcPr>
            <w:tcW w:w="329" w:type="pct"/>
            <w:vAlign w:val="bottom"/>
          </w:tcPr>
          <w:p w14:paraId="2907362B" w14:textId="77777777" w:rsidR="00CC308B" w:rsidRPr="00A37D6C" w:rsidRDefault="00CC308B" w:rsidP="00AB46CD">
            <w:pPr>
              <w:spacing w:line="240" w:lineRule="auto"/>
              <w:jc w:val="right"/>
              <w:rPr>
                <w:color w:val="000000"/>
                <w:sz w:val="20"/>
                <w:szCs w:val="20"/>
              </w:rPr>
            </w:pPr>
            <w:r w:rsidRPr="00A37D6C">
              <w:rPr>
                <w:color w:val="000000"/>
                <w:sz w:val="20"/>
                <w:szCs w:val="20"/>
              </w:rPr>
              <w:t>-0.61</w:t>
            </w:r>
          </w:p>
        </w:tc>
        <w:tc>
          <w:tcPr>
            <w:tcW w:w="383" w:type="pct"/>
            <w:vAlign w:val="bottom"/>
          </w:tcPr>
          <w:p w14:paraId="14B5CA98" w14:textId="77777777" w:rsidR="00CC308B" w:rsidRPr="00A37D6C" w:rsidRDefault="00CC308B" w:rsidP="00AB46CD">
            <w:pPr>
              <w:spacing w:line="240" w:lineRule="auto"/>
              <w:jc w:val="right"/>
              <w:rPr>
                <w:color w:val="000000"/>
                <w:sz w:val="20"/>
                <w:szCs w:val="20"/>
              </w:rPr>
            </w:pPr>
            <w:r w:rsidRPr="00A37D6C">
              <w:rPr>
                <w:color w:val="000000"/>
                <w:sz w:val="20"/>
                <w:szCs w:val="20"/>
              </w:rPr>
              <w:t>0.59</w:t>
            </w:r>
          </w:p>
        </w:tc>
        <w:tc>
          <w:tcPr>
            <w:tcW w:w="514" w:type="pct"/>
            <w:vAlign w:val="bottom"/>
          </w:tcPr>
          <w:p w14:paraId="1D29DAD3" w14:textId="77777777" w:rsidR="00CC308B" w:rsidRPr="00A37D6C" w:rsidRDefault="00CC308B" w:rsidP="00AB46CD">
            <w:pPr>
              <w:spacing w:line="240" w:lineRule="auto"/>
              <w:jc w:val="right"/>
              <w:rPr>
                <w:color w:val="000000"/>
                <w:sz w:val="20"/>
                <w:szCs w:val="20"/>
              </w:rPr>
            </w:pPr>
            <w:r w:rsidRPr="00A37D6C">
              <w:rPr>
                <w:color w:val="000000"/>
                <w:sz w:val="20"/>
                <w:szCs w:val="20"/>
              </w:rPr>
              <w:t>1.20</w:t>
            </w:r>
          </w:p>
        </w:tc>
      </w:tr>
    </w:tbl>
    <w:p w14:paraId="018FE75F" w14:textId="77777777" w:rsidR="00CC308B" w:rsidRPr="002A0F13" w:rsidRDefault="00CC308B" w:rsidP="00CC308B"/>
    <w:p w14:paraId="3C5AE5A4" w14:textId="77777777" w:rsidR="00CC308B" w:rsidRDefault="00CC308B">
      <w:pPr>
        <w:spacing w:line="240" w:lineRule="auto"/>
        <w:rPr>
          <w:rFonts w:eastAsiaTheme="majorEastAsia"/>
          <w:b/>
          <w:bCs/>
          <w:spacing w:val="-10"/>
          <w:kern w:val="28"/>
          <w:sz w:val="24"/>
          <w:szCs w:val="24"/>
        </w:rPr>
      </w:pPr>
    </w:p>
    <w:p w14:paraId="52BC05C0" w14:textId="77777777" w:rsidR="00DC624B" w:rsidRDefault="00DC624B" w:rsidP="00507F27">
      <w:pPr>
        <w:pStyle w:val="Title"/>
        <w:sectPr w:rsidR="00DC624B" w:rsidSect="00DC624B">
          <w:pgSz w:w="15840" w:h="12240" w:orient="landscape" w:code="1"/>
          <w:pgMar w:top="1440" w:right="1440" w:bottom="1440" w:left="1440" w:header="709" w:footer="709" w:gutter="0"/>
          <w:cols w:space="708"/>
          <w:docGrid w:linePitch="360"/>
        </w:sectPr>
      </w:pPr>
    </w:p>
    <w:p w14:paraId="1923F44C" w14:textId="5B3445AE" w:rsidR="00B322AE" w:rsidRDefault="00B322AE" w:rsidP="00B322AE">
      <w:pPr>
        <w:pStyle w:val="Title"/>
      </w:pPr>
      <w:r w:rsidRPr="00507F27">
        <w:lastRenderedPageBreak/>
        <w:t xml:space="preserve">Supplementary Material </w:t>
      </w:r>
      <w:r>
        <w:t>2</w:t>
      </w:r>
    </w:p>
    <w:p w14:paraId="6E6FFDFA" w14:textId="7D32FA81" w:rsidR="00B322AE" w:rsidRDefault="00B322AE" w:rsidP="00B322AE">
      <w:pPr>
        <w:jc w:val="center"/>
        <w:rPr>
          <w:i/>
          <w:iCs/>
        </w:rPr>
      </w:pPr>
      <w:r>
        <w:t>-</w:t>
      </w:r>
      <w:r>
        <w:rPr>
          <w:i/>
          <w:iCs/>
        </w:rPr>
        <w:t>UAV footage quality rating scale-</w:t>
      </w:r>
    </w:p>
    <w:p w14:paraId="380A48AA" w14:textId="77777777" w:rsidR="00B322AE" w:rsidRPr="00B322AE" w:rsidRDefault="00B322AE" w:rsidP="00B322AE"/>
    <w:p w14:paraId="63642360" w14:textId="74A18E52" w:rsidR="00B322AE" w:rsidRDefault="00B322AE" w:rsidP="00B322AE">
      <w:pPr>
        <w:pStyle w:val="Title"/>
        <w:jc w:val="left"/>
        <w:rPr>
          <w:b w:val="0"/>
          <w:bCs w:val="0"/>
          <w:sz w:val="22"/>
          <w:szCs w:val="22"/>
        </w:rPr>
      </w:pPr>
      <w:r w:rsidRPr="00B322AE">
        <w:rPr>
          <w:b w:val="0"/>
          <w:bCs w:val="0"/>
          <w:sz w:val="22"/>
          <w:szCs w:val="22"/>
        </w:rPr>
        <w:t xml:space="preserve">Each video was rated </w:t>
      </w:r>
      <w:r>
        <w:rPr>
          <w:b w:val="0"/>
          <w:bCs w:val="0"/>
          <w:sz w:val="22"/>
          <w:szCs w:val="22"/>
        </w:rPr>
        <w:t xml:space="preserve">based on the sum of the score assigned to each aspect described in </w:t>
      </w:r>
      <w:r>
        <w:rPr>
          <w:sz w:val="22"/>
          <w:szCs w:val="22"/>
        </w:rPr>
        <w:t>Table S2</w:t>
      </w:r>
      <w:r w:rsidR="002E224C">
        <w:rPr>
          <w:sz w:val="22"/>
          <w:szCs w:val="22"/>
        </w:rPr>
        <w:t>-</w:t>
      </w:r>
      <w:r>
        <w:rPr>
          <w:sz w:val="22"/>
          <w:szCs w:val="22"/>
        </w:rPr>
        <w:t xml:space="preserve">1. </w:t>
      </w:r>
      <w:r>
        <w:rPr>
          <w:b w:val="0"/>
          <w:bCs w:val="0"/>
          <w:sz w:val="22"/>
          <w:szCs w:val="22"/>
        </w:rPr>
        <w:t xml:space="preserve">Only video recordings with a score </w:t>
      </w:r>
      <w:r>
        <w:rPr>
          <w:b w:val="0"/>
          <w:bCs w:val="0"/>
          <w:sz w:val="22"/>
          <w:szCs w:val="22"/>
        </w:rPr>
        <w:sym w:font="Symbol" w:char="F03C"/>
      </w:r>
      <w:r>
        <w:rPr>
          <w:b w:val="0"/>
          <w:bCs w:val="0"/>
          <w:sz w:val="22"/>
          <w:szCs w:val="22"/>
        </w:rPr>
        <w:t xml:space="preserve">5 were used to extract sperm whale measurements. Although conditions sometimes </w:t>
      </w:r>
      <w:r w:rsidR="004C2017">
        <w:rPr>
          <w:b w:val="0"/>
          <w:bCs w:val="0"/>
          <w:sz w:val="22"/>
          <w:szCs w:val="22"/>
        </w:rPr>
        <w:t>varied</w:t>
      </w:r>
      <w:r>
        <w:rPr>
          <w:b w:val="0"/>
          <w:bCs w:val="0"/>
          <w:sz w:val="22"/>
          <w:szCs w:val="22"/>
        </w:rPr>
        <w:t xml:space="preserve"> within a video recording, the score given to each aspect was intended to capture most of the footage. </w:t>
      </w:r>
    </w:p>
    <w:p w14:paraId="6DD02FDA" w14:textId="77777777" w:rsidR="00B322AE" w:rsidRDefault="00B322AE" w:rsidP="00B322AE"/>
    <w:p w14:paraId="1245FECB" w14:textId="051B2FE8" w:rsidR="00B322AE" w:rsidRPr="002E224C" w:rsidRDefault="00B322AE" w:rsidP="00B322AE">
      <w:pPr>
        <w:pStyle w:val="Caption"/>
        <w:keepNext/>
        <w:rPr>
          <w:i w:val="0"/>
          <w:iCs w:val="0"/>
          <w:color w:val="auto"/>
        </w:rPr>
      </w:pPr>
      <w:r w:rsidRPr="002E224C">
        <w:rPr>
          <w:b/>
          <w:bCs/>
          <w:color w:val="auto"/>
        </w:rPr>
        <w:t>Table S2</w:t>
      </w:r>
      <w:r w:rsidR="002E224C">
        <w:rPr>
          <w:b/>
          <w:bCs/>
          <w:color w:val="auto"/>
        </w:rPr>
        <w:t>-</w:t>
      </w:r>
      <w:r w:rsidRPr="002E224C">
        <w:rPr>
          <w:b/>
          <w:bCs/>
          <w:color w:val="auto"/>
        </w:rPr>
        <w:fldChar w:fldCharType="begin"/>
      </w:r>
      <w:r w:rsidRPr="002E224C">
        <w:rPr>
          <w:b/>
          <w:bCs/>
          <w:color w:val="auto"/>
        </w:rPr>
        <w:instrText xml:space="preserve"> SEQ Table_S2 \* ARABIC </w:instrText>
      </w:r>
      <w:r w:rsidRPr="002E224C">
        <w:rPr>
          <w:b/>
          <w:bCs/>
          <w:color w:val="auto"/>
        </w:rPr>
        <w:fldChar w:fldCharType="separate"/>
      </w:r>
      <w:r w:rsidR="00A77840">
        <w:rPr>
          <w:b/>
          <w:bCs/>
          <w:noProof/>
          <w:color w:val="auto"/>
        </w:rPr>
        <w:t>1</w:t>
      </w:r>
      <w:r w:rsidRPr="002E224C">
        <w:rPr>
          <w:b/>
          <w:bCs/>
          <w:color w:val="auto"/>
        </w:rPr>
        <w:fldChar w:fldCharType="end"/>
      </w:r>
      <w:r w:rsidRPr="002E224C">
        <w:rPr>
          <w:b/>
          <w:bCs/>
          <w:color w:val="auto"/>
        </w:rPr>
        <w:t>.</w:t>
      </w:r>
      <w:r w:rsidRPr="002E224C">
        <w:rPr>
          <w:color w:val="auto"/>
        </w:rPr>
        <w:t xml:space="preserve"> </w:t>
      </w:r>
      <w:r w:rsidRPr="002E224C">
        <w:rPr>
          <w:i w:val="0"/>
          <w:iCs w:val="0"/>
          <w:color w:val="auto"/>
        </w:rPr>
        <w:t xml:space="preserve">Definition and score levels of aspects used to measure video footage quality. </w:t>
      </w:r>
    </w:p>
    <w:tbl>
      <w:tblPr>
        <w:tblStyle w:val="TableGrid"/>
        <w:tblW w:w="0" w:type="auto"/>
        <w:tblLook w:val="04A0" w:firstRow="1" w:lastRow="0" w:firstColumn="1" w:lastColumn="0" w:noHBand="0" w:noVBand="1"/>
      </w:tblPr>
      <w:tblGrid>
        <w:gridCol w:w="1271"/>
        <w:gridCol w:w="2469"/>
        <w:gridCol w:w="1870"/>
        <w:gridCol w:w="1870"/>
        <w:gridCol w:w="1870"/>
      </w:tblGrid>
      <w:tr w:rsidR="00B322AE" w14:paraId="5D4EC619" w14:textId="77777777" w:rsidTr="00B322AE">
        <w:tc>
          <w:tcPr>
            <w:tcW w:w="1271" w:type="dxa"/>
          </w:tcPr>
          <w:p w14:paraId="3E716F4E" w14:textId="573F5640" w:rsidR="00B322AE" w:rsidRPr="00B322AE" w:rsidRDefault="00B322AE" w:rsidP="00B322AE">
            <w:pPr>
              <w:rPr>
                <w:b/>
                <w:bCs/>
              </w:rPr>
            </w:pPr>
            <w:r w:rsidRPr="00B322AE">
              <w:rPr>
                <w:b/>
                <w:bCs/>
              </w:rPr>
              <w:t>Aspect</w:t>
            </w:r>
          </w:p>
        </w:tc>
        <w:tc>
          <w:tcPr>
            <w:tcW w:w="2469" w:type="dxa"/>
          </w:tcPr>
          <w:p w14:paraId="20C7D35D" w14:textId="41EA7BAF" w:rsidR="00B322AE" w:rsidRPr="00B322AE" w:rsidRDefault="00B322AE" w:rsidP="00B322AE">
            <w:pPr>
              <w:rPr>
                <w:b/>
                <w:bCs/>
              </w:rPr>
            </w:pPr>
            <w:r w:rsidRPr="00B322AE">
              <w:rPr>
                <w:b/>
                <w:bCs/>
              </w:rPr>
              <w:t>Definition</w:t>
            </w:r>
          </w:p>
        </w:tc>
        <w:tc>
          <w:tcPr>
            <w:tcW w:w="1870" w:type="dxa"/>
          </w:tcPr>
          <w:p w14:paraId="2D0449F6" w14:textId="28AD8F7B" w:rsidR="00B322AE" w:rsidRPr="00B322AE" w:rsidRDefault="00B322AE" w:rsidP="00B322AE">
            <w:pPr>
              <w:rPr>
                <w:b/>
                <w:bCs/>
              </w:rPr>
            </w:pPr>
            <w:r w:rsidRPr="00B322AE">
              <w:rPr>
                <w:b/>
                <w:bCs/>
              </w:rPr>
              <w:t>0</w:t>
            </w:r>
          </w:p>
        </w:tc>
        <w:tc>
          <w:tcPr>
            <w:tcW w:w="1870" w:type="dxa"/>
          </w:tcPr>
          <w:p w14:paraId="18963E88" w14:textId="6591CAA1" w:rsidR="00B322AE" w:rsidRPr="00B322AE" w:rsidRDefault="00B322AE" w:rsidP="00B322AE">
            <w:pPr>
              <w:rPr>
                <w:b/>
                <w:bCs/>
              </w:rPr>
            </w:pPr>
            <w:r w:rsidRPr="00B322AE">
              <w:rPr>
                <w:b/>
                <w:bCs/>
              </w:rPr>
              <w:t>1</w:t>
            </w:r>
          </w:p>
        </w:tc>
        <w:tc>
          <w:tcPr>
            <w:tcW w:w="1870" w:type="dxa"/>
          </w:tcPr>
          <w:p w14:paraId="56E9AAEA" w14:textId="25177428" w:rsidR="00B322AE" w:rsidRPr="00B322AE" w:rsidRDefault="00B322AE" w:rsidP="00B322AE">
            <w:pPr>
              <w:rPr>
                <w:b/>
                <w:bCs/>
              </w:rPr>
            </w:pPr>
            <w:r w:rsidRPr="00B322AE">
              <w:rPr>
                <w:b/>
                <w:bCs/>
              </w:rPr>
              <w:t>2</w:t>
            </w:r>
          </w:p>
        </w:tc>
      </w:tr>
      <w:tr w:rsidR="00B322AE" w14:paraId="74002D7C" w14:textId="77777777" w:rsidTr="00B322AE">
        <w:tc>
          <w:tcPr>
            <w:tcW w:w="1271" w:type="dxa"/>
          </w:tcPr>
          <w:p w14:paraId="321286EC" w14:textId="5FE93B17" w:rsidR="00B322AE" w:rsidRDefault="00B322AE" w:rsidP="00B322AE">
            <w:r>
              <w:t>Glare</w:t>
            </w:r>
          </w:p>
        </w:tc>
        <w:tc>
          <w:tcPr>
            <w:tcW w:w="2469" w:type="dxa"/>
          </w:tcPr>
          <w:p w14:paraId="0BCEDD69" w14:textId="17EAF2B9" w:rsidR="00B322AE" w:rsidRDefault="00B322AE" w:rsidP="00B322AE">
            <w:r>
              <w:t>The reflection or shine on the surface of the water produced by the sun</w:t>
            </w:r>
          </w:p>
        </w:tc>
        <w:tc>
          <w:tcPr>
            <w:tcW w:w="1870" w:type="dxa"/>
          </w:tcPr>
          <w:p w14:paraId="1A10B82C" w14:textId="0575F89B" w:rsidR="00B322AE" w:rsidRDefault="00B322AE" w:rsidP="00B322AE">
            <w:r>
              <w:t>Glare covers &lt;25% of the frame or is absent</w:t>
            </w:r>
          </w:p>
        </w:tc>
        <w:tc>
          <w:tcPr>
            <w:tcW w:w="1870" w:type="dxa"/>
          </w:tcPr>
          <w:p w14:paraId="0E763E36" w14:textId="0356D995" w:rsidR="00B322AE" w:rsidRDefault="00B322AE" w:rsidP="00B322AE">
            <w:r>
              <w:t>Glare of medium intensity covers &gt; 25% of the frame</w:t>
            </w:r>
          </w:p>
        </w:tc>
        <w:tc>
          <w:tcPr>
            <w:tcW w:w="1870" w:type="dxa"/>
          </w:tcPr>
          <w:p w14:paraId="693D695E" w14:textId="7F449281" w:rsidR="00B322AE" w:rsidRDefault="00B322AE" w:rsidP="00B322AE">
            <w:r>
              <w:t>Glare of high intensity covers &gt; 25% of the frame</w:t>
            </w:r>
          </w:p>
        </w:tc>
      </w:tr>
      <w:tr w:rsidR="00B322AE" w14:paraId="5275EED4" w14:textId="77777777" w:rsidTr="00B322AE">
        <w:tc>
          <w:tcPr>
            <w:tcW w:w="1271" w:type="dxa"/>
          </w:tcPr>
          <w:p w14:paraId="45DDF54B" w14:textId="55B6E87A" w:rsidR="00B322AE" w:rsidRDefault="00B322AE" w:rsidP="00B322AE">
            <w:r>
              <w:t>Sea state</w:t>
            </w:r>
          </w:p>
        </w:tc>
        <w:tc>
          <w:tcPr>
            <w:tcW w:w="2469" w:type="dxa"/>
          </w:tcPr>
          <w:p w14:paraId="6F1812D6" w14:textId="0A233AF2" w:rsidR="00B322AE" w:rsidRDefault="00B322AE" w:rsidP="00B322AE">
            <w:r>
              <w:t>The texture of the water which can interact with glare or distort the whale’s body. (Not to be confused with Beaufort scale)</w:t>
            </w:r>
          </w:p>
        </w:tc>
        <w:tc>
          <w:tcPr>
            <w:tcW w:w="1870" w:type="dxa"/>
          </w:tcPr>
          <w:p w14:paraId="09979EB8" w14:textId="72EF0DD8" w:rsidR="00B322AE" w:rsidRDefault="00B322AE" w:rsidP="00B322AE">
            <w:r>
              <w:t xml:space="preserve">Flat calm. Swell or undulations may be visible, but no ripples or waves. </w:t>
            </w:r>
          </w:p>
        </w:tc>
        <w:tc>
          <w:tcPr>
            <w:tcW w:w="1870" w:type="dxa"/>
          </w:tcPr>
          <w:p w14:paraId="18B0BFCE" w14:textId="258E9BD9" w:rsidR="00B322AE" w:rsidRDefault="00B322AE" w:rsidP="00B322AE">
            <w:r>
              <w:t xml:space="preserve">Small ripples are visible. </w:t>
            </w:r>
          </w:p>
        </w:tc>
        <w:tc>
          <w:tcPr>
            <w:tcW w:w="1870" w:type="dxa"/>
          </w:tcPr>
          <w:p w14:paraId="4FBAF5D6" w14:textId="15909A85" w:rsidR="00B322AE" w:rsidRDefault="00B322AE" w:rsidP="00B322AE">
            <w:r>
              <w:t>Large ripples or waves are visible, distorting the surface of the water.</w:t>
            </w:r>
          </w:p>
        </w:tc>
      </w:tr>
      <w:tr w:rsidR="00B322AE" w14:paraId="77F76B15" w14:textId="77777777" w:rsidTr="00B322AE">
        <w:tc>
          <w:tcPr>
            <w:tcW w:w="1271" w:type="dxa"/>
          </w:tcPr>
          <w:p w14:paraId="11581DED" w14:textId="56233C98" w:rsidR="00B322AE" w:rsidRDefault="00B322AE" w:rsidP="00B322AE">
            <w:r>
              <w:t>Focus</w:t>
            </w:r>
          </w:p>
        </w:tc>
        <w:tc>
          <w:tcPr>
            <w:tcW w:w="2469" w:type="dxa"/>
          </w:tcPr>
          <w:p w14:paraId="7C80B794" w14:textId="269569C0" w:rsidR="00B322AE" w:rsidRDefault="00B322AE" w:rsidP="00B322AE">
            <w:r>
              <w:t>The sharpness with which individuals can be observed in the water.</w:t>
            </w:r>
          </w:p>
        </w:tc>
        <w:tc>
          <w:tcPr>
            <w:tcW w:w="1870" w:type="dxa"/>
          </w:tcPr>
          <w:p w14:paraId="710FA897" w14:textId="6ECEBCF4" w:rsidR="00B322AE" w:rsidRDefault="00B322AE" w:rsidP="00B322AE">
            <w:r>
              <w:t>Edges are sharp and details (like body parts) are easily observed on whales.</w:t>
            </w:r>
          </w:p>
        </w:tc>
        <w:tc>
          <w:tcPr>
            <w:tcW w:w="1870" w:type="dxa"/>
          </w:tcPr>
          <w:p w14:paraId="00C3A491" w14:textId="4E094CB5" w:rsidR="00B322AE" w:rsidRDefault="00B322AE" w:rsidP="00B322AE">
            <w:r>
              <w:t>Edges are slightly fuzzy and only some details are visible.</w:t>
            </w:r>
          </w:p>
        </w:tc>
        <w:tc>
          <w:tcPr>
            <w:tcW w:w="1870" w:type="dxa"/>
          </w:tcPr>
          <w:p w14:paraId="6C8CFDF4" w14:textId="039A8B0A" w:rsidR="00B322AE" w:rsidRDefault="00B322AE" w:rsidP="00B322AE">
            <w:r>
              <w:t xml:space="preserve">Edges are fuzzy and details can’t be discerned. </w:t>
            </w:r>
          </w:p>
        </w:tc>
      </w:tr>
      <w:tr w:rsidR="00B322AE" w14:paraId="43D51F2B" w14:textId="77777777" w:rsidTr="00B322AE">
        <w:tc>
          <w:tcPr>
            <w:tcW w:w="1271" w:type="dxa"/>
          </w:tcPr>
          <w:p w14:paraId="69D3EA28" w14:textId="333C18A3" w:rsidR="00B322AE" w:rsidRDefault="00B322AE" w:rsidP="00B322AE">
            <w:r>
              <w:t>Exposure</w:t>
            </w:r>
          </w:p>
        </w:tc>
        <w:tc>
          <w:tcPr>
            <w:tcW w:w="2469" w:type="dxa"/>
          </w:tcPr>
          <w:p w14:paraId="01CADF2B" w14:textId="48698C94" w:rsidR="00B322AE" w:rsidRDefault="00B322AE" w:rsidP="00B322AE">
            <w:r>
              <w:t>Level of light that is captured in an image.</w:t>
            </w:r>
          </w:p>
        </w:tc>
        <w:tc>
          <w:tcPr>
            <w:tcW w:w="1870" w:type="dxa"/>
          </w:tcPr>
          <w:p w14:paraId="5EE037E8" w14:textId="479B97B3" w:rsidR="00B322AE" w:rsidRDefault="00B322AE" w:rsidP="00B322AE">
            <w:r>
              <w:t xml:space="preserve">Level of light is adequate, and the video does not require adjustments to be able to observe individuals </w:t>
            </w:r>
          </w:p>
        </w:tc>
        <w:tc>
          <w:tcPr>
            <w:tcW w:w="1870" w:type="dxa"/>
          </w:tcPr>
          <w:p w14:paraId="5ACD9D78" w14:textId="4727A331" w:rsidR="00B322AE" w:rsidRDefault="00B322AE" w:rsidP="00B322AE">
            <w:r>
              <w:t>Image is slightly dark or light, but it can be fixed by modifying image setting digitally</w:t>
            </w:r>
          </w:p>
        </w:tc>
        <w:tc>
          <w:tcPr>
            <w:tcW w:w="1870" w:type="dxa"/>
          </w:tcPr>
          <w:p w14:paraId="1D1EDB70" w14:textId="6C40C4F8" w:rsidR="00B322AE" w:rsidRDefault="00B322AE" w:rsidP="00B322AE">
            <w:r>
              <w:t>Image is too dark or light and can’t be fixed digitally.</w:t>
            </w:r>
          </w:p>
        </w:tc>
      </w:tr>
    </w:tbl>
    <w:p w14:paraId="3A68ECFA" w14:textId="77777777" w:rsidR="00B322AE" w:rsidRPr="00B322AE" w:rsidRDefault="00B322AE" w:rsidP="00B322AE"/>
    <w:p w14:paraId="191DC66E" w14:textId="77777777" w:rsidR="00B322AE" w:rsidRDefault="00B322AE">
      <w:pPr>
        <w:spacing w:line="240" w:lineRule="auto"/>
        <w:rPr>
          <w:rFonts w:eastAsiaTheme="majorEastAsia"/>
          <w:b/>
          <w:bCs/>
          <w:spacing w:val="-10"/>
          <w:kern w:val="28"/>
          <w:sz w:val="24"/>
          <w:szCs w:val="24"/>
        </w:rPr>
      </w:pPr>
      <w:r>
        <w:br w:type="page"/>
      </w:r>
    </w:p>
    <w:p w14:paraId="11BC5EBC" w14:textId="29C8D846" w:rsidR="00507F27" w:rsidRDefault="00507F27" w:rsidP="00507F27">
      <w:pPr>
        <w:pStyle w:val="Title"/>
      </w:pPr>
      <w:r w:rsidRPr="00507F27">
        <w:lastRenderedPageBreak/>
        <w:t xml:space="preserve">Supplementary Material </w:t>
      </w:r>
      <w:r w:rsidR="00B322AE">
        <w:t>3</w:t>
      </w:r>
    </w:p>
    <w:p w14:paraId="2014D2BF" w14:textId="38EEDD17" w:rsidR="00507F27" w:rsidRPr="00507F27" w:rsidRDefault="00507F27" w:rsidP="00507F27">
      <w:pPr>
        <w:pStyle w:val="Subtitle"/>
      </w:pPr>
      <w:r>
        <w:t>-</w:t>
      </w:r>
      <w:r w:rsidRPr="00507F27">
        <w:t>Results summary for sex inferences based NRdorsal measurements in comparison with NRflipper measurements</w:t>
      </w:r>
      <w:r>
        <w:t>-</w:t>
      </w:r>
    </w:p>
    <w:p w14:paraId="635A573B" w14:textId="77777777" w:rsidR="00507F27" w:rsidRDefault="00507F27" w:rsidP="00507F27"/>
    <w:p w14:paraId="3DFFC8D8" w14:textId="7BD69F31" w:rsidR="00507F27" w:rsidRDefault="00642A1E" w:rsidP="00507F27">
      <w:pPr>
        <w:pStyle w:val="Heading1"/>
      </w:pPr>
      <w:r>
        <w:t>S</w:t>
      </w:r>
      <w:r w:rsidR="003E4615">
        <w:t>3</w:t>
      </w:r>
      <w:r>
        <w:t xml:space="preserve">.1 </w:t>
      </w:r>
      <w:r w:rsidR="00976BBF">
        <w:t>Variability in nose-to-body ratio measurements</w:t>
      </w:r>
    </w:p>
    <w:p w14:paraId="733DE1BF" w14:textId="3FE5B1A9" w:rsidR="00131E63" w:rsidRPr="00131E63" w:rsidRDefault="00131E63" w:rsidP="00131E63">
      <w:r w:rsidRPr="001A789C">
        <w:t xml:space="preserve">Measurements of </w:t>
      </w:r>
      <w:r w:rsidRPr="001A789C">
        <w:rPr>
          <w:i/>
          <w:iCs/>
        </w:rPr>
        <w:t>NR</w:t>
      </w:r>
      <w:r w:rsidRPr="001A789C">
        <w:rPr>
          <w:i/>
          <w:iCs/>
          <w:vertAlign w:val="subscript"/>
        </w:rPr>
        <w:t xml:space="preserve">dorsal </w:t>
      </w:r>
      <w:r w:rsidRPr="001A789C">
        <w:t>were</w:t>
      </w:r>
      <w:r w:rsidR="00493B99" w:rsidRPr="001A789C">
        <w:t xml:space="preserve"> generally</w:t>
      </w:r>
      <w:r w:rsidRPr="001A789C">
        <w:t xml:space="preserve"> more variable than measurements of </w:t>
      </w:r>
      <w:r w:rsidRPr="001A789C">
        <w:rPr>
          <w:i/>
          <w:iCs/>
        </w:rPr>
        <w:t>NR</w:t>
      </w:r>
      <w:r w:rsidRPr="001A789C">
        <w:rPr>
          <w:i/>
          <w:iCs/>
          <w:vertAlign w:val="subscript"/>
        </w:rPr>
        <w:t>flipper</w:t>
      </w:r>
      <w:r w:rsidR="000835CB" w:rsidRPr="001A789C">
        <w:rPr>
          <w:i/>
          <w:iCs/>
          <w:vertAlign w:val="subscript"/>
        </w:rPr>
        <w:t xml:space="preserve">, </w:t>
      </w:r>
      <w:r w:rsidRPr="001A789C">
        <w:t xml:space="preserve">with </w:t>
      </w:r>
      <w:r w:rsidR="00587543" w:rsidRPr="001A789C">
        <w:t>nearly twice as many</w:t>
      </w:r>
      <w:r w:rsidRPr="001A789C">
        <w:t xml:space="preserve"> individuals having wide</w:t>
      </w:r>
      <w:r w:rsidR="001A789C">
        <w:t>r</w:t>
      </w:r>
      <w:r w:rsidR="00637EDD" w:rsidRPr="001A789C">
        <w:t xml:space="preserve"> </w:t>
      </w:r>
      <w:r w:rsidRPr="001A789C">
        <w:t xml:space="preserve">95% CI’s for </w:t>
      </w:r>
      <w:r w:rsidRPr="001A789C">
        <w:rPr>
          <w:i/>
          <w:iCs/>
        </w:rPr>
        <w:t>NR</w:t>
      </w:r>
      <w:r w:rsidRPr="001A789C">
        <w:rPr>
          <w:i/>
          <w:iCs/>
          <w:vertAlign w:val="subscript"/>
        </w:rPr>
        <w:t xml:space="preserve">dorsal  </w:t>
      </w:r>
      <w:r w:rsidRPr="001A789C">
        <w:t xml:space="preserve">measurements (n = </w:t>
      </w:r>
      <w:r w:rsidR="00587543" w:rsidRPr="001A789C">
        <w:t>33</w:t>
      </w:r>
      <w:r w:rsidRPr="001A789C">
        <w:t xml:space="preserve">) than </w:t>
      </w:r>
      <w:r w:rsidRPr="001A789C">
        <w:rPr>
          <w:i/>
          <w:iCs/>
        </w:rPr>
        <w:t>NR</w:t>
      </w:r>
      <w:r w:rsidRPr="001A789C">
        <w:rPr>
          <w:i/>
          <w:iCs/>
          <w:vertAlign w:val="subscript"/>
        </w:rPr>
        <w:t xml:space="preserve">flipper </w:t>
      </w:r>
      <w:r w:rsidRPr="001A789C">
        <w:t xml:space="preserve">measurements (n = </w:t>
      </w:r>
      <w:r w:rsidR="00587543" w:rsidRPr="001A789C">
        <w:t>18</w:t>
      </w:r>
      <w:r w:rsidR="000835CB" w:rsidRPr="001A789C">
        <w:t xml:space="preserve">; </w:t>
      </w:r>
      <w:r w:rsidR="000835CB" w:rsidRPr="001A789C">
        <w:fldChar w:fldCharType="begin"/>
      </w:r>
      <w:r w:rsidR="000835CB" w:rsidRPr="001A789C">
        <w:instrText xml:space="preserve"> REF _Ref204948191 \h </w:instrText>
      </w:r>
      <w:r w:rsidR="00447F3D" w:rsidRPr="001A789C">
        <w:instrText xml:space="preserve"> \* MERGEFORMAT </w:instrText>
      </w:r>
      <w:r w:rsidR="000835CB" w:rsidRPr="001A789C">
        <w:fldChar w:fldCharType="separate"/>
      </w:r>
      <w:r w:rsidR="00A77840" w:rsidRPr="001A789C">
        <w:rPr>
          <w:b/>
          <w:bCs/>
        </w:rPr>
        <w:t>Figure S3-</w:t>
      </w:r>
      <w:r w:rsidR="00A77840" w:rsidRPr="001A789C">
        <w:rPr>
          <w:b/>
          <w:bCs/>
          <w:noProof/>
        </w:rPr>
        <w:t>1</w:t>
      </w:r>
      <w:r w:rsidR="000835CB" w:rsidRPr="001A789C">
        <w:fldChar w:fldCharType="end"/>
      </w:r>
      <w:r w:rsidRPr="001A789C">
        <w:t>).</w:t>
      </w:r>
      <w:r>
        <w:t xml:space="preserve"> </w:t>
      </w:r>
      <w:r w:rsidR="00493B99">
        <w:t xml:space="preserve">This likely reflects the </w:t>
      </w:r>
      <w:r w:rsidR="00325FE2">
        <w:t>absence</w:t>
      </w:r>
      <w:r w:rsidR="00493B99">
        <w:t xml:space="preserve"> of a</w:t>
      </w:r>
      <w:r w:rsidR="00325FE2">
        <w:t xml:space="preserve"> reliably</w:t>
      </w:r>
      <w:r w:rsidR="00493B99">
        <w:t xml:space="preserve"> distinct boundary for the base of the dorsal fin in several whales. </w:t>
      </w:r>
    </w:p>
    <w:p w14:paraId="0474EC83" w14:textId="77777777" w:rsidR="00242058" w:rsidRPr="00242058" w:rsidRDefault="00242058" w:rsidP="00242058"/>
    <w:p w14:paraId="57DD32A2" w14:textId="3A9B0665" w:rsidR="000835CB" w:rsidRDefault="004C5CA9" w:rsidP="000835CB">
      <w:pPr>
        <w:keepNext/>
      </w:pPr>
      <w:r>
        <w:rPr>
          <w:noProof/>
        </w:rPr>
        <w:drawing>
          <wp:inline distT="0" distB="0" distL="0" distR="0" wp14:anchorId="68511A6B" wp14:editId="1119E782">
            <wp:extent cx="3385374" cy="3385374"/>
            <wp:effectExtent l="0" t="0" r="5715" b="5715"/>
            <wp:docPr id="253798758" name="Picture 1" descr="A graph with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8758" name="Picture 1" descr="A graph with black and white lin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6326" cy="3426326"/>
                    </a:xfrm>
                    <a:prstGeom prst="rect">
                      <a:avLst/>
                    </a:prstGeom>
                  </pic:spPr>
                </pic:pic>
              </a:graphicData>
            </a:graphic>
          </wp:inline>
        </w:drawing>
      </w:r>
    </w:p>
    <w:p w14:paraId="1C1DFBEF" w14:textId="5930FA6C" w:rsidR="00242058" w:rsidRPr="000835CB" w:rsidRDefault="000835CB" w:rsidP="000835CB">
      <w:pPr>
        <w:pStyle w:val="Caption"/>
        <w:rPr>
          <w:i w:val="0"/>
          <w:iCs w:val="0"/>
        </w:rPr>
      </w:pPr>
      <w:bookmarkStart w:id="5" w:name="_Ref204948191"/>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1</w:t>
      </w:r>
      <w:r w:rsidRPr="000835CB">
        <w:rPr>
          <w:b/>
          <w:bCs/>
        </w:rPr>
        <w:fldChar w:fldCharType="end"/>
      </w:r>
      <w:bookmarkEnd w:id="5"/>
      <w:r w:rsidRPr="000835CB">
        <w:rPr>
          <w:b/>
          <w:bCs/>
        </w:rPr>
        <w:t>.</w:t>
      </w:r>
      <w:r>
        <w:t xml:space="preserve"> </w:t>
      </w:r>
      <w:r>
        <w:rPr>
          <w:i w:val="0"/>
          <w:iCs w:val="0"/>
          <w:color w:val="auto"/>
        </w:rPr>
        <w:t xml:space="preserve">Distribution of 95% Confidence interval widths for bootstrapped </w:t>
      </w:r>
      <w:r>
        <w:rPr>
          <w:color w:val="auto"/>
        </w:rPr>
        <w:t>NR</w:t>
      </w:r>
      <w:r>
        <w:rPr>
          <w:color w:val="auto"/>
          <w:vertAlign w:val="subscript"/>
        </w:rPr>
        <w:t>dorsal</w:t>
      </w:r>
      <w:r>
        <w:rPr>
          <w:color w:val="auto"/>
        </w:rPr>
        <w:t xml:space="preserve"> </w:t>
      </w:r>
      <w:r>
        <w:rPr>
          <w:i w:val="0"/>
          <w:iCs w:val="0"/>
          <w:color w:val="auto"/>
        </w:rPr>
        <w:t xml:space="preserve">and </w:t>
      </w:r>
      <w:r>
        <w:rPr>
          <w:color w:val="auto"/>
        </w:rPr>
        <w:t>NR</w:t>
      </w:r>
      <w:r>
        <w:rPr>
          <w:color w:val="auto"/>
          <w:vertAlign w:val="subscript"/>
        </w:rPr>
        <w:t>flipper</w:t>
      </w:r>
      <w:r>
        <w:rPr>
          <w:color w:val="auto"/>
        </w:rPr>
        <w:t xml:space="preserve"> </w:t>
      </w:r>
      <w:r>
        <w:rPr>
          <w:i w:val="0"/>
          <w:iCs w:val="0"/>
          <w:color w:val="auto"/>
        </w:rPr>
        <w:t xml:space="preserve">measurements. </w:t>
      </w:r>
    </w:p>
    <w:p w14:paraId="1A7E5E5A" w14:textId="77777777" w:rsidR="00507F27" w:rsidRPr="00507F27" w:rsidRDefault="00507F27" w:rsidP="00507F27"/>
    <w:p w14:paraId="484A8FE0" w14:textId="42E5EF76" w:rsidR="00507F27" w:rsidRPr="00507F27" w:rsidRDefault="00642A1E" w:rsidP="00507F27">
      <w:pPr>
        <w:pStyle w:val="Heading1"/>
      </w:pPr>
      <w:r>
        <w:t>S</w:t>
      </w:r>
      <w:r w:rsidR="003E4615">
        <w:t>3</w:t>
      </w:r>
      <w:r>
        <w:t>.2 Parameter optimization</w:t>
      </w:r>
    </w:p>
    <w:p w14:paraId="2585A6B6" w14:textId="6B9D1298" w:rsidR="00377242" w:rsidRPr="00507F27" w:rsidRDefault="00CB1E24" w:rsidP="00507F27">
      <w:r w:rsidRPr="00507F27">
        <w:t xml:space="preserve">Optimal values for </w:t>
      </w:r>
      <w:proofErr w:type="spellStart"/>
      <w:r w:rsidRPr="00507F27">
        <w:rPr>
          <w:i/>
          <w:iCs/>
        </w:rPr>
        <w:t>fr</w:t>
      </w:r>
      <w:proofErr w:type="spellEnd"/>
      <w:r w:rsidR="00325FE2">
        <w:t xml:space="preserve"> and</w:t>
      </w:r>
      <w:r w:rsidRPr="00507F27">
        <w:t xml:space="preserve"> </w:t>
      </w:r>
      <w:proofErr w:type="spellStart"/>
      <w:r w:rsidRPr="00507F27">
        <w:rPr>
          <w:i/>
          <w:iCs/>
        </w:rPr>
        <w:t>m</w:t>
      </w:r>
      <w:r w:rsidRPr="00507F27">
        <w:rPr>
          <w:i/>
          <w:iCs/>
          <w:vertAlign w:val="subscript"/>
        </w:rPr>
        <w:t>r</w:t>
      </w:r>
      <w:proofErr w:type="spellEnd"/>
      <w:r w:rsidRPr="00507F27">
        <w:t xml:space="preserve"> varied more across bootstrap iterations of the models fit with </w:t>
      </w:r>
      <w:r w:rsidRPr="00CA7BB7">
        <w:rPr>
          <w:i/>
          <w:iCs/>
        </w:rPr>
        <w:t>NR</w:t>
      </w:r>
      <w:r w:rsidRPr="00CA7BB7">
        <w:rPr>
          <w:i/>
          <w:iCs/>
          <w:vertAlign w:val="subscript"/>
        </w:rPr>
        <w:t>dorsal</w:t>
      </w:r>
      <w:r w:rsidRPr="00CA7BB7">
        <w:rPr>
          <w:vertAlign w:val="subscript"/>
        </w:rPr>
        <w:t xml:space="preserve"> </w:t>
      </w:r>
      <w:r w:rsidRPr="00507F27">
        <w:t xml:space="preserve">than </w:t>
      </w:r>
      <w:proofErr w:type="spellStart"/>
      <w:r w:rsidRPr="00CA7BB7">
        <w:rPr>
          <w:i/>
          <w:iCs/>
        </w:rPr>
        <w:t>NR</w:t>
      </w:r>
      <w:r w:rsidRPr="00CA7BB7">
        <w:rPr>
          <w:i/>
          <w:iCs/>
          <w:vertAlign w:val="subscript"/>
        </w:rPr>
        <w:t>flipper</w:t>
      </w:r>
      <w:proofErr w:type="spellEnd"/>
      <w:r w:rsidRPr="00507F27">
        <w:t xml:space="preserve"> (</w:t>
      </w:r>
      <w:r w:rsidR="000835CB">
        <w:fldChar w:fldCharType="begin"/>
      </w:r>
      <w:r w:rsidR="000835CB">
        <w:instrText xml:space="preserve"> REF _Ref204948329 \h </w:instrText>
      </w:r>
      <w:r w:rsidR="000835CB">
        <w:fldChar w:fldCharType="separate"/>
      </w:r>
      <w:r w:rsidR="00A77840" w:rsidRPr="000835CB">
        <w:rPr>
          <w:b/>
          <w:bCs/>
        </w:rPr>
        <w:t>Table S</w:t>
      </w:r>
      <w:r w:rsidR="00A77840">
        <w:rPr>
          <w:b/>
          <w:bCs/>
        </w:rPr>
        <w:t>3-</w:t>
      </w:r>
      <w:r w:rsidR="00A77840">
        <w:rPr>
          <w:b/>
          <w:bCs/>
          <w:noProof/>
        </w:rPr>
        <w:t>1</w:t>
      </w:r>
      <w:r w:rsidR="000835CB">
        <w:fldChar w:fldCharType="end"/>
      </w:r>
      <w:r w:rsidRPr="00507F27">
        <w:t>), resulting in generally higher levels of uncertainty associated with models based on NR</w:t>
      </w:r>
      <w:r w:rsidRPr="00CA7BB7">
        <w:rPr>
          <w:vertAlign w:val="subscript"/>
        </w:rPr>
        <w:t>dorsal</w:t>
      </w:r>
      <w:r w:rsidRPr="00507F27">
        <w:t xml:space="preserve"> than </w:t>
      </w:r>
      <w:proofErr w:type="spellStart"/>
      <w:r w:rsidRPr="00CA7BB7">
        <w:rPr>
          <w:i/>
          <w:iCs/>
        </w:rPr>
        <w:t>NR</w:t>
      </w:r>
      <w:r w:rsidRPr="00CA7BB7">
        <w:rPr>
          <w:i/>
          <w:iCs/>
          <w:vertAlign w:val="subscript"/>
        </w:rPr>
        <w:t>flipper</w:t>
      </w:r>
      <w:proofErr w:type="spellEnd"/>
      <w:r w:rsidRPr="00507F27">
        <w:t xml:space="preserve"> (</w:t>
      </w:r>
      <w:r w:rsidR="000835CB">
        <w:fldChar w:fldCharType="begin"/>
      </w:r>
      <w:r w:rsidR="000835CB">
        <w:instrText xml:space="preserve"> REF _Ref204948392 \h </w:instrText>
      </w:r>
      <w:r w:rsidR="000835CB">
        <w:fldChar w:fldCharType="separate"/>
      </w:r>
      <w:r w:rsidR="00A77840" w:rsidRPr="000835CB">
        <w:rPr>
          <w:b/>
          <w:bCs/>
        </w:rPr>
        <w:t>Figure S</w:t>
      </w:r>
      <w:r w:rsidR="00A77840">
        <w:rPr>
          <w:b/>
          <w:bCs/>
        </w:rPr>
        <w:t>3-</w:t>
      </w:r>
      <w:r w:rsidR="00A77840">
        <w:rPr>
          <w:b/>
          <w:bCs/>
          <w:noProof/>
        </w:rPr>
        <w:t>2</w:t>
      </w:r>
      <w:r w:rsidR="000835CB">
        <w:fldChar w:fldCharType="end"/>
      </w:r>
      <w:r w:rsidR="00325FE2">
        <w:t xml:space="preserve"> &amp;</w:t>
      </w:r>
      <w:r w:rsidR="00AF071C">
        <w:t xml:space="preserve"> </w:t>
      </w:r>
      <w:r w:rsidR="000835CB">
        <w:fldChar w:fldCharType="begin"/>
      </w:r>
      <w:r w:rsidR="000835CB">
        <w:instrText xml:space="preserve"> REF _Ref204948440 \h </w:instrText>
      </w:r>
      <w:r w:rsidR="000835CB">
        <w:fldChar w:fldCharType="separate"/>
      </w:r>
      <w:r w:rsidR="00A77840" w:rsidRPr="000835CB">
        <w:rPr>
          <w:b/>
          <w:bCs/>
        </w:rPr>
        <w:t>Figure S</w:t>
      </w:r>
      <w:r w:rsidR="00A77840">
        <w:rPr>
          <w:b/>
          <w:bCs/>
        </w:rPr>
        <w:t>3-</w:t>
      </w:r>
      <w:r w:rsidR="00A77840">
        <w:rPr>
          <w:b/>
          <w:bCs/>
          <w:noProof/>
        </w:rPr>
        <w:t>3</w:t>
      </w:r>
      <w:r w:rsidR="000835CB">
        <w:fldChar w:fldCharType="end"/>
      </w:r>
      <w:r w:rsidRPr="00507F27">
        <w:t>).</w:t>
      </w:r>
    </w:p>
    <w:p w14:paraId="489CDD0E" w14:textId="275EA22B" w:rsidR="00CA7BB7" w:rsidRPr="00CA7BB7" w:rsidRDefault="00CA7BB7" w:rsidP="00CA7BB7">
      <w:pPr>
        <w:pStyle w:val="Caption"/>
        <w:rPr>
          <w:i w:val="0"/>
          <w:iCs w:val="0"/>
          <w:color w:val="auto"/>
        </w:rPr>
      </w:pPr>
      <w:bookmarkStart w:id="6" w:name="_Hlk203139993"/>
    </w:p>
    <w:p w14:paraId="0A73BB03" w14:textId="5A437541" w:rsidR="000835CB" w:rsidRPr="000835CB" w:rsidRDefault="000835CB" w:rsidP="000835CB">
      <w:pPr>
        <w:pStyle w:val="Caption"/>
        <w:rPr>
          <w:i w:val="0"/>
          <w:iCs w:val="0"/>
          <w:color w:val="auto"/>
        </w:rPr>
      </w:pPr>
      <w:bookmarkStart w:id="7" w:name="_Ref204948329"/>
      <w:r w:rsidRPr="000835CB">
        <w:rPr>
          <w:b/>
          <w:bCs/>
        </w:rPr>
        <w:t>Table S</w:t>
      </w:r>
      <w:r w:rsidR="003E4615">
        <w:rPr>
          <w:b/>
          <w:bCs/>
        </w:rPr>
        <w:t>3-</w:t>
      </w:r>
      <w:r w:rsidRPr="000835CB">
        <w:rPr>
          <w:b/>
          <w:bCs/>
        </w:rPr>
        <w:fldChar w:fldCharType="begin"/>
      </w:r>
      <w:r w:rsidRPr="000835CB">
        <w:rPr>
          <w:b/>
          <w:bCs/>
        </w:rPr>
        <w:instrText xml:space="preserve"> SEQ Table_S2. \* ARABIC </w:instrText>
      </w:r>
      <w:r w:rsidRPr="000835CB">
        <w:rPr>
          <w:b/>
          <w:bCs/>
        </w:rPr>
        <w:fldChar w:fldCharType="separate"/>
      </w:r>
      <w:r w:rsidR="00A77840">
        <w:rPr>
          <w:b/>
          <w:bCs/>
          <w:noProof/>
        </w:rPr>
        <w:t>1</w:t>
      </w:r>
      <w:r w:rsidRPr="000835CB">
        <w:rPr>
          <w:b/>
          <w:bCs/>
        </w:rPr>
        <w:fldChar w:fldCharType="end"/>
      </w:r>
      <w:bookmarkEnd w:id="7"/>
      <w:r>
        <w:t xml:space="preserve"> </w:t>
      </w:r>
      <w:r w:rsidRPr="00CA7BB7">
        <w:rPr>
          <w:i w:val="0"/>
          <w:iCs w:val="0"/>
          <w:color w:val="auto"/>
        </w:rPr>
        <w:t>Bootstrapped means and 95</w:t>
      </w:r>
      <w:r w:rsidRPr="00CA7BB7">
        <w:rPr>
          <w:i w:val="0"/>
          <w:iCs w:val="0"/>
          <w:color w:val="auto"/>
          <w:vertAlign w:val="superscript"/>
        </w:rPr>
        <w:t>th</w:t>
      </w:r>
      <w:r w:rsidRPr="00CA7BB7">
        <w:rPr>
          <w:i w:val="0"/>
          <w:iCs w:val="0"/>
          <w:color w:val="auto"/>
        </w:rPr>
        <w:t xml:space="preserve"> percentile confidence intervals (95% CI) based on 1000 iterations for parameters relating sperm whale length (m) and nose-to-body ratio (NR) metrics based on snout to the caudal base of the dorsal fin (NR</w:t>
      </w:r>
      <w:r w:rsidRPr="00CA7BB7">
        <w:rPr>
          <w:i w:val="0"/>
          <w:iCs w:val="0"/>
          <w:color w:val="auto"/>
          <w:vertAlign w:val="subscript"/>
        </w:rPr>
        <w:t>dorsal</w:t>
      </w:r>
      <w:r w:rsidRPr="00CA7BB7">
        <w:rPr>
          <w:i w:val="0"/>
          <w:iCs w:val="0"/>
          <w:color w:val="auto"/>
        </w:rPr>
        <w:t>) and on snout to the flipper insertion point (NR</w:t>
      </w:r>
      <w:r w:rsidRPr="00CA7BB7">
        <w:rPr>
          <w:i w:val="0"/>
          <w:iCs w:val="0"/>
          <w:color w:val="auto"/>
          <w:vertAlign w:val="subscript"/>
        </w:rPr>
        <w:t>flipper</w:t>
      </w:r>
      <w:r w:rsidRPr="00CA7BB7">
        <w:rPr>
          <w:i w:val="0"/>
          <w:iCs w:val="0"/>
          <w:color w:val="auto"/>
        </w:rPr>
        <w:t>). Parameters reflect the growth rate of females and small males (≤ 6 m) (</w:t>
      </w:r>
      <w:proofErr w:type="spellStart"/>
      <w:r w:rsidRPr="00CA7BB7">
        <w:rPr>
          <w:i w:val="0"/>
          <w:iCs w:val="0"/>
          <w:color w:val="auto"/>
        </w:rPr>
        <w:t>fr</w:t>
      </w:r>
      <w:proofErr w:type="spellEnd"/>
      <w:r w:rsidRPr="00CA7BB7">
        <w:rPr>
          <w:i w:val="0"/>
          <w:iCs w:val="0"/>
          <w:color w:val="auto"/>
        </w:rPr>
        <w:t>), the female asymptote of R (</w:t>
      </w:r>
      <w:proofErr w:type="spellStart"/>
      <w:r w:rsidRPr="00CA7BB7">
        <w:rPr>
          <w:i w:val="0"/>
          <w:iCs w:val="0"/>
          <w:color w:val="auto"/>
        </w:rPr>
        <w:t>max</w:t>
      </w:r>
      <w:r w:rsidRPr="00CA7BB7">
        <w:rPr>
          <w:i w:val="0"/>
          <w:iCs w:val="0"/>
          <w:color w:val="auto"/>
          <w:vertAlign w:val="subscript"/>
        </w:rPr>
        <w:t>f</w:t>
      </w:r>
      <w:proofErr w:type="spellEnd"/>
      <w:r w:rsidRPr="00CA7BB7">
        <w:rPr>
          <w:i w:val="0"/>
          <w:iCs w:val="0"/>
          <w:color w:val="auto"/>
        </w:rPr>
        <w:t>), the growth rate of larger males (</w:t>
      </w:r>
      <w:r w:rsidRPr="00CA7BB7">
        <w:rPr>
          <w:i w:val="0"/>
          <w:iCs w:val="0"/>
          <w:color w:val="auto"/>
        </w:rPr>
        <w:sym w:font="Symbol" w:char="F03E"/>
      </w:r>
      <w:r w:rsidRPr="00CA7BB7">
        <w:rPr>
          <w:i w:val="0"/>
          <w:iCs w:val="0"/>
          <w:color w:val="auto"/>
        </w:rPr>
        <w:t xml:space="preserve"> 6 m) (</w:t>
      </w:r>
      <w:proofErr w:type="spellStart"/>
      <w:r w:rsidRPr="00CA7BB7">
        <w:rPr>
          <w:i w:val="0"/>
          <w:iCs w:val="0"/>
          <w:color w:val="auto"/>
        </w:rPr>
        <w:t>mr</w:t>
      </w:r>
      <w:proofErr w:type="spellEnd"/>
      <w:r w:rsidRPr="00CA7BB7">
        <w:rPr>
          <w:i w:val="0"/>
          <w:iCs w:val="0"/>
          <w:color w:val="auto"/>
        </w:rPr>
        <w:t>), and the male asymptote of R (</w:t>
      </w:r>
      <w:proofErr w:type="spellStart"/>
      <w:r w:rsidRPr="00CA7BB7">
        <w:rPr>
          <w:i w:val="0"/>
          <w:iCs w:val="0"/>
          <w:color w:val="auto"/>
        </w:rPr>
        <w:t>max</w:t>
      </w:r>
      <w:r w:rsidRPr="00CA7BB7">
        <w:rPr>
          <w:i w:val="0"/>
          <w:iCs w:val="0"/>
          <w:color w:val="auto"/>
          <w:vertAlign w:val="subscript"/>
        </w:rPr>
        <w:t>m</w:t>
      </w:r>
      <w:proofErr w:type="spellEnd"/>
      <w:r w:rsidRPr="00CA7BB7">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756"/>
        <w:gridCol w:w="1756"/>
      </w:tblGrid>
      <w:tr w:rsidR="00CB1E24" w:rsidRPr="00DF217B" w14:paraId="61B3D7C1" w14:textId="77777777" w:rsidTr="00DC6F9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bookmarkEnd w:id="6"/>
          <w:p w14:paraId="51CE1BDD" w14:textId="77777777" w:rsidR="00CB1E24" w:rsidRPr="00DF217B" w:rsidRDefault="00CB1E24" w:rsidP="00507F27">
            <w:r w:rsidRPr="00DF217B">
              <w:rPr>
                <w:i/>
                <w:iCs/>
              </w:rPr>
              <w:t>R</w:t>
            </w:r>
            <w:r w:rsidRPr="00DF217B">
              <w:t xml:space="preserve"> Metric</w:t>
            </w:r>
          </w:p>
        </w:tc>
        <w:tc>
          <w:tcPr>
            <w:tcW w:w="1843" w:type="dxa"/>
            <w:tcBorders>
              <w:top w:val="single" w:sz="4" w:space="0" w:color="auto"/>
              <w:bottom w:val="single" w:sz="4" w:space="0" w:color="auto"/>
            </w:tcBorders>
            <w:shd w:val="clear" w:color="auto" w:fill="BFBFBF" w:themeFill="background1" w:themeFillShade="BF"/>
          </w:tcPr>
          <w:p w14:paraId="6B0FBE94" w14:textId="77777777" w:rsidR="00CB1E24" w:rsidRPr="00DF217B" w:rsidRDefault="00CB1E24" w:rsidP="00507F27">
            <w:proofErr w:type="spellStart"/>
            <w:r w:rsidRPr="00DF217B">
              <w:rPr>
                <w:i/>
                <w:iCs/>
              </w:rPr>
              <w:t>fr</w:t>
            </w:r>
            <w:proofErr w:type="spellEnd"/>
            <w:r w:rsidRPr="00DF217B">
              <w:t xml:space="preserve"> [95% CI]</w:t>
            </w:r>
          </w:p>
        </w:tc>
        <w:tc>
          <w:tcPr>
            <w:tcW w:w="1920" w:type="dxa"/>
            <w:tcBorders>
              <w:top w:val="single" w:sz="4" w:space="0" w:color="auto"/>
              <w:bottom w:val="single" w:sz="4" w:space="0" w:color="auto"/>
            </w:tcBorders>
            <w:shd w:val="clear" w:color="auto" w:fill="BFBFBF" w:themeFill="background1" w:themeFillShade="BF"/>
          </w:tcPr>
          <w:p w14:paraId="560F370A" w14:textId="77777777" w:rsidR="00CB1E24" w:rsidRPr="00DF217B" w:rsidRDefault="00CB1E24" w:rsidP="00507F27">
            <w:proofErr w:type="spellStart"/>
            <w:r w:rsidRPr="00DF217B">
              <w:rPr>
                <w:i/>
                <w:iCs/>
              </w:rPr>
              <w:t>max</w:t>
            </w:r>
            <w:r w:rsidRPr="00DF217B">
              <w:rPr>
                <w:i/>
                <w:iCs/>
                <w:vertAlign w:val="subscript"/>
              </w:rPr>
              <w:t>f</w:t>
            </w:r>
            <w:proofErr w:type="spellEnd"/>
            <w:r w:rsidRPr="00DF217B">
              <w:rPr>
                <w:vertAlign w:val="subscript"/>
              </w:rPr>
              <w:t xml:space="preserve"> </w:t>
            </w:r>
            <w:r w:rsidRPr="00DF217B">
              <w:t>[95% CI]</w:t>
            </w:r>
          </w:p>
        </w:tc>
        <w:tc>
          <w:tcPr>
            <w:tcW w:w="0" w:type="auto"/>
            <w:tcBorders>
              <w:top w:val="single" w:sz="4" w:space="0" w:color="auto"/>
              <w:bottom w:val="single" w:sz="4" w:space="0" w:color="auto"/>
            </w:tcBorders>
            <w:shd w:val="clear" w:color="auto" w:fill="BFBFBF" w:themeFill="background1" w:themeFillShade="BF"/>
          </w:tcPr>
          <w:p w14:paraId="20BF5D77" w14:textId="77777777" w:rsidR="00CB1E24" w:rsidRPr="00DF217B" w:rsidRDefault="00CB1E24" w:rsidP="00507F27">
            <w:proofErr w:type="spellStart"/>
            <w:r w:rsidRPr="00DF217B">
              <w:rPr>
                <w:i/>
                <w:iCs/>
              </w:rPr>
              <w:t>mr</w:t>
            </w:r>
            <w:proofErr w:type="spellEnd"/>
            <w:r w:rsidRPr="00DF217B">
              <w:t xml:space="preserve"> [95% CI]</w:t>
            </w:r>
          </w:p>
        </w:tc>
        <w:tc>
          <w:tcPr>
            <w:tcW w:w="0" w:type="auto"/>
            <w:tcBorders>
              <w:top w:val="single" w:sz="4" w:space="0" w:color="auto"/>
              <w:bottom w:val="single" w:sz="4" w:space="0" w:color="auto"/>
            </w:tcBorders>
            <w:shd w:val="clear" w:color="auto" w:fill="BFBFBF" w:themeFill="background1" w:themeFillShade="BF"/>
          </w:tcPr>
          <w:p w14:paraId="6871681C" w14:textId="77777777" w:rsidR="00CB1E24" w:rsidRPr="00DF217B" w:rsidRDefault="00CB1E24" w:rsidP="00507F27">
            <w:pPr>
              <w:rPr>
                <w:vertAlign w:val="subscript"/>
              </w:rPr>
            </w:pPr>
            <w:proofErr w:type="spellStart"/>
            <w:r w:rsidRPr="00DF217B">
              <w:rPr>
                <w:i/>
                <w:iCs/>
              </w:rPr>
              <w:t>max</w:t>
            </w:r>
            <w:r w:rsidRPr="00DF217B">
              <w:rPr>
                <w:i/>
                <w:iCs/>
                <w:vertAlign w:val="subscript"/>
              </w:rPr>
              <w:t>m</w:t>
            </w:r>
            <w:proofErr w:type="spellEnd"/>
            <w:r w:rsidRPr="00DF217B">
              <w:rPr>
                <w:vertAlign w:val="subscript"/>
              </w:rPr>
              <w:t xml:space="preserve"> </w:t>
            </w:r>
            <w:r w:rsidRPr="00DF217B">
              <w:t>[95% CI]</w:t>
            </w:r>
          </w:p>
        </w:tc>
      </w:tr>
      <w:tr w:rsidR="00CB1E24" w:rsidRPr="00DF217B" w14:paraId="6641B442" w14:textId="77777777" w:rsidTr="00DC6F9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B69024C" w14:textId="77777777" w:rsidR="00CB1E24" w:rsidRPr="008E7641" w:rsidRDefault="00CB1E24" w:rsidP="00507F27">
            <w:pPr>
              <w:rPr>
                <w:vertAlign w:val="subscript"/>
              </w:rPr>
            </w:pPr>
            <w:r w:rsidRPr="00DF217B">
              <w:t>NR</w:t>
            </w:r>
            <w:r>
              <w:rPr>
                <w:vertAlign w:val="subscript"/>
              </w:rPr>
              <w:t>dorsal</w:t>
            </w:r>
          </w:p>
        </w:tc>
        <w:tc>
          <w:tcPr>
            <w:tcW w:w="1843" w:type="dxa"/>
            <w:tcBorders>
              <w:top w:val="single" w:sz="4" w:space="0" w:color="auto"/>
            </w:tcBorders>
            <w:shd w:val="clear" w:color="auto" w:fill="auto"/>
          </w:tcPr>
          <w:p w14:paraId="1689E8C4" w14:textId="55E6B9AE" w:rsidR="00CB1E24" w:rsidRPr="00DF217B" w:rsidRDefault="004178B1" w:rsidP="00507F27">
            <w:r>
              <w:t>1.28</w:t>
            </w:r>
            <w:r w:rsidR="00CB1E24" w:rsidRPr="00DF217B">
              <w:t xml:space="preserve"> (0.6</w:t>
            </w:r>
            <w:r>
              <w:t>6</w:t>
            </w:r>
            <w:r w:rsidR="00CB1E24" w:rsidRPr="00DF217B">
              <w:t xml:space="preserve"> </w:t>
            </w:r>
            <w:r>
              <w:t>-</w:t>
            </w:r>
            <w:r w:rsidR="00CB1E24" w:rsidRPr="00DF217B">
              <w:t xml:space="preserve"> </w:t>
            </w:r>
            <w:r>
              <w:t>2.</w:t>
            </w:r>
            <w:r w:rsidR="004C5CA9">
              <w:t>38</w:t>
            </w:r>
            <w:r w:rsidR="00CB1E24" w:rsidRPr="00DF217B">
              <w:t>)</w:t>
            </w:r>
          </w:p>
        </w:tc>
        <w:tc>
          <w:tcPr>
            <w:tcW w:w="1920" w:type="dxa"/>
            <w:tcBorders>
              <w:top w:val="single" w:sz="4" w:space="0" w:color="auto"/>
            </w:tcBorders>
            <w:shd w:val="clear" w:color="auto" w:fill="auto"/>
          </w:tcPr>
          <w:p w14:paraId="43B361CC" w14:textId="77777777" w:rsidR="00CB1E24" w:rsidRPr="00DF217B" w:rsidRDefault="00CB1E24" w:rsidP="00507F27">
            <w:r w:rsidRPr="00DF217B">
              <w:t>0.65 (0.64 - 0.65)</w:t>
            </w:r>
          </w:p>
        </w:tc>
        <w:tc>
          <w:tcPr>
            <w:tcW w:w="0" w:type="auto"/>
            <w:tcBorders>
              <w:top w:val="single" w:sz="4" w:space="0" w:color="auto"/>
            </w:tcBorders>
            <w:shd w:val="clear" w:color="auto" w:fill="auto"/>
          </w:tcPr>
          <w:p w14:paraId="53BBAA99" w14:textId="51ADAA9C" w:rsidR="00CB1E24" w:rsidRPr="00DF217B" w:rsidRDefault="00CB1E24" w:rsidP="00507F27">
            <w:r w:rsidRPr="00DF217B">
              <w:t>0.</w:t>
            </w:r>
            <w:r w:rsidR="00314973">
              <w:t>1</w:t>
            </w:r>
            <w:r w:rsidR="004178B1">
              <w:t>7</w:t>
            </w:r>
            <w:r w:rsidRPr="00DF217B">
              <w:t xml:space="preserve"> (0.0</w:t>
            </w:r>
            <w:r w:rsidR="004178B1">
              <w:t>5</w:t>
            </w:r>
            <w:r w:rsidRPr="00DF217B">
              <w:t xml:space="preserve"> - 0.</w:t>
            </w:r>
            <w:r w:rsidR="00314973">
              <w:t>4</w:t>
            </w:r>
            <w:r w:rsidRPr="00DF217B">
              <w:t>)</w:t>
            </w:r>
          </w:p>
        </w:tc>
        <w:tc>
          <w:tcPr>
            <w:tcW w:w="0" w:type="auto"/>
            <w:tcBorders>
              <w:top w:val="single" w:sz="4" w:space="0" w:color="auto"/>
            </w:tcBorders>
            <w:shd w:val="clear" w:color="auto" w:fill="auto"/>
          </w:tcPr>
          <w:p w14:paraId="618C811A" w14:textId="016C7662" w:rsidR="00CB1E24" w:rsidRPr="00DF217B" w:rsidRDefault="00CB1E24" w:rsidP="00507F27">
            <w:r w:rsidRPr="00DF217B">
              <w:t>0.</w:t>
            </w:r>
            <w:r w:rsidR="004178B1">
              <w:t>36</w:t>
            </w:r>
            <w:r w:rsidRPr="00DF217B">
              <w:t xml:space="preserve"> (0.22 </w:t>
            </w:r>
            <w:r w:rsidR="004178B1">
              <w:t>-</w:t>
            </w:r>
            <w:r w:rsidRPr="00DF217B">
              <w:t xml:space="preserve"> </w:t>
            </w:r>
            <w:r w:rsidR="004178B1">
              <w:t>0.7</w:t>
            </w:r>
            <w:r w:rsidR="00314973">
              <w:t>2</w:t>
            </w:r>
            <w:r w:rsidRPr="00DF217B">
              <w:t>)</w:t>
            </w:r>
          </w:p>
        </w:tc>
      </w:tr>
      <w:tr w:rsidR="00CB1E24" w:rsidRPr="00DF217B" w14:paraId="5BCE12FF" w14:textId="77777777" w:rsidTr="00DC6F9B">
        <w:trPr>
          <w:trHeight w:val="279"/>
        </w:trPr>
        <w:tc>
          <w:tcPr>
            <w:tcW w:w="1701" w:type="dxa"/>
          </w:tcPr>
          <w:p w14:paraId="01AD44D0" w14:textId="77777777" w:rsidR="00CB1E24" w:rsidRPr="008E7641" w:rsidRDefault="00CB1E24" w:rsidP="00507F27">
            <w:pPr>
              <w:rPr>
                <w:vertAlign w:val="subscript"/>
              </w:rPr>
            </w:pPr>
            <w:r w:rsidRPr="00DF217B">
              <w:t>NR</w:t>
            </w:r>
            <w:r>
              <w:rPr>
                <w:vertAlign w:val="subscript"/>
              </w:rPr>
              <w:t>flipper</w:t>
            </w:r>
          </w:p>
        </w:tc>
        <w:tc>
          <w:tcPr>
            <w:tcW w:w="1843" w:type="dxa"/>
          </w:tcPr>
          <w:p w14:paraId="6F358433" w14:textId="16D915FD" w:rsidR="00CB1E24" w:rsidRPr="00DF217B" w:rsidRDefault="004178B1" w:rsidP="00507F27">
            <w:r>
              <w:t>0.7</w:t>
            </w:r>
            <w:r w:rsidR="00314973">
              <w:t>2</w:t>
            </w:r>
            <w:r w:rsidR="00CB1E24" w:rsidRPr="00DF217B">
              <w:t xml:space="preserve"> (0.</w:t>
            </w:r>
            <w:r w:rsidR="00314973">
              <w:t>50</w:t>
            </w:r>
            <w:r w:rsidR="00CB1E24" w:rsidRPr="00DF217B">
              <w:t xml:space="preserve"> </w:t>
            </w:r>
            <w:r>
              <w:t>-</w:t>
            </w:r>
            <w:r w:rsidR="00CB1E24" w:rsidRPr="00DF217B">
              <w:t xml:space="preserve"> </w:t>
            </w:r>
            <w:r>
              <w:t>1.11</w:t>
            </w:r>
            <w:r w:rsidR="00CB1E24" w:rsidRPr="00DF217B">
              <w:t>)</w:t>
            </w:r>
          </w:p>
        </w:tc>
        <w:tc>
          <w:tcPr>
            <w:tcW w:w="1920" w:type="dxa"/>
          </w:tcPr>
          <w:p w14:paraId="731D91E9" w14:textId="77777777" w:rsidR="00CB1E24" w:rsidRPr="00DF217B" w:rsidRDefault="00CB1E24" w:rsidP="00507F27">
            <w:r w:rsidRPr="00DF217B">
              <w:t>0.3 (0.3 - 0.3)</w:t>
            </w:r>
          </w:p>
        </w:tc>
        <w:tc>
          <w:tcPr>
            <w:tcW w:w="0" w:type="auto"/>
          </w:tcPr>
          <w:p w14:paraId="50739274" w14:textId="5529333F" w:rsidR="00CB1E24" w:rsidRPr="00DF217B" w:rsidRDefault="00CB1E24" w:rsidP="00507F27">
            <w:r w:rsidRPr="00DF217B">
              <w:t>0.0</w:t>
            </w:r>
            <w:r w:rsidR="004178B1">
              <w:t>7</w:t>
            </w:r>
            <w:r w:rsidRPr="00DF217B">
              <w:t xml:space="preserve"> (0.0</w:t>
            </w:r>
            <w:r w:rsidR="004178B1">
              <w:t xml:space="preserve">2 </w:t>
            </w:r>
            <w:r w:rsidRPr="00DF217B">
              <w:t>- 0.1</w:t>
            </w:r>
            <w:r w:rsidR="004178B1">
              <w:t>5</w:t>
            </w:r>
            <w:r w:rsidRPr="00DF217B">
              <w:t>)</w:t>
            </w:r>
          </w:p>
        </w:tc>
        <w:tc>
          <w:tcPr>
            <w:tcW w:w="0" w:type="auto"/>
          </w:tcPr>
          <w:p w14:paraId="7CC63AE3" w14:textId="72AF8D07" w:rsidR="00CB1E24" w:rsidRPr="00DF217B" w:rsidRDefault="004178B1" w:rsidP="00507F27">
            <w:r>
              <w:t>0.8</w:t>
            </w:r>
            <w:r w:rsidR="00314973">
              <w:t>1</w:t>
            </w:r>
            <w:r w:rsidR="00CB1E24" w:rsidRPr="00DF217B">
              <w:t xml:space="preserve"> (0.4</w:t>
            </w:r>
            <w:r>
              <w:t>8</w:t>
            </w:r>
            <w:r w:rsidR="00CB1E24" w:rsidRPr="00DF217B">
              <w:t xml:space="preserve"> - </w:t>
            </w:r>
            <w:r>
              <w:t>1</w:t>
            </w:r>
            <w:r w:rsidR="00CB1E24" w:rsidRPr="00DF217B">
              <w:t>.</w:t>
            </w:r>
            <w:r>
              <w:t>7</w:t>
            </w:r>
            <w:r w:rsidR="00314973">
              <w:t>3</w:t>
            </w:r>
            <w:r w:rsidR="00CB1E24" w:rsidRPr="00DF217B">
              <w:t>)</w:t>
            </w:r>
          </w:p>
        </w:tc>
      </w:tr>
    </w:tbl>
    <w:p w14:paraId="0BBB9649" w14:textId="77777777" w:rsidR="00CB1E24" w:rsidRPr="000851A3" w:rsidRDefault="00CB1E24" w:rsidP="00507F27"/>
    <w:p w14:paraId="41697985" w14:textId="77777777" w:rsidR="00CB1E24" w:rsidRDefault="00CB1E24" w:rsidP="00507F27"/>
    <w:p w14:paraId="709CEFA6" w14:textId="77777777" w:rsidR="00CB1E24" w:rsidRDefault="00CB1E24" w:rsidP="00507F27"/>
    <w:p w14:paraId="2C8E996D" w14:textId="77777777" w:rsidR="00CB1E24" w:rsidRDefault="00CB1E24" w:rsidP="00507F27"/>
    <w:p w14:paraId="2870F675" w14:textId="0693B18D" w:rsidR="000835CB" w:rsidRDefault="00E478F4" w:rsidP="000835CB">
      <w:pPr>
        <w:keepNext/>
      </w:pPr>
      <w:r>
        <w:rPr>
          <w:noProof/>
        </w:rPr>
        <w:drawing>
          <wp:inline distT="0" distB="0" distL="0" distR="0" wp14:anchorId="6B0F23F2" wp14:editId="2680511B">
            <wp:extent cx="5943600" cy="2971800"/>
            <wp:effectExtent l="0" t="0" r="0" b="0"/>
            <wp:docPr id="1021665412" name="Picture 3"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5412" name="Picture 3" descr="A comparison of a line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2E22A9" w14:textId="1C2813BE" w:rsidR="00AF071C" w:rsidRPr="000835CB" w:rsidRDefault="000835CB" w:rsidP="000835CB">
      <w:pPr>
        <w:pStyle w:val="Caption"/>
        <w:rPr>
          <w:b/>
          <w:bCs/>
          <w:i w:val="0"/>
          <w:iCs w:val="0"/>
        </w:rPr>
      </w:pPr>
      <w:bookmarkStart w:id="8" w:name="_Ref204948392"/>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2</w:t>
      </w:r>
      <w:r w:rsidRPr="000835CB">
        <w:rPr>
          <w:b/>
          <w:bCs/>
        </w:rPr>
        <w:fldChar w:fldCharType="end"/>
      </w:r>
      <w:bookmarkEnd w:id="8"/>
      <w:r>
        <w:rPr>
          <w:b/>
          <w:bCs/>
        </w:rPr>
        <w:t xml:space="preserve"> </w:t>
      </w:r>
      <w:r w:rsidRPr="00507F27">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NR values across iterations are shown by light violet dashed and green solid lines for males and females, respectively. The vertical line indicates the point of divergence between males and females (chm = 6 m) based on Nishiwaki et al. (1963).  </w:t>
      </w:r>
    </w:p>
    <w:p w14:paraId="4791B267" w14:textId="4F276754" w:rsidR="000835CB" w:rsidRDefault="004C5CA9" w:rsidP="000835CB">
      <w:pPr>
        <w:keepNext/>
      </w:pPr>
      <w:r>
        <w:rPr>
          <w:noProof/>
        </w:rPr>
        <w:drawing>
          <wp:inline distT="0" distB="0" distL="0" distR="0" wp14:anchorId="35B3EB77" wp14:editId="0F6E2F51">
            <wp:extent cx="5943600" cy="2971800"/>
            <wp:effectExtent l="0" t="0" r="0" b="0"/>
            <wp:docPr id="655293415"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93415" name="Picture 2" descr="A diagram of a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02C243A" w14:textId="6E95EF19" w:rsidR="00AF071C" w:rsidRPr="000835CB" w:rsidRDefault="000835CB" w:rsidP="000835CB">
      <w:pPr>
        <w:pStyle w:val="Caption"/>
        <w:rPr>
          <w:b/>
          <w:bCs/>
          <w:i w:val="0"/>
          <w:iCs w:val="0"/>
        </w:rPr>
      </w:pPr>
      <w:bookmarkStart w:id="9" w:name="_Ref20494844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3</w:t>
      </w:r>
      <w:r w:rsidRPr="000835CB">
        <w:rPr>
          <w:b/>
          <w:bCs/>
        </w:rPr>
        <w:fldChar w:fldCharType="end"/>
      </w:r>
      <w:bookmarkEnd w:id="9"/>
      <w:r>
        <w:rPr>
          <w:b/>
          <w:bCs/>
        </w:rPr>
        <w:t xml:space="preserve"> </w:t>
      </w:r>
      <w:r w:rsidRPr="00AF071C">
        <w:rPr>
          <w:i w:val="0"/>
          <w:iCs w:val="0"/>
          <w:color w:val="auto"/>
        </w:rPr>
        <w:t xml:space="preserve">Distribution of bootstrapped parameter estimates (x axis) for </w:t>
      </w:r>
      <w:r w:rsidRPr="00242058">
        <w:rPr>
          <w:color w:val="auto"/>
        </w:rPr>
        <w:t>NR</w:t>
      </w:r>
      <w:r w:rsidRPr="00242058">
        <w:rPr>
          <w:color w:val="auto"/>
          <w:vertAlign w:val="subscript"/>
        </w:rPr>
        <w:t>dorsal</w:t>
      </w:r>
      <w:r w:rsidRPr="00AF071C">
        <w:rPr>
          <w:i w:val="0"/>
          <w:iCs w:val="0"/>
          <w:color w:val="auto"/>
        </w:rPr>
        <w:t xml:space="preserve"> and </w:t>
      </w:r>
      <w:r w:rsidRPr="00242058">
        <w:rPr>
          <w:color w:val="auto"/>
        </w:rPr>
        <w:t>NR</w:t>
      </w:r>
      <w:r w:rsidRPr="00242058">
        <w:rPr>
          <w:color w:val="auto"/>
          <w:vertAlign w:val="subscript"/>
        </w:rPr>
        <w:t>flipper</w:t>
      </w:r>
      <w:r w:rsidRPr="00AF071C">
        <w:rPr>
          <w:i w:val="0"/>
          <w:iCs w:val="0"/>
          <w:color w:val="auto"/>
        </w:rPr>
        <w:t xml:space="preserve"> models.</w:t>
      </w:r>
      <w:r w:rsidRPr="00AF071C">
        <w:rPr>
          <w:color w:val="auto"/>
        </w:rPr>
        <w:t xml:space="preserve"> </w:t>
      </w:r>
    </w:p>
    <w:p w14:paraId="443D82DA" w14:textId="77777777" w:rsidR="00B621AC" w:rsidRDefault="00B621AC" w:rsidP="00507F27"/>
    <w:p w14:paraId="2BA01BDA" w14:textId="77777777" w:rsidR="00493B99" w:rsidRDefault="00493B99" w:rsidP="00507F27"/>
    <w:p w14:paraId="553637BC" w14:textId="77777777" w:rsidR="00493B99" w:rsidRDefault="00493B99" w:rsidP="00507F27"/>
    <w:p w14:paraId="3038006E" w14:textId="0FB549FA" w:rsidR="00507F27" w:rsidRPr="00507F27" w:rsidRDefault="00642A1E" w:rsidP="00507F27">
      <w:pPr>
        <w:pStyle w:val="Heading1"/>
      </w:pPr>
      <w:r>
        <w:t>S</w:t>
      </w:r>
      <w:r w:rsidR="003E4615">
        <w:t>3</w:t>
      </w:r>
      <w:r>
        <w:t xml:space="preserve">.3 </w:t>
      </w:r>
      <w:r w:rsidR="00507F27">
        <w:t>Posterior probabilities of being female</w:t>
      </w:r>
    </w:p>
    <w:p w14:paraId="51403D7F" w14:textId="35B25DBD" w:rsidR="00AF071C" w:rsidRDefault="00B621AC" w:rsidP="00AF071C">
      <w:r>
        <w:t xml:space="preserve">Models based on </w:t>
      </w:r>
      <w:r>
        <w:rPr>
          <w:i/>
          <w:iCs/>
        </w:rPr>
        <w:t>NR</w:t>
      </w:r>
      <w:r>
        <w:rPr>
          <w:i/>
          <w:iCs/>
          <w:vertAlign w:val="subscript"/>
        </w:rPr>
        <w:t>flipper</w:t>
      </w:r>
      <w:r>
        <w:t xml:space="preserve"> metrics resulted in </w:t>
      </w:r>
      <w:r w:rsidR="00AF071C">
        <w:t xml:space="preserve">more </w:t>
      </w:r>
      <w:r>
        <w:t xml:space="preserve">reasonable individual estimates of the probability of being female than </w:t>
      </w:r>
      <w:r>
        <w:rPr>
          <w:i/>
          <w:iCs/>
        </w:rPr>
        <w:t>NR</w:t>
      </w:r>
      <w:r>
        <w:rPr>
          <w:i/>
          <w:iCs/>
          <w:vertAlign w:val="subscript"/>
        </w:rPr>
        <w:t>dorsal</w:t>
      </w:r>
      <w:r>
        <w:t xml:space="preserve"> based models. For example, individual ID74 (mean </w:t>
      </w:r>
      <w:r>
        <w:rPr>
          <w:i/>
          <w:iCs/>
        </w:rPr>
        <w:t xml:space="preserve">TL = </w:t>
      </w:r>
      <w:r>
        <w:t xml:space="preserve">10.78 m, 95% </w:t>
      </w:r>
      <w:r>
        <w:rPr>
          <w:i/>
          <w:iCs/>
        </w:rPr>
        <w:t xml:space="preserve">CI = </w:t>
      </w:r>
      <w:r>
        <w:t xml:space="preserve">10.63 – 11.06 m), which was observed receiving peduncle dives, was classified with high confidence as female by </w:t>
      </w:r>
      <w:r>
        <w:rPr>
          <w:i/>
          <w:iCs/>
        </w:rPr>
        <w:t>NR</w:t>
      </w:r>
      <w:r>
        <w:rPr>
          <w:i/>
          <w:iCs/>
          <w:vertAlign w:val="subscript"/>
        </w:rPr>
        <w:t>flipper</w:t>
      </w:r>
      <w:r>
        <w:t xml:space="preserve"> models (mean </w:t>
      </w:r>
      <w:r>
        <w:rPr>
          <w:i/>
          <w:iCs/>
        </w:rPr>
        <w:t>P(f)</w:t>
      </w:r>
      <w:r>
        <w:t xml:space="preserve"> = 0.99, 95% </w:t>
      </w:r>
      <w:r>
        <w:rPr>
          <w:i/>
          <w:iCs/>
        </w:rPr>
        <w:t xml:space="preserve">CI = </w:t>
      </w:r>
      <w:r>
        <w:t>0.99 – 1.00), yet received low and uncertain estimates</w:t>
      </w:r>
      <w:r>
        <w:rPr>
          <w:i/>
          <w:iCs/>
        </w:rPr>
        <w:t xml:space="preserve"> </w:t>
      </w:r>
      <w:r>
        <w:t xml:space="preserve">from the  </w:t>
      </w:r>
      <w:r>
        <w:rPr>
          <w:i/>
          <w:iCs/>
        </w:rPr>
        <w:t>NR</w:t>
      </w:r>
      <w:r>
        <w:rPr>
          <w:i/>
          <w:iCs/>
          <w:vertAlign w:val="subscript"/>
        </w:rPr>
        <w:t>dorsal</w:t>
      </w:r>
      <w:r>
        <w:t xml:space="preserve"> model</w:t>
      </w:r>
      <w:r>
        <w:rPr>
          <w:i/>
          <w:iCs/>
        </w:rPr>
        <w:t xml:space="preserve"> </w:t>
      </w:r>
      <w:r>
        <w:t xml:space="preserve">(mean = 0.12, 95% </w:t>
      </w:r>
      <w:r w:rsidRPr="00912737">
        <w:rPr>
          <w:i/>
          <w:iCs/>
        </w:rPr>
        <w:t>CI</w:t>
      </w:r>
      <w:r>
        <w:t xml:space="preserve"> = 0 – 0.44</w:t>
      </w:r>
      <w:r w:rsidR="00F8373D">
        <w:t xml:space="preserve">; </w:t>
      </w:r>
      <w:r w:rsidR="000835CB">
        <w:fldChar w:fldCharType="begin"/>
      </w:r>
      <w:r w:rsidR="000835CB">
        <w:instrText xml:space="preserve"> REF _Ref204948490 \h </w:instrText>
      </w:r>
      <w:r w:rsidR="000835CB">
        <w:fldChar w:fldCharType="separate"/>
      </w:r>
      <w:r w:rsidR="00A77840" w:rsidRPr="000835CB">
        <w:rPr>
          <w:b/>
          <w:bCs/>
        </w:rPr>
        <w:t>Figure S</w:t>
      </w:r>
      <w:r w:rsidR="00A77840">
        <w:rPr>
          <w:b/>
          <w:bCs/>
        </w:rPr>
        <w:t>3-</w:t>
      </w:r>
      <w:r w:rsidR="00A77840">
        <w:rPr>
          <w:b/>
          <w:bCs/>
          <w:noProof/>
        </w:rPr>
        <w:t>4</w:t>
      </w:r>
      <w:r w:rsidR="000835CB">
        <w:fldChar w:fldCharType="end"/>
      </w:r>
      <w:r>
        <w:t xml:space="preserve">). Similarly, individual ID04, a large male (mean </w:t>
      </w:r>
      <w:r>
        <w:rPr>
          <w:i/>
          <w:iCs/>
        </w:rPr>
        <w:t xml:space="preserve">TL = </w:t>
      </w:r>
      <w:r>
        <w:t xml:space="preserve">15.2 m, 95% </w:t>
      </w:r>
      <w:r>
        <w:rPr>
          <w:i/>
          <w:iCs/>
        </w:rPr>
        <w:t xml:space="preserve">CI = </w:t>
      </w:r>
      <w:r>
        <w:t xml:space="preserve">14.9 – 15.5 m), was confidently assigned a near-zero probability of being female by the </w:t>
      </w:r>
      <w:r>
        <w:rPr>
          <w:i/>
          <w:iCs/>
        </w:rPr>
        <w:t>NR</w:t>
      </w:r>
      <w:r>
        <w:rPr>
          <w:i/>
          <w:iCs/>
          <w:vertAlign w:val="subscript"/>
        </w:rPr>
        <w:t>flipper</w:t>
      </w:r>
      <w:r>
        <w:t xml:space="preserve"> model (mean &lt; 0.001, 95% </w:t>
      </w:r>
      <w:r>
        <w:rPr>
          <w:i/>
          <w:iCs/>
        </w:rPr>
        <w:t xml:space="preserve">CI width = </w:t>
      </w:r>
      <w:r>
        <w:t xml:space="preserve">0), but received an uncertain and intermediate probability estimate based on the </w:t>
      </w:r>
      <w:r>
        <w:rPr>
          <w:i/>
          <w:iCs/>
        </w:rPr>
        <w:t>NR</w:t>
      </w:r>
      <w:r>
        <w:rPr>
          <w:i/>
          <w:iCs/>
          <w:vertAlign w:val="subscript"/>
        </w:rPr>
        <w:t>dorsal</w:t>
      </w:r>
      <w:r>
        <w:t xml:space="preserve"> models (mean = 0.50, 95%</w:t>
      </w:r>
      <w:r>
        <w:rPr>
          <w:i/>
          <w:iCs/>
        </w:rPr>
        <w:t xml:space="preserve"> CI</w:t>
      </w:r>
      <w:r>
        <w:t xml:space="preserve"> = &lt;0.001 – 0.97).</w:t>
      </w:r>
      <w:r>
        <w:rPr>
          <w:i/>
          <w:iCs/>
        </w:rPr>
        <w:t xml:space="preserve"> </w:t>
      </w:r>
      <w:r w:rsidR="00AF071C">
        <w:t xml:space="preserve">Additionally, in models fit with </w:t>
      </w:r>
      <w:r w:rsidR="00AF071C">
        <w:rPr>
          <w:i/>
          <w:iCs/>
        </w:rPr>
        <w:t>NR</w:t>
      </w:r>
      <w:r w:rsidR="00AF071C">
        <w:rPr>
          <w:i/>
          <w:iCs/>
          <w:vertAlign w:val="subscript"/>
        </w:rPr>
        <w:t>dorsal</w:t>
      </w:r>
      <w:r w:rsidR="00AF071C">
        <w:t xml:space="preserve">, only two individuals that could be assumed to be mature males based on their sizes (ID01 &amp; ID81) were consistently assigned low probabilities of being females. No individuals were consistently assigned a high probability of being female based on </w:t>
      </w:r>
      <w:r w:rsidR="00AF071C">
        <w:rPr>
          <w:i/>
          <w:iCs/>
        </w:rPr>
        <w:t>NR</w:t>
      </w:r>
      <w:r w:rsidR="00AF071C">
        <w:rPr>
          <w:i/>
          <w:iCs/>
          <w:vertAlign w:val="subscript"/>
        </w:rPr>
        <w:t>dorsal</w:t>
      </w:r>
      <w:r w:rsidR="00AF071C">
        <w:t xml:space="preserve"> models. </w:t>
      </w:r>
    </w:p>
    <w:p w14:paraId="1BE5CA91" w14:textId="288400F0" w:rsidR="00B621AC" w:rsidRPr="005106D6" w:rsidRDefault="00B621AC" w:rsidP="00507F27"/>
    <w:p w14:paraId="769060FD" w14:textId="77777777" w:rsidR="00B621AC" w:rsidRDefault="00B621AC" w:rsidP="00507F27"/>
    <w:p w14:paraId="23DBC055" w14:textId="77777777" w:rsidR="00B621AC" w:rsidRDefault="00B621AC" w:rsidP="00507F27"/>
    <w:p w14:paraId="0B67C14A" w14:textId="346D4604" w:rsidR="000835CB" w:rsidRDefault="00BD66C2" w:rsidP="000835CB">
      <w:pPr>
        <w:keepNext/>
      </w:pPr>
      <w:r>
        <w:rPr>
          <w:noProof/>
        </w:rPr>
        <w:drawing>
          <wp:inline distT="0" distB="0" distL="0" distR="0" wp14:anchorId="5F23E6FC" wp14:editId="2F5166E1">
            <wp:extent cx="5943600" cy="2641600"/>
            <wp:effectExtent l="0" t="0" r="0" b="0"/>
            <wp:docPr id="1690626122" name="Picture 4"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6122" name="Picture 4" descr="A comparison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6789E42" w14:textId="6A393273" w:rsidR="00F8373D" w:rsidRPr="000835CB" w:rsidRDefault="000835CB" w:rsidP="000835CB">
      <w:pPr>
        <w:pStyle w:val="Caption"/>
        <w:rPr>
          <w:b/>
          <w:bCs/>
          <w:i w:val="0"/>
          <w:iCs w:val="0"/>
        </w:rPr>
      </w:pPr>
      <w:bookmarkStart w:id="10" w:name="_Ref20494849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4</w:t>
      </w:r>
      <w:r w:rsidRPr="000835CB">
        <w:rPr>
          <w:b/>
          <w:bCs/>
        </w:rPr>
        <w:fldChar w:fldCharType="end"/>
      </w:r>
      <w:bookmarkEnd w:id="10"/>
      <w:r>
        <w:rPr>
          <w:b/>
          <w:bCs/>
        </w:rPr>
        <w:t xml:space="preserve"> </w:t>
      </w:r>
      <w:r w:rsidRPr="00F8373D">
        <w:rPr>
          <w:i w:val="0"/>
          <w:iCs w:val="0"/>
          <w:color w:val="auto"/>
        </w:rPr>
        <w:t>Bootstrapped mean</w:t>
      </w:r>
      <w:r>
        <w:rPr>
          <w:i w:val="0"/>
          <w:iCs w:val="0"/>
          <w:color w:val="auto"/>
        </w:rPr>
        <w:t xml:space="preserve"> Total</w:t>
      </w:r>
      <w:r w:rsidRPr="00F8373D">
        <w:rPr>
          <w:i w:val="0"/>
          <w:iCs w:val="0"/>
          <w:color w:val="auto"/>
        </w:rPr>
        <w:t xml:space="preserve"> Length (m) and nose-to-body ratio (NR) for individual sperm whales based on (a) snout – dorsal fin distance (</w:t>
      </w:r>
      <w:r w:rsidRPr="00F8373D">
        <w:rPr>
          <w:color w:val="auto"/>
        </w:rPr>
        <w:t>NR</w:t>
      </w:r>
      <w:r w:rsidRPr="00F8373D">
        <w:rPr>
          <w:color w:val="auto"/>
          <w:vertAlign w:val="subscript"/>
        </w:rPr>
        <w:t>dorsal</w:t>
      </w:r>
      <w:r w:rsidRPr="00F8373D">
        <w:rPr>
          <w:i w:val="0"/>
          <w:iCs w:val="0"/>
          <w:color w:val="auto"/>
        </w:rPr>
        <w:t>) and (b) snout – flipper distance (</w:t>
      </w:r>
      <w:r w:rsidRPr="00F8373D">
        <w:rPr>
          <w:color w:val="auto"/>
        </w:rPr>
        <w:t>NR</w:t>
      </w:r>
      <w:r w:rsidRPr="00F8373D">
        <w:rPr>
          <w:color w:val="auto"/>
          <w:vertAlign w:val="subscript"/>
        </w:rPr>
        <w:t>flipper</w:t>
      </w:r>
      <w:r w:rsidRPr="00F8373D">
        <w:rPr>
          <w:i w:val="0"/>
          <w:iCs w:val="0"/>
          <w:color w:val="auto"/>
        </w:rPr>
        <w:t xml:space="preserve">). The solid green line and dashed </w:t>
      </w:r>
      <w:r>
        <w:rPr>
          <w:i w:val="0"/>
          <w:iCs w:val="0"/>
          <w:color w:val="auto"/>
        </w:rPr>
        <w:t>pink</w:t>
      </w:r>
      <w:r w:rsidRPr="00F8373D">
        <w:rPr>
          <w:i w:val="0"/>
          <w:iCs w:val="0"/>
          <w:color w:val="auto"/>
        </w:rPr>
        <w:t xml:space="preserve"> line</w:t>
      </w:r>
      <w:r>
        <w:rPr>
          <w:i w:val="0"/>
          <w:iCs w:val="0"/>
          <w:color w:val="auto"/>
        </w:rPr>
        <w:t>s</w:t>
      </w:r>
      <w:r w:rsidRPr="00F8373D">
        <w:rPr>
          <w:i w:val="0"/>
          <w:iCs w:val="0"/>
          <w:color w:val="auto"/>
        </w:rPr>
        <w:t xml:space="preserve"> show the bootstrapped mean modeled </w:t>
      </w:r>
      <w:r w:rsidRPr="00F8373D">
        <w:rPr>
          <w:color w:val="auto"/>
        </w:rPr>
        <w:t>NR</w:t>
      </w:r>
      <w:r w:rsidRPr="00F8373D">
        <w:rPr>
          <w:i w:val="0"/>
          <w:iCs w:val="0"/>
          <w:color w:val="auto"/>
        </w:rPr>
        <w:t xml:space="preserve"> for females and males, respectively. Point colours show the mean posterior probability of individuals being female (P(f))</w:t>
      </w:r>
      <w:r>
        <w:rPr>
          <w:i w:val="0"/>
          <w:iCs w:val="0"/>
          <w:color w:val="auto"/>
        </w:rPr>
        <w:t xml:space="preserve">. </w:t>
      </w:r>
      <w:r>
        <w:rPr>
          <w:b/>
          <w:bCs/>
          <w:i w:val="0"/>
          <w:iCs w:val="0"/>
          <w:color w:val="auto"/>
        </w:rPr>
        <w:t xml:space="preserve">Points with black outlines have 95% CI ranges ≤ 0.05 for bootstrapped estimates of </w:t>
      </w:r>
      <w:r>
        <w:rPr>
          <w:b/>
          <w:bCs/>
          <w:color w:val="auto"/>
        </w:rPr>
        <w:t>P(f)</w:t>
      </w:r>
      <w:r>
        <w:rPr>
          <w:b/>
          <w:bCs/>
          <w:i w:val="0"/>
          <w:iCs w:val="0"/>
          <w:color w:val="auto"/>
        </w:rPr>
        <w:t xml:space="preserve">. </w:t>
      </w:r>
      <w:r w:rsidRPr="00F8373D">
        <w:rPr>
          <w:i w:val="0"/>
          <w:iCs w:val="0"/>
          <w:color w:val="auto"/>
        </w:rPr>
        <w:t>Point shape denotes whether individuals were observed involved in peduncle dives (triangles = receiving, squares = doing, circles = none). Dashed vertical lines indicate the minimum body lengths associated with sperm whale sex and age classes based on Best 1979, Best et al. 1984, and Mendes et al. 2007 as follows: calf (4 m; NB), juvenile (J; 5.5 m), sub-adult (SA; 7.6 m ), adult female (AF – 8.5 m),  adult male and mature female (AM/MF – 10 m), maximum female length (Fmax – 12 m), and mature male (MM – 13.7).</w:t>
      </w:r>
    </w:p>
    <w:p w14:paraId="2C8D3BE2" w14:textId="77777777" w:rsidR="000835CB" w:rsidRDefault="000835CB">
      <w:pPr>
        <w:spacing w:line="240" w:lineRule="auto"/>
        <w:rPr>
          <w:rFonts w:eastAsiaTheme="majorEastAsia"/>
          <w:b/>
          <w:bCs/>
          <w:spacing w:val="-10"/>
          <w:kern w:val="28"/>
          <w:sz w:val="24"/>
          <w:szCs w:val="24"/>
        </w:rPr>
      </w:pPr>
      <w:r>
        <w:br w:type="page"/>
      </w:r>
    </w:p>
    <w:p w14:paraId="67E27959" w14:textId="77777777" w:rsidR="00184DC4" w:rsidRDefault="00184DC4" w:rsidP="00184DC4">
      <w:pPr>
        <w:pStyle w:val="Title"/>
      </w:pPr>
      <w:r w:rsidRPr="00507F27">
        <w:lastRenderedPageBreak/>
        <w:t xml:space="preserve">Supplementary Material </w:t>
      </w:r>
      <w:r>
        <w:t>4</w:t>
      </w:r>
    </w:p>
    <w:p w14:paraId="31F5AD89" w14:textId="4C43C2BB" w:rsidR="00184DC4" w:rsidRDefault="00184DC4" w:rsidP="00184DC4">
      <w:pPr>
        <w:jc w:val="center"/>
        <w:rPr>
          <w:i/>
          <w:iCs/>
        </w:rPr>
      </w:pPr>
      <w:r>
        <w:rPr>
          <w:i/>
          <w:iCs/>
        </w:rPr>
        <w:t>-Robustness checks-</w:t>
      </w:r>
    </w:p>
    <w:p w14:paraId="4DCC15CB" w14:textId="77777777" w:rsidR="00A77840" w:rsidRDefault="00A77840" w:rsidP="00184DC4">
      <w:pPr>
        <w:jc w:val="center"/>
        <w:rPr>
          <w:i/>
          <w:iCs/>
        </w:rPr>
      </w:pPr>
    </w:p>
    <w:p w14:paraId="579197B6" w14:textId="0DE3DCBC" w:rsidR="00A77840" w:rsidRPr="00A77840" w:rsidRDefault="00A77840" w:rsidP="00A77840">
      <w:pPr>
        <w:pStyle w:val="Heading1"/>
      </w:pPr>
      <w:r>
        <w:t xml:space="preserve">S4.1 Effect of varying </w:t>
      </w:r>
      <w:r>
        <w:rPr>
          <w:i/>
          <w:iCs/>
        </w:rPr>
        <w:t xml:space="preserve">chm </w:t>
      </w:r>
      <w:r>
        <w:t xml:space="preserve">values on posterior </w:t>
      </w:r>
      <w:r>
        <w:rPr>
          <w:i/>
          <w:iCs/>
        </w:rPr>
        <w:t xml:space="preserve">P(f) </w:t>
      </w:r>
      <w:r>
        <w:t>estimates</w:t>
      </w:r>
    </w:p>
    <w:p w14:paraId="741B2116" w14:textId="76C444F4" w:rsidR="00140A69" w:rsidRPr="00A77840" w:rsidRDefault="0053591C" w:rsidP="00140A69">
      <w:r>
        <w:t xml:space="preserve">Varying </w:t>
      </w:r>
      <w:r>
        <w:rPr>
          <w:i/>
          <w:iCs/>
        </w:rPr>
        <w:t xml:space="preserve">chm </w:t>
      </w:r>
      <w:r>
        <w:t xml:space="preserve">values between 5 – 7 m resulted in little change in </w:t>
      </w:r>
      <w:r>
        <w:rPr>
          <w:i/>
          <w:iCs/>
        </w:rPr>
        <w:t>P(f)</w:t>
      </w:r>
      <w:r>
        <w:t xml:space="preserve"> estimates for most individuals (41 of 50), with </w:t>
      </w:r>
      <w:r w:rsidR="00E6634B">
        <w:t xml:space="preserve">estimates differing by less than 0.05 across </w:t>
      </w:r>
      <w:r w:rsidR="00E6634B">
        <w:rPr>
          <w:i/>
          <w:iCs/>
        </w:rPr>
        <w:t>chm</w:t>
      </w:r>
      <w:r w:rsidR="00E6634B">
        <w:t xml:space="preserve"> values</w:t>
      </w:r>
      <w:r w:rsidR="008C7903">
        <w:t xml:space="preserve"> (</w:t>
      </w:r>
      <w:r w:rsidR="008C7903">
        <w:rPr>
          <w:b/>
          <w:bCs/>
        </w:rPr>
        <w:fldChar w:fldCharType="begin"/>
      </w:r>
      <w:r w:rsidR="008C7903">
        <w:instrText xml:space="preserve"> REF _Ref207812735 \h </w:instrText>
      </w:r>
      <w:r w:rsidR="008C7903">
        <w:rPr>
          <w:b/>
          <w:bCs/>
        </w:rPr>
      </w:r>
      <w:r w:rsidR="008C7903">
        <w:rPr>
          <w:b/>
          <w:bCs/>
        </w:rPr>
        <w:fldChar w:fldCharType="separate"/>
      </w:r>
      <w:r w:rsidR="00A77840" w:rsidRPr="00E6634B">
        <w:rPr>
          <w:b/>
          <w:bCs/>
        </w:rPr>
        <w:t>Figure S4</w:t>
      </w:r>
      <w:r w:rsidR="00A77840">
        <w:rPr>
          <w:b/>
          <w:bCs/>
        </w:rPr>
        <w:t>-</w:t>
      </w:r>
      <w:r w:rsidR="00A77840">
        <w:rPr>
          <w:b/>
          <w:bCs/>
          <w:noProof/>
        </w:rPr>
        <w:t>1</w:t>
      </w:r>
      <w:r w:rsidR="008C7903">
        <w:rPr>
          <w:b/>
          <w:bCs/>
        </w:rPr>
        <w:fldChar w:fldCharType="end"/>
      </w:r>
      <w:r w:rsidR="008C7903">
        <w:t>)</w:t>
      </w:r>
      <w:r>
        <w:t xml:space="preserve">. </w:t>
      </w:r>
      <w:bookmarkStart w:id="11" w:name="_Hlk207898465"/>
      <w:r w:rsidR="00A77840">
        <w:t xml:space="preserve">The individuals for which varying </w:t>
      </w:r>
      <w:r w:rsidR="00A77840">
        <w:rPr>
          <w:i/>
          <w:iCs/>
        </w:rPr>
        <w:t xml:space="preserve">chm </w:t>
      </w:r>
      <w:r w:rsidR="00A77840">
        <w:t xml:space="preserve">values had more considerable effects also had intermediate </w:t>
      </w:r>
      <w:r w:rsidR="00A77840">
        <w:rPr>
          <w:i/>
          <w:iCs/>
        </w:rPr>
        <w:t xml:space="preserve">P(f) </w:t>
      </w:r>
      <w:r w:rsidR="00A77840">
        <w:t xml:space="preserve">estimates (0.25-0.80), and wide </w:t>
      </w:r>
      <w:r w:rsidR="00A141FA">
        <w:t xml:space="preserve">bootstrapped 95% confidence intervals (&gt; 0.5), </w:t>
      </w:r>
      <w:bookmarkEnd w:id="11"/>
    </w:p>
    <w:p w14:paraId="29C6E25D" w14:textId="0EBA89D6" w:rsidR="00140A69" w:rsidRPr="00140A69" w:rsidRDefault="00140A69" w:rsidP="00140A69"/>
    <w:p w14:paraId="50EFE6E0" w14:textId="3AEE5B5E" w:rsidR="00E6634B" w:rsidRDefault="005463BE" w:rsidP="00E6634B">
      <w:pPr>
        <w:pStyle w:val="Title"/>
        <w:keepNext/>
      </w:pPr>
      <w:r>
        <w:rPr>
          <w:noProof/>
        </w:rPr>
        <w:drawing>
          <wp:inline distT="0" distB="0" distL="0" distR="0" wp14:anchorId="653407AD" wp14:editId="120DA114">
            <wp:extent cx="5943600" cy="3396615"/>
            <wp:effectExtent l="0" t="0" r="0" b="0"/>
            <wp:docPr id="1822988998" name="Picture 5"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88998" name="Picture 5" descr="A graph showing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45673E56" w14:textId="63FD936D" w:rsidR="00184DC4" w:rsidRDefault="00E6634B" w:rsidP="00E6634B">
      <w:pPr>
        <w:pStyle w:val="Caption"/>
        <w:rPr>
          <w:i w:val="0"/>
          <w:iCs w:val="0"/>
        </w:rPr>
      </w:pPr>
      <w:bookmarkStart w:id="12" w:name="_Ref207812735"/>
      <w:r w:rsidRPr="00E6634B">
        <w:rPr>
          <w:b/>
          <w:bCs/>
        </w:rPr>
        <w:t>Figure S4</w:t>
      </w:r>
      <w:r w:rsidR="008C7903">
        <w:rPr>
          <w:b/>
          <w:bCs/>
        </w:rPr>
        <w:t>-</w:t>
      </w:r>
      <w:r w:rsidRPr="00E6634B">
        <w:rPr>
          <w:b/>
          <w:bCs/>
        </w:rPr>
        <w:fldChar w:fldCharType="begin"/>
      </w:r>
      <w:r w:rsidRPr="00E6634B">
        <w:rPr>
          <w:b/>
          <w:bCs/>
        </w:rPr>
        <w:instrText xml:space="preserve"> SEQ Figure_S4 \* ARABIC </w:instrText>
      </w:r>
      <w:r w:rsidRPr="00E6634B">
        <w:rPr>
          <w:b/>
          <w:bCs/>
        </w:rPr>
        <w:fldChar w:fldCharType="separate"/>
      </w:r>
      <w:r w:rsidR="00A77840">
        <w:rPr>
          <w:b/>
          <w:bCs/>
          <w:noProof/>
        </w:rPr>
        <w:t>1</w:t>
      </w:r>
      <w:r w:rsidRPr="00E6634B">
        <w:rPr>
          <w:b/>
          <w:bCs/>
        </w:rPr>
        <w:fldChar w:fldCharType="end"/>
      </w:r>
      <w:bookmarkEnd w:id="12"/>
      <w:r>
        <w:rPr>
          <w:b/>
          <w:bCs/>
        </w:rPr>
        <w:t xml:space="preserve">. </w:t>
      </w:r>
      <w:r w:rsidR="005463BE">
        <w:rPr>
          <w:i w:val="0"/>
          <w:iCs w:val="0"/>
        </w:rPr>
        <w:t>P</w:t>
      </w:r>
      <w:r>
        <w:rPr>
          <w:i w:val="0"/>
          <w:iCs w:val="0"/>
        </w:rPr>
        <w:t>robabilities of individuals</w:t>
      </w:r>
      <w:r w:rsidR="005463BE">
        <w:rPr>
          <w:i w:val="0"/>
          <w:iCs w:val="0"/>
        </w:rPr>
        <w:t xml:space="preserve"> (ID)</w:t>
      </w:r>
      <w:r>
        <w:rPr>
          <w:i w:val="0"/>
          <w:iCs w:val="0"/>
        </w:rPr>
        <w:t xml:space="preserve"> being female (</w:t>
      </w:r>
      <w:r>
        <w:t>P(f)</w:t>
      </w:r>
      <w:r>
        <w:rPr>
          <w:i w:val="0"/>
          <w:iCs w:val="0"/>
        </w:rPr>
        <w:t xml:space="preserve">) resulting from varying the length at divergence </w:t>
      </w:r>
      <w:r w:rsidR="005463BE">
        <w:rPr>
          <w:i w:val="0"/>
          <w:iCs w:val="0"/>
        </w:rPr>
        <w:t>(</w:t>
      </w:r>
      <w:r>
        <w:t>chm</w:t>
      </w:r>
      <w:r w:rsidR="005463BE">
        <w:rPr>
          <w:i w:val="0"/>
          <w:iCs w:val="0"/>
        </w:rPr>
        <w:t>)</w:t>
      </w:r>
      <w:r>
        <w:t xml:space="preserve"> </w:t>
      </w:r>
      <w:r>
        <w:rPr>
          <w:i w:val="0"/>
          <w:iCs w:val="0"/>
        </w:rPr>
        <w:t xml:space="preserve">in male and female nose-to-body ratio growth curves. Individuals are sorted by average </w:t>
      </w:r>
      <w:r>
        <w:t xml:space="preserve">P(f). </w:t>
      </w:r>
      <w:r>
        <w:rPr>
          <w:i w:val="0"/>
          <w:iCs w:val="0"/>
        </w:rPr>
        <w:t xml:space="preserve">Points show </w:t>
      </w:r>
      <w:r w:rsidR="008A5D71">
        <w:rPr>
          <w:i w:val="0"/>
          <w:iCs w:val="0"/>
        </w:rPr>
        <w:t xml:space="preserve">individual </w:t>
      </w:r>
      <w:r>
        <w:rPr>
          <w:i w:val="0"/>
          <w:iCs w:val="0"/>
        </w:rPr>
        <w:t xml:space="preserve">estimates coloured by corresponding </w:t>
      </w:r>
      <w:r>
        <w:t xml:space="preserve">chm </w:t>
      </w:r>
      <w:r>
        <w:rPr>
          <w:i w:val="0"/>
          <w:iCs w:val="0"/>
        </w:rPr>
        <w:t xml:space="preserve">values. </w:t>
      </w:r>
    </w:p>
    <w:p w14:paraId="52203DB1" w14:textId="77777777" w:rsidR="00A77840" w:rsidRPr="00A77840" w:rsidRDefault="00A77840" w:rsidP="00A77840"/>
    <w:p w14:paraId="5F4AC8C9" w14:textId="4758C8C2" w:rsidR="00A77840" w:rsidRDefault="00A77840" w:rsidP="00A77840">
      <w:pPr>
        <w:pStyle w:val="Heading1"/>
      </w:pPr>
      <w:r>
        <w:t>S4.</w:t>
      </w:r>
      <w:r w:rsidR="00A141FA">
        <w:t>2</w:t>
      </w:r>
      <w:r>
        <w:t xml:space="preserve"> Effect of varying pri</w:t>
      </w:r>
      <w:r w:rsidR="00EA082B">
        <w:t>or probabilities</w:t>
      </w:r>
      <w:ins w:id="13" w:author="Hal Whitehead" w:date="2025-09-27T11:52:00Z" w16du:dateUtc="2025-09-27T14:52:00Z">
        <w:r w:rsidR="00CA4841">
          <w:t xml:space="preserve"> </w:t>
        </w:r>
      </w:ins>
      <w:r>
        <w:t xml:space="preserve">on posterior </w:t>
      </w:r>
      <w:r>
        <w:rPr>
          <w:i/>
          <w:iCs/>
        </w:rPr>
        <w:t xml:space="preserve">P(f) </w:t>
      </w:r>
      <w:r>
        <w:t>estimates</w:t>
      </w:r>
    </w:p>
    <w:p w14:paraId="5FDAF5F7" w14:textId="4274CDB6" w:rsidR="00A77840" w:rsidRDefault="0075034B" w:rsidP="00A77840">
      <w:pPr>
        <w:keepNext/>
      </w:pPr>
      <w:r>
        <w:rPr>
          <w:noProof/>
        </w:rPr>
        <w:lastRenderedPageBreak/>
        <w:drawing>
          <wp:inline distT="0" distB="0" distL="0" distR="0" wp14:anchorId="16048A20" wp14:editId="4475562C">
            <wp:extent cx="5943600" cy="3396615"/>
            <wp:effectExtent l="0" t="0" r="0" b="0"/>
            <wp:docPr id="155091804" name="Picture 6" descr="A graph showing the growth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1804" name="Picture 6" descr="A graph showing the growth of a numb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DCAA6CD" w14:textId="78A845B5" w:rsidR="00A77840" w:rsidRPr="00151BE3" w:rsidRDefault="00A77840" w:rsidP="00A77840">
      <w:pPr>
        <w:pStyle w:val="Caption"/>
        <w:rPr>
          <w:i w:val="0"/>
          <w:iCs w:val="0"/>
          <w:color w:val="auto"/>
        </w:rPr>
      </w:pPr>
      <w:r w:rsidRPr="00A77840">
        <w:rPr>
          <w:b/>
          <w:bCs/>
        </w:rPr>
        <w:t>Figure S4-</w:t>
      </w:r>
      <w:r w:rsidR="00A141FA">
        <w:rPr>
          <w:b/>
          <w:bCs/>
        </w:rPr>
        <w:t>2</w:t>
      </w:r>
      <w:r>
        <w:rPr>
          <w:b/>
          <w:bCs/>
          <w:i w:val="0"/>
          <w:iCs w:val="0"/>
        </w:rPr>
        <w:t>.</w:t>
      </w:r>
      <w:r w:rsidR="00EA082B">
        <w:rPr>
          <w:b/>
          <w:bCs/>
          <w:i w:val="0"/>
          <w:iCs w:val="0"/>
        </w:rPr>
        <w:t xml:space="preserve"> </w:t>
      </w:r>
      <w:r w:rsidR="0075034B">
        <w:rPr>
          <w:i w:val="0"/>
          <w:iCs w:val="0"/>
          <w:color w:val="auto"/>
        </w:rPr>
        <w:t>P</w:t>
      </w:r>
      <w:r w:rsidR="00A141FA" w:rsidRPr="00A141FA">
        <w:rPr>
          <w:i w:val="0"/>
          <w:iCs w:val="0"/>
          <w:color w:val="auto"/>
        </w:rPr>
        <w:t xml:space="preserve">robabilities of individuals </w:t>
      </w:r>
      <w:r w:rsidR="0075034B">
        <w:rPr>
          <w:i w:val="0"/>
          <w:iCs w:val="0"/>
          <w:color w:val="auto"/>
        </w:rPr>
        <w:t xml:space="preserve">(ID) </w:t>
      </w:r>
      <w:r w:rsidR="00A141FA" w:rsidRPr="00A141FA">
        <w:rPr>
          <w:i w:val="0"/>
          <w:iCs w:val="0"/>
          <w:color w:val="auto"/>
        </w:rPr>
        <w:t>being female (</w:t>
      </w:r>
      <w:r w:rsidR="00A141FA" w:rsidRPr="00A141FA">
        <w:rPr>
          <w:color w:val="auto"/>
        </w:rPr>
        <w:t>P(f)</w:t>
      </w:r>
      <w:r w:rsidR="00A141FA" w:rsidRPr="00A141FA">
        <w:rPr>
          <w:i w:val="0"/>
          <w:iCs w:val="0"/>
          <w:color w:val="auto"/>
        </w:rPr>
        <w:t xml:space="preserve">) based on conservative prior assumptions (dark gray, prior </w:t>
      </w:r>
      <w:r w:rsidR="00A141FA" w:rsidRPr="00A141FA">
        <w:rPr>
          <w:color w:val="auto"/>
        </w:rPr>
        <w:t xml:space="preserve">P(f) </w:t>
      </w:r>
      <w:r w:rsidR="00A141FA" w:rsidRPr="00A141FA">
        <w:rPr>
          <w:i w:val="0"/>
          <w:iCs w:val="0"/>
          <w:color w:val="auto"/>
        </w:rPr>
        <w:t xml:space="preserve">= 0.5) and informed prior assumptions (light gray, </w:t>
      </w:r>
      <w:r w:rsidR="00A141FA" w:rsidRPr="00A141FA">
        <w:rPr>
          <w:color w:val="auto"/>
        </w:rPr>
        <w:t>P(f)</w:t>
      </w:r>
      <w:r w:rsidR="00A141FA" w:rsidRPr="00A141FA">
        <w:rPr>
          <w:i w:val="0"/>
          <w:iCs w:val="0"/>
          <w:color w:val="auto"/>
        </w:rPr>
        <w:t xml:space="preserve"> = 0.79). </w:t>
      </w:r>
      <w:r w:rsidR="00151BE3">
        <w:rPr>
          <w:i w:val="0"/>
          <w:iCs w:val="0"/>
          <w:color w:val="auto"/>
        </w:rPr>
        <w:t xml:space="preserve">Individuals are sorted by </w:t>
      </w:r>
      <w:r w:rsidR="00151BE3">
        <w:rPr>
          <w:color w:val="auto"/>
        </w:rPr>
        <w:t xml:space="preserve">P(f) </w:t>
      </w:r>
      <w:r w:rsidR="00151BE3">
        <w:rPr>
          <w:i w:val="0"/>
          <w:iCs w:val="0"/>
          <w:color w:val="auto"/>
        </w:rPr>
        <w:t xml:space="preserve">estimates based on conservative prior assumptions. </w:t>
      </w:r>
    </w:p>
    <w:p w14:paraId="38DD4006" w14:textId="77777777" w:rsidR="0053591C" w:rsidRPr="0053591C" w:rsidRDefault="0053591C" w:rsidP="0053591C"/>
    <w:p w14:paraId="3A29D9C7" w14:textId="77777777" w:rsidR="00A141FA" w:rsidRDefault="00A141FA">
      <w:pPr>
        <w:spacing w:line="240" w:lineRule="auto"/>
        <w:rPr>
          <w:rFonts w:eastAsiaTheme="majorEastAsia"/>
          <w:b/>
          <w:bCs/>
          <w:spacing w:val="-10"/>
          <w:kern w:val="28"/>
          <w:sz w:val="24"/>
          <w:szCs w:val="24"/>
        </w:rPr>
      </w:pPr>
      <w:r>
        <w:br w:type="page"/>
      </w:r>
    </w:p>
    <w:p w14:paraId="07BE18D8" w14:textId="79C5F3E0" w:rsidR="002A0F13" w:rsidRDefault="002A0F13" w:rsidP="002A0F13">
      <w:pPr>
        <w:pStyle w:val="Title"/>
      </w:pPr>
      <w:r w:rsidRPr="00507F27">
        <w:lastRenderedPageBreak/>
        <w:t xml:space="preserve">Supplementary Material </w:t>
      </w:r>
      <w:r w:rsidR="00184DC4">
        <w:t>5</w:t>
      </w:r>
    </w:p>
    <w:p w14:paraId="312A6B6F" w14:textId="504BBD66" w:rsidR="002A0F13" w:rsidRDefault="002A0F13" w:rsidP="002A0F13">
      <w:pPr>
        <w:jc w:val="center"/>
        <w:rPr>
          <w:i/>
          <w:iCs/>
        </w:rPr>
      </w:pPr>
      <w:r>
        <w:t>-</w:t>
      </w:r>
      <w:r>
        <w:rPr>
          <w:i/>
          <w:iCs/>
        </w:rPr>
        <w:t>Sample photographs of measured sperm whales-</w:t>
      </w:r>
    </w:p>
    <w:p w14:paraId="1C90498D" w14:textId="511228C0" w:rsidR="002A0F13" w:rsidRDefault="002A0F13" w:rsidP="0053591C"/>
    <w:p w14:paraId="2CC48695" w14:textId="77777777" w:rsidR="002A0F13" w:rsidRDefault="002A0F13" w:rsidP="002A0F13">
      <w:pPr>
        <w:keepNext/>
        <w:jc w:val="center"/>
      </w:pPr>
      <w:r>
        <w:rPr>
          <w:noProof/>
        </w:rPr>
        <w:drawing>
          <wp:inline distT="0" distB="0" distL="0" distR="0" wp14:anchorId="647DE020" wp14:editId="66F773CA">
            <wp:extent cx="5886568" cy="3565321"/>
            <wp:effectExtent l="0" t="0" r="0" b="3810"/>
            <wp:docPr id="869535565" name="Picture 2" descr="A group of whales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5565" name="Picture 2" descr="A group of whales in the water&#10;&#10;AI-generated content may be incorrect."/>
                    <pic:cNvPicPr/>
                  </pic:nvPicPr>
                  <pic:blipFill rotWithShape="1">
                    <a:blip r:embed="rId18" cstate="print">
                      <a:extLst>
                        <a:ext uri="{28A0092B-C50C-407E-A947-70E740481C1C}">
                          <a14:useLocalDpi xmlns:a14="http://schemas.microsoft.com/office/drawing/2010/main" val="0"/>
                        </a:ext>
                      </a:extLst>
                    </a:blip>
                    <a:srcRect r="7127"/>
                    <a:stretch>
                      <a:fillRect/>
                    </a:stretch>
                  </pic:blipFill>
                  <pic:spPr bwMode="auto">
                    <a:xfrm>
                      <a:off x="0" y="0"/>
                      <a:ext cx="5917394" cy="3583991"/>
                    </a:xfrm>
                    <a:prstGeom prst="rect">
                      <a:avLst/>
                    </a:prstGeom>
                    <a:ln>
                      <a:noFill/>
                    </a:ln>
                    <a:extLst>
                      <a:ext uri="{53640926-AAD7-44D8-BBD7-CCE9431645EC}">
                        <a14:shadowObscured xmlns:a14="http://schemas.microsoft.com/office/drawing/2010/main"/>
                      </a:ext>
                    </a:extLst>
                  </pic:spPr>
                </pic:pic>
              </a:graphicData>
            </a:graphic>
          </wp:inline>
        </w:drawing>
      </w:r>
    </w:p>
    <w:p w14:paraId="5494D559" w14:textId="60ABCBE3" w:rsidR="00A37D6C" w:rsidRPr="007B26A2" w:rsidRDefault="002A0F13" w:rsidP="007B26A2">
      <w:pPr>
        <w:pStyle w:val="Caption"/>
        <w:rPr>
          <w:i w:val="0"/>
          <w:iCs w:val="0"/>
          <w:color w:val="auto"/>
        </w:rPr>
        <w:sectPr w:rsidR="00A37D6C" w:rsidRPr="007B26A2" w:rsidSect="00CC308B">
          <w:pgSz w:w="12240" w:h="15840" w:code="1"/>
          <w:pgMar w:top="1440" w:right="1440" w:bottom="1440" w:left="1440" w:header="709" w:footer="709" w:gutter="0"/>
          <w:cols w:space="708"/>
          <w:docGrid w:linePitch="360"/>
        </w:sectPr>
      </w:pPr>
      <w:r w:rsidRPr="002A0F13">
        <w:rPr>
          <w:b/>
          <w:bCs/>
          <w:i w:val="0"/>
          <w:iCs w:val="0"/>
          <w:color w:val="auto"/>
        </w:rPr>
        <w:t>Figure S</w:t>
      </w:r>
      <w:r w:rsidR="003E4615">
        <w:rPr>
          <w:b/>
          <w:bCs/>
          <w:i w:val="0"/>
          <w:iCs w:val="0"/>
          <w:color w:val="auto"/>
        </w:rPr>
        <w:t>4-</w:t>
      </w:r>
      <w:r w:rsidR="000835CB">
        <w:rPr>
          <w:b/>
          <w:bCs/>
          <w:i w:val="0"/>
          <w:iCs w:val="0"/>
          <w:color w:val="auto"/>
        </w:rPr>
        <w:t>1</w:t>
      </w:r>
      <w:r>
        <w:rPr>
          <w:b/>
          <w:bCs/>
          <w:i w:val="0"/>
          <w:iCs w:val="0"/>
          <w:color w:val="auto"/>
        </w:rPr>
        <w:t xml:space="preserve">. </w:t>
      </w:r>
      <w:r>
        <w:rPr>
          <w:i w:val="0"/>
          <w:iCs w:val="0"/>
          <w:color w:val="auto"/>
        </w:rPr>
        <w:t>Sample still image close-ups of individual sperm whales analyzed. The circle at the top left of each photograph shows the bootstrapped mean posterior probability of that individual being female (</w:t>
      </w:r>
      <w:r>
        <w:rPr>
          <w:color w:val="auto"/>
        </w:rPr>
        <w:t>P(f)</w:t>
      </w:r>
      <w:r>
        <w:rPr>
          <w:i w:val="0"/>
          <w:iCs w:val="0"/>
          <w:color w:val="auto"/>
        </w:rPr>
        <w:t>). ID number, bootstrapped mean total length in meters (</w:t>
      </w:r>
      <w:r>
        <w:rPr>
          <w:color w:val="auto"/>
        </w:rPr>
        <w:t>TL</w:t>
      </w:r>
      <w:r>
        <w:rPr>
          <w:i w:val="0"/>
          <w:iCs w:val="0"/>
          <w:color w:val="auto"/>
        </w:rPr>
        <w:t xml:space="preserve">), mean </w:t>
      </w:r>
      <w:r>
        <w:rPr>
          <w:color w:val="auto"/>
        </w:rPr>
        <w:t>NR</w:t>
      </w:r>
      <w:r>
        <w:rPr>
          <w:color w:val="auto"/>
          <w:vertAlign w:val="subscript"/>
        </w:rPr>
        <w:t>flipper</w:t>
      </w:r>
      <w:r>
        <w:rPr>
          <w:color w:val="auto"/>
        </w:rPr>
        <w:t xml:space="preserve"> </w:t>
      </w:r>
      <w:r>
        <w:rPr>
          <w:i w:val="0"/>
          <w:iCs w:val="0"/>
          <w:color w:val="auto"/>
        </w:rPr>
        <w:t xml:space="preserve">measurements, and the bootstrapped 95% CI range of </w:t>
      </w:r>
      <w:r>
        <w:rPr>
          <w:color w:val="auto"/>
        </w:rPr>
        <w:t>P(f)</w:t>
      </w:r>
      <w:r>
        <w:rPr>
          <w:i w:val="0"/>
          <w:iCs w:val="0"/>
          <w:color w:val="auto"/>
        </w:rPr>
        <w:t xml:space="preserve"> are shown below each photograph.</w:t>
      </w:r>
      <w:r w:rsidR="00D6333D">
        <w:rPr>
          <w:i w:val="0"/>
          <w:iCs w:val="0"/>
          <w:color w:val="auto"/>
        </w:rPr>
        <w:t xml:space="preserve"> Individual ID054 is observed doing a peduncle dive onto another whale, and individual ID067 is shown receiving a peduncle div</w:t>
      </w:r>
      <w:r w:rsidR="00B322AE">
        <w:rPr>
          <w:i w:val="0"/>
          <w:iCs w:val="0"/>
          <w:color w:val="auto"/>
        </w:rPr>
        <w:t>e.</w:t>
      </w:r>
    </w:p>
    <w:p w14:paraId="30249653" w14:textId="2D21E646" w:rsidR="00CB1E24" w:rsidRPr="002A0F13" w:rsidRDefault="00CB1E24" w:rsidP="00B01390">
      <w:pPr>
        <w:pStyle w:val="Title"/>
        <w:jc w:val="left"/>
      </w:pPr>
    </w:p>
    <w:sectPr w:rsidR="00CB1E24" w:rsidRPr="002A0F13" w:rsidSect="00CC308B">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Hal Whitehead" w:date="2025-09-27T11:48:00Z" w:initials="HW">
    <w:p w14:paraId="23F10A4B" w14:textId="7124AA19" w:rsidR="00CA4841" w:rsidRDefault="00CA484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3F10A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C901B6" w16cex:dateUtc="2025-09-27T14: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3F10A4B" w16cid:durableId="2CC901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7A094E" w14:textId="77777777" w:rsidR="0099095B" w:rsidRDefault="0099095B" w:rsidP="007B26A2">
      <w:pPr>
        <w:spacing w:line="240" w:lineRule="auto"/>
      </w:pPr>
      <w:r>
        <w:separator/>
      </w:r>
    </w:p>
  </w:endnote>
  <w:endnote w:type="continuationSeparator" w:id="0">
    <w:p w14:paraId="500B2973" w14:textId="77777777" w:rsidR="0099095B" w:rsidRDefault="0099095B" w:rsidP="007B2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FDC673" w14:textId="77777777" w:rsidR="0099095B" w:rsidRDefault="0099095B" w:rsidP="007B26A2">
      <w:pPr>
        <w:spacing w:line="240" w:lineRule="auto"/>
      </w:pPr>
      <w:r>
        <w:separator/>
      </w:r>
    </w:p>
  </w:footnote>
  <w:footnote w:type="continuationSeparator" w:id="0">
    <w:p w14:paraId="1E6238CA" w14:textId="77777777" w:rsidR="0099095B" w:rsidRDefault="0099095B" w:rsidP="007B26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2B0"/>
    <w:multiLevelType w:val="hybridMultilevel"/>
    <w:tmpl w:val="32B4A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B755D"/>
    <w:multiLevelType w:val="hybridMultilevel"/>
    <w:tmpl w:val="1654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593480">
    <w:abstractNumId w:val="1"/>
  </w:num>
  <w:num w:numId="2" w16cid:durableId="157419542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al Whitehead">
    <w15:presenceInfo w15:providerId="AD" w15:userId="S::hwhitehe@dal.ca::d9bf6773-906a-4701-9c5f-9758a1d041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AB"/>
    <w:rsid w:val="00046847"/>
    <w:rsid w:val="00077AC6"/>
    <w:rsid w:val="000835CB"/>
    <w:rsid w:val="0010655B"/>
    <w:rsid w:val="00131E63"/>
    <w:rsid w:val="00140A69"/>
    <w:rsid w:val="00151BE3"/>
    <w:rsid w:val="00176256"/>
    <w:rsid w:val="00184DC4"/>
    <w:rsid w:val="001A789C"/>
    <w:rsid w:val="00233F82"/>
    <w:rsid w:val="00242058"/>
    <w:rsid w:val="00274ECF"/>
    <w:rsid w:val="00285BDB"/>
    <w:rsid w:val="002A0F13"/>
    <w:rsid w:val="002E224C"/>
    <w:rsid w:val="00314973"/>
    <w:rsid w:val="00325FE2"/>
    <w:rsid w:val="00327714"/>
    <w:rsid w:val="00341424"/>
    <w:rsid w:val="00377242"/>
    <w:rsid w:val="00377305"/>
    <w:rsid w:val="003E394A"/>
    <w:rsid w:val="003E4615"/>
    <w:rsid w:val="00406431"/>
    <w:rsid w:val="004178B1"/>
    <w:rsid w:val="0042139F"/>
    <w:rsid w:val="00447F3D"/>
    <w:rsid w:val="00470F5B"/>
    <w:rsid w:val="0048053E"/>
    <w:rsid w:val="00493B99"/>
    <w:rsid w:val="004C2017"/>
    <w:rsid w:val="004C5CA9"/>
    <w:rsid w:val="004F4268"/>
    <w:rsid w:val="00506530"/>
    <w:rsid w:val="00507F27"/>
    <w:rsid w:val="005108C4"/>
    <w:rsid w:val="0053591C"/>
    <w:rsid w:val="005463BE"/>
    <w:rsid w:val="00587543"/>
    <w:rsid w:val="005A74E8"/>
    <w:rsid w:val="005F47AB"/>
    <w:rsid w:val="00637EDD"/>
    <w:rsid w:val="00642A1E"/>
    <w:rsid w:val="00677E42"/>
    <w:rsid w:val="006D0BF9"/>
    <w:rsid w:val="0071485D"/>
    <w:rsid w:val="007153AF"/>
    <w:rsid w:val="00716649"/>
    <w:rsid w:val="0074645D"/>
    <w:rsid w:val="0075034B"/>
    <w:rsid w:val="00764337"/>
    <w:rsid w:val="007A5D80"/>
    <w:rsid w:val="007B26A2"/>
    <w:rsid w:val="007D079E"/>
    <w:rsid w:val="00816118"/>
    <w:rsid w:val="00841ECC"/>
    <w:rsid w:val="00847238"/>
    <w:rsid w:val="00862DB6"/>
    <w:rsid w:val="00871F70"/>
    <w:rsid w:val="008A5D71"/>
    <w:rsid w:val="008C7903"/>
    <w:rsid w:val="008D1B25"/>
    <w:rsid w:val="00947296"/>
    <w:rsid w:val="00976BBF"/>
    <w:rsid w:val="0099095B"/>
    <w:rsid w:val="009A4E7C"/>
    <w:rsid w:val="009B5FE3"/>
    <w:rsid w:val="009C194C"/>
    <w:rsid w:val="009D3397"/>
    <w:rsid w:val="00A141FA"/>
    <w:rsid w:val="00A2254D"/>
    <w:rsid w:val="00A25B45"/>
    <w:rsid w:val="00A37D6C"/>
    <w:rsid w:val="00A72D71"/>
    <w:rsid w:val="00A77840"/>
    <w:rsid w:val="00A9711D"/>
    <w:rsid w:val="00AB2C31"/>
    <w:rsid w:val="00AC025E"/>
    <w:rsid w:val="00AF071C"/>
    <w:rsid w:val="00B01390"/>
    <w:rsid w:val="00B078CD"/>
    <w:rsid w:val="00B2445A"/>
    <w:rsid w:val="00B322AE"/>
    <w:rsid w:val="00B34743"/>
    <w:rsid w:val="00B52041"/>
    <w:rsid w:val="00B54F3C"/>
    <w:rsid w:val="00B614C5"/>
    <w:rsid w:val="00B621AC"/>
    <w:rsid w:val="00B818CD"/>
    <w:rsid w:val="00B91B75"/>
    <w:rsid w:val="00BD66C2"/>
    <w:rsid w:val="00BF470D"/>
    <w:rsid w:val="00C17244"/>
    <w:rsid w:val="00C225C5"/>
    <w:rsid w:val="00C3441B"/>
    <w:rsid w:val="00C4507D"/>
    <w:rsid w:val="00C77D2D"/>
    <w:rsid w:val="00CA00BD"/>
    <w:rsid w:val="00CA4841"/>
    <w:rsid w:val="00CA7BB7"/>
    <w:rsid w:val="00CB1E24"/>
    <w:rsid w:val="00CC308B"/>
    <w:rsid w:val="00D16D70"/>
    <w:rsid w:val="00D23F1C"/>
    <w:rsid w:val="00D6333D"/>
    <w:rsid w:val="00DC624B"/>
    <w:rsid w:val="00E478F4"/>
    <w:rsid w:val="00E6634B"/>
    <w:rsid w:val="00E73DAB"/>
    <w:rsid w:val="00EA082B"/>
    <w:rsid w:val="00EF35A2"/>
    <w:rsid w:val="00F23F58"/>
    <w:rsid w:val="00F53D02"/>
    <w:rsid w:val="00F71032"/>
    <w:rsid w:val="00F8373D"/>
    <w:rsid w:val="00FC341A"/>
    <w:rsid w:val="00FF0E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BB31E2"/>
  <w15:chartTrackingRefBased/>
  <w15:docId w15:val="{6770BF95-BF42-8049-A4F7-08F73BE8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F27"/>
    <w:pPr>
      <w:spacing w:line="276" w:lineRule="auto"/>
    </w:pPr>
    <w:rPr>
      <w:rFonts w:ascii="Times New Roman" w:hAnsi="Times New Roman" w:cs="Times New Roman"/>
      <w:sz w:val="22"/>
      <w:szCs w:val="22"/>
    </w:rPr>
  </w:style>
  <w:style w:type="paragraph" w:styleId="Heading1">
    <w:name w:val="heading 1"/>
    <w:basedOn w:val="Normal"/>
    <w:next w:val="Normal"/>
    <w:link w:val="Heading1Char"/>
    <w:uiPriority w:val="9"/>
    <w:qFormat/>
    <w:rsid w:val="00507F27"/>
    <w:pPr>
      <w:outlineLvl w:val="0"/>
    </w:pPr>
    <w:rPr>
      <w:b/>
      <w:bCs/>
    </w:rPr>
  </w:style>
  <w:style w:type="paragraph" w:styleId="Heading2">
    <w:name w:val="heading 2"/>
    <w:basedOn w:val="Normal"/>
    <w:next w:val="Normal"/>
    <w:link w:val="Heading2Char"/>
    <w:uiPriority w:val="9"/>
    <w:semiHidden/>
    <w:unhideWhenUsed/>
    <w:qFormat/>
    <w:rsid w:val="00E73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D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D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D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D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ublicationFormat">
    <w:name w:val="Publication_Format"/>
    <w:basedOn w:val="TableNormal"/>
    <w:uiPriority w:val="99"/>
    <w:rsid w:val="00A25B45"/>
    <w:pPr>
      <w:jc w:val="center"/>
    </w:pPr>
    <w:tblPr>
      <w:tblBorders>
        <w:top w:val="single" w:sz="4" w:space="0" w:color="auto"/>
        <w:bottom w:val="single" w:sz="4" w:space="0" w:color="auto"/>
      </w:tblBorders>
    </w:tblPr>
    <w:tcPr>
      <w:vAlign w:val="center"/>
    </w:tcPr>
    <w:tblStylePr w:type="firstRow">
      <w:pPr>
        <w:jc w:val="center"/>
      </w:pPr>
      <w:rPr>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table" w:customStyle="1" w:styleId="Publication1">
    <w:name w:val="Publication1"/>
    <w:basedOn w:val="TableNormal"/>
    <w:uiPriority w:val="99"/>
    <w:rsid w:val="00A25B45"/>
    <w:pPr>
      <w:jc w:val="center"/>
    </w:pPr>
    <w:rPr>
      <w:rFonts w:ascii="Times New Roman" w:hAnsi="Times New Roman"/>
      <w:lang w:val="en-US"/>
    </w:rPr>
    <w:tblPr>
      <w:tblBorders>
        <w:bottom w:val="single" w:sz="4" w:space="0" w:color="auto"/>
      </w:tblBorders>
    </w:tblPr>
    <w:tcPr>
      <w:vAlign w:val="center"/>
    </w:tcPr>
    <w:tblStylePr w:type="firstRow">
      <w:rPr>
        <w:rFonts w:ascii="Times New Roman" w:hAnsi="Times New Roman"/>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character" w:customStyle="1" w:styleId="Heading1Char">
    <w:name w:val="Heading 1 Char"/>
    <w:basedOn w:val="DefaultParagraphFont"/>
    <w:link w:val="Heading1"/>
    <w:uiPriority w:val="9"/>
    <w:rsid w:val="00507F27"/>
    <w:rPr>
      <w:rFonts w:ascii="Times New Roman" w:hAnsi="Times New Roman" w:cs="Times New Roman"/>
      <w:b/>
      <w:bCs/>
      <w:sz w:val="22"/>
      <w:szCs w:val="22"/>
    </w:rPr>
  </w:style>
  <w:style w:type="character" w:customStyle="1" w:styleId="Heading2Char">
    <w:name w:val="Heading 2 Char"/>
    <w:basedOn w:val="DefaultParagraphFont"/>
    <w:link w:val="Heading2"/>
    <w:uiPriority w:val="9"/>
    <w:semiHidden/>
    <w:rsid w:val="00E73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DAB"/>
    <w:rPr>
      <w:rFonts w:eastAsiaTheme="majorEastAsia" w:cstheme="majorBidi"/>
      <w:color w:val="272727" w:themeColor="text1" w:themeTint="D8"/>
    </w:rPr>
  </w:style>
  <w:style w:type="paragraph" w:styleId="Title">
    <w:name w:val="Title"/>
    <w:basedOn w:val="Normal"/>
    <w:next w:val="Normal"/>
    <w:link w:val="TitleChar"/>
    <w:uiPriority w:val="10"/>
    <w:qFormat/>
    <w:rsid w:val="00507F27"/>
    <w:pPr>
      <w:spacing w:after="80"/>
      <w:contextualSpacing/>
      <w:jc w:val="center"/>
    </w:pPr>
    <w:rPr>
      <w:rFonts w:eastAsiaTheme="majorEastAsia"/>
      <w:b/>
      <w:bCs/>
      <w:spacing w:val="-10"/>
      <w:kern w:val="28"/>
      <w:sz w:val="24"/>
      <w:szCs w:val="24"/>
    </w:rPr>
  </w:style>
  <w:style w:type="character" w:customStyle="1" w:styleId="TitleChar">
    <w:name w:val="Title Char"/>
    <w:basedOn w:val="DefaultParagraphFont"/>
    <w:link w:val="Title"/>
    <w:uiPriority w:val="10"/>
    <w:rsid w:val="00507F27"/>
    <w:rPr>
      <w:rFonts w:ascii="Times New Roman" w:eastAsiaTheme="majorEastAsia" w:hAnsi="Times New Roman" w:cs="Times New Roman"/>
      <w:b/>
      <w:bCs/>
      <w:spacing w:val="-10"/>
      <w:kern w:val="28"/>
    </w:rPr>
  </w:style>
  <w:style w:type="paragraph" w:styleId="Subtitle">
    <w:name w:val="Subtitle"/>
    <w:basedOn w:val="Title"/>
    <w:next w:val="Normal"/>
    <w:link w:val="SubtitleChar"/>
    <w:uiPriority w:val="11"/>
    <w:qFormat/>
    <w:rsid w:val="00507F27"/>
    <w:rPr>
      <w:b w:val="0"/>
      <w:bCs w:val="0"/>
      <w:i/>
      <w:iCs/>
      <w:sz w:val="22"/>
      <w:szCs w:val="22"/>
    </w:rPr>
  </w:style>
  <w:style w:type="character" w:customStyle="1" w:styleId="SubtitleChar">
    <w:name w:val="Subtitle Char"/>
    <w:basedOn w:val="DefaultParagraphFont"/>
    <w:link w:val="Subtitle"/>
    <w:uiPriority w:val="11"/>
    <w:rsid w:val="00507F27"/>
    <w:rPr>
      <w:rFonts w:ascii="Times New Roman" w:eastAsiaTheme="majorEastAsia" w:hAnsi="Times New Roman" w:cs="Times New Roman"/>
      <w:i/>
      <w:iCs/>
      <w:spacing w:val="-10"/>
      <w:kern w:val="28"/>
      <w:sz w:val="22"/>
      <w:szCs w:val="22"/>
    </w:rPr>
  </w:style>
  <w:style w:type="paragraph" w:styleId="Quote">
    <w:name w:val="Quote"/>
    <w:basedOn w:val="Normal"/>
    <w:next w:val="Normal"/>
    <w:link w:val="QuoteChar"/>
    <w:uiPriority w:val="29"/>
    <w:qFormat/>
    <w:rsid w:val="00E73D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3DAB"/>
    <w:rPr>
      <w:i/>
      <w:iCs/>
      <w:color w:val="404040" w:themeColor="text1" w:themeTint="BF"/>
    </w:rPr>
  </w:style>
  <w:style w:type="paragraph" w:styleId="ListParagraph">
    <w:name w:val="List Paragraph"/>
    <w:basedOn w:val="Normal"/>
    <w:uiPriority w:val="34"/>
    <w:qFormat/>
    <w:rsid w:val="00E73DAB"/>
    <w:pPr>
      <w:ind w:left="720"/>
      <w:contextualSpacing/>
    </w:pPr>
  </w:style>
  <w:style w:type="character" w:styleId="IntenseEmphasis">
    <w:name w:val="Intense Emphasis"/>
    <w:basedOn w:val="DefaultParagraphFont"/>
    <w:uiPriority w:val="21"/>
    <w:qFormat/>
    <w:rsid w:val="00E73DAB"/>
    <w:rPr>
      <w:i/>
      <w:iCs/>
      <w:color w:val="0F4761" w:themeColor="accent1" w:themeShade="BF"/>
    </w:rPr>
  </w:style>
  <w:style w:type="paragraph" w:styleId="IntenseQuote">
    <w:name w:val="Intense Quote"/>
    <w:basedOn w:val="Normal"/>
    <w:next w:val="Normal"/>
    <w:link w:val="IntenseQuoteChar"/>
    <w:uiPriority w:val="30"/>
    <w:qFormat/>
    <w:rsid w:val="00E73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DAB"/>
    <w:rPr>
      <w:i/>
      <w:iCs/>
      <w:color w:val="0F4761" w:themeColor="accent1" w:themeShade="BF"/>
    </w:rPr>
  </w:style>
  <w:style w:type="character" w:styleId="IntenseReference">
    <w:name w:val="Intense Reference"/>
    <w:basedOn w:val="DefaultParagraphFont"/>
    <w:uiPriority w:val="32"/>
    <w:qFormat/>
    <w:rsid w:val="00E73DAB"/>
    <w:rPr>
      <w:b/>
      <w:bCs/>
      <w:smallCaps/>
      <w:color w:val="0F4761" w:themeColor="accent1" w:themeShade="BF"/>
      <w:spacing w:val="5"/>
    </w:rPr>
  </w:style>
  <w:style w:type="character" w:styleId="CommentReference">
    <w:name w:val="annotation reference"/>
    <w:basedOn w:val="DefaultParagraphFont"/>
    <w:uiPriority w:val="99"/>
    <w:semiHidden/>
    <w:unhideWhenUsed/>
    <w:rsid w:val="00CB1E24"/>
    <w:rPr>
      <w:sz w:val="16"/>
      <w:szCs w:val="16"/>
    </w:rPr>
  </w:style>
  <w:style w:type="paragraph" w:styleId="CommentText">
    <w:name w:val="annotation text"/>
    <w:basedOn w:val="Normal"/>
    <w:link w:val="CommentTextChar"/>
    <w:uiPriority w:val="99"/>
    <w:unhideWhenUsed/>
    <w:rsid w:val="00CB1E24"/>
    <w:pPr>
      <w:spacing w:after="160"/>
    </w:pPr>
    <w:rPr>
      <w:kern w:val="2"/>
      <w:sz w:val="20"/>
      <w:szCs w:val="20"/>
      <w14:ligatures w14:val="standardContextual"/>
    </w:rPr>
  </w:style>
  <w:style w:type="character" w:customStyle="1" w:styleId="CommentTextChar">
    <w:name w:val="Comment Text Char"/>
    <w:basedOn w:val="DefaultParagraphFont"/>
    <w:link w:val="CommentText"/>
    <w:uiPriority w:val="99"/>
    <w:rsid w:val="00CB1E24"/>
    <w:rPr>
      <w:rFonts w:ascii="Times New Roman" w:hAnsi="Times New Roman" w:cs="Times New Roman"/>
      <w:kern w:val="2"/>
      <w:sz w:val="20"/>
      <w:szCs w:val="20"/>
      <w14:ligatures w14:val="standardContextual"/>
    </w:rPr>
  </w:style>
  <w:style w:type="paragraph" w:styleId="Caption">
    <w:name w:val="caption"/>
    <w:basedOn w:val="Normal"/>
    <w:next w:val="Normal"/>
    <w:uiPriority w:val="35"/>
    <w:unhideWhenUsed/>
    <w:qFormat/>
    <w:rsid w:val="00CB1E24"/>
    <w:pPr>
      <w:spacing w:after="200"/>
    </w:pPr>
    <w:rPr>
      <w:i/>
      <w:iCs/>
      <w:color w:val="0E2841" w:themeColor="text2"/>
      <w:kern w:val="2"/>
      <w:sz w:val="18"/>
      <w:szCs w:val="18"/>
      <w14:ligatures w14:val="standardContextual"/>
    </w:rPr>
  </w:style>
  <w:style w:type="table" w:styleId="PlainTable4">
    <w:name w:val="Plain Table 4"/>
    <w:basedOn w:val="TableNormal"/>
    <w:uiPriority w:val="44"/>
    <w:rsid w:val="00CB1E24"/>
    <w:rPr>
      <w:kern w:val="2"/>
      <w:sz w:val="22"/>
      <w:szCs w:val="22"/>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225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78C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B26A2"/>
    <w:pPr>
      <w:tabs>
        <w:tab w:val="center" w:pos="4680"/>
        <w:tab w:val="right" w:pos="9360"/>
      </w:tabs>
      <w:spacing w:line="240" w:lineRule="auto"/>
    </w:pPr>
  </w:style>
  <w:style w:type="character" w:customStyle="1" w:styleId="HeaderChar">
    <w:name w:val="Header Char"/>
    <w:basedOn w:val="DefaultParagraphFont"/>
    <w:link w:val="Header"/>
    <w:uiPriority w:val="99"/>
    <w:rsid w:val="007B26A2"/>
    <w:rPr>
      <w:rFonts w:ascii="Times New Roman" w:hAnsi="Times New Roman" w:cs="Times New Roman"/>
      <w:sz w:val="22"/>
      <w:szCs w:val="22"/>
    </w:rPr>
  </w:style>
  <w:style w:type="paragraph" w:styleId="Footer">
    <w:name w:val="footer"/>
    <w:basedOn w:val="Normal"/>
    <w:link w:val="FooterChar"/>
    <w:uiPriority w:val="99"/>
    <w:unhideWhenUsed/>
    <w:rsid w:val="007B26A2"/>
    <w:pPr>
      <w:tabs>
        <w:tab w:val="center" w:pos="4680"/>
        <w:tab w:val="right" w:pos="9360"/>
      </w:tabs>
      <w:spacing w:line="240" w:lineRule="auto"/>
    </w:pPr>
  </w:style>
  <w:style w:type="character" w:customStyle="1" w:styleId="FooterChar">
    <w:name w:val="Footer Char"/>
    <w:basedOn w:val="DefaultParagraphFont"/>
    <w:link w:val="Footer"/>
    <w:uiPriority w:val="99"/>
    <w:rsid w:val="007B26A2"/>
    <w:rPr>
      <w:rFonts w:ascii="Times New Roman" w:hAnsi="Times New Roman" w:cs="Times New Roman"/>
      <w:sz w:val="22"/>
      <w:szCs w:val="22"/>
    </w:rPr>
  </w:style>
  <w:style w:type="paragraph" w:styleId="CommentSubject">
    <w:name w:val="annotation subject"/>
    <w:basedOn w:val="CommentText"/>
    <w:next w:val="CommentText"/>
    <w:link w:val="CommentSubjectChar"/>
    <w:uiPriority w:val="99"/>
    <w:semiHidden/>
    <w:unhideWhenUsed/>
    <w:rsid w:val="00CA4841"/>
    <w:pPr>
      <w:spacing w:after="0" w:line="240" w:lineRule="auto"/>
    </w:pPr>
    <w:rPr>
      <w:b/>
      <w:bCs/>
      <w:kern w:val="0"/>
      <w14:ligatures w14:val="none"/>
    </w:rPr>
  </w:style>
  <w:style w:type="character" w:customStyle="1" w:styleId="CommentSubjectChar">
    <w:name w:val="Comment Subject Char"/>
    <w:basedOn w:val="CommentTextChar"/>
    <w:link w:val="CommentSubject"/>
    <w:uiPriority w:val="99"/>
    <w:semiHidden/>
    <w:rsid w:val="00CA4841"/>
    <w:rPr>
      <w:rFonts w:ascii="Times New Roman" w:hAnsi="Times New Roman" w:cs="Times New Roman"/>
      <w:b/>
      <w:bCs/>
      <w:kern w:val="2"/>
      <w:sz w:val="20"/>
      <w:szCs w:val="20"/>
      <w14:ligatures w14:val="standardContextual"/>
    </w:rPr>
  </w:style>
  <w:style w:type="paragraph" w:styleId="Revision">
    <w:name w:val="Revision"/>
    <w:hidden/>
    <w:uiPriority w:val="99"/>
    <w:semiHidden/>
    <w:rsid w:val="00CA4841"/>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ACB5C-6ABE-4866-8838-AFA99399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9</Pages>
  <Words>1568</Words>
  <Characters>8940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Eguiguren</dc:creator>
  <cp:keywords/>
  <dc:description/>
  <cp:lastModifiedBy>Hal Whitehead</cp:lastModifiedBy>
  <cp:revision>56</cp:revision>
  <dcterms:created xsi:type="dcterms:W3CDTF">2025-07-10T22:52:00Z</dcterms:created>
  <dcterms:modified xsi:type="dcterms:W3CDTF">2025-09-27T14:53:00Z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9cdb4f9d-a9ad-4a7d-a3fe-7b4839b4627c</vt:lpwstr>
  </property>
</Properties>
</file>