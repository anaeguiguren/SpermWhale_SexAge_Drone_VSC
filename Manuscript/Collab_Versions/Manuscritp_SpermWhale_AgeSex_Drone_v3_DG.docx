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commentRangeStart w:id="2"/>
      <w:r>
        <w:rPr>
          <w:rFonts w:cs="Times New Roman"/>
        </w:rPr>
        <w:lastRenderedPageBreak/>
        <w:t xml:space="preserve">ABSTRACT </w:t>
      </w:r>
      <w:commentRangeEnd w:id="2"/>
      <w:r>
        <w:rPr>
          <w:rStyle w:val="CommentReference"/>
          <w:rFonts w:eastAsiaTheme="minorHAnsi" w:cs="Times New Roman"/>
          <w:b w:val="0"/>
          <w:bCs w:val="0"/>
        </w:rPr>
        <w:commentReference w:id="2"/>
      </w:r>
    </w:p>
    <w:p w14:paraId="73ADEA4F" w14:textId="08F96E16" w:rsidR="00B67D3F" w:rsidRPr="00B67D3F" w:rsidRDefault="00B67D3F" w:rsidP="00B67D3F">
      <w:r>
        <w:rPr>
          <w:b/>
          <w:bCs/>
          <w:i/>
          <w:iCs/>
        </w:rPr>
        <w:t>Keywords</w:t>
      </w:r>
      <w:r>
        <w:t xml:space="preserve"> (up to 6)</w:t>
      </w:r>
    </w:p>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3B304C99"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w:t>
      </w:r>
      <w:r w:rsidR="00764DF1">
        <w:t>in</w:t>
      </w:r>
      <w:r w:rsidR="00764DF1" w:rsidRPr="00207D2A">
        <w:t xml:space="preserve">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commentRangeStart w:id="3"/>
      <w:r w:rsidR="005306CA" w:rsidRPr="00207D2A">
        <w:fldChar w:fldCharType="begin"/>
      </w:r>
      <w:r w:rsidR="00DC1D0D">
        <w:instrText xml:space="preserve"> ADDIN ZOTERO_ITEM CSL_CITATION {"citationID":"a1t5hug5dr2","properties":{"formattedCitation":"\\super 1\\uc0\\u8211{}3\\nosupersub{}","plainCitation":"1–3","noteIndex":0},"citationItems":[{"id":57,"uris":["http://zotero.org/users/5395629/items/WRP5IGCB"],"itemData":{"id":57,"type":"article-journal","container-title":"Wildlife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DC1D0D" w:rsidRPr="00DC1D0D">
        <w:rPr>
          <w:kern w:val="0"/>
          <w:szCs w:val="24"/>
          <w:vertAlign w:val="superscript"/>
          <w:lang w:val="en-US"/>
        </w:rPr>
        <w:t>1–3</w:t>
      </w:r>
      <w:r w:rsidR="005306CA" w:rsidRPr="00207D2A">
        <w:fldChar w:fldCharType="end"/>
      </w:r>
      <w:commentRangeEnd w:id="3"/>
      <w:r w:rsidR="002543CD">
        <w:rPr>
          <w:rStyle w:val="CommentReference"/>
        </w:rPr>
        <w:commentReference w:id="3"/>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del w:id="4" w:author="Hal Whitehead" w:date="2025-09-27T08:18:00Z">
        <w:r w:rsidR="00B10704" w:rsidRPr="00207D2A" w:rsidDel="00764DF1">
          <w:delText xml:space="preserve"> </w:delText>
        </w:r>
      </w:del>
      <w:r w:rsidR="00CA494E" w:rsidRPr="00207D2A">
        <w:rPr>
          <w:highlight w:val="yellow"/>
        </w:rPr>
        <w:fldChar w:fldCharType="begin"/>
      </w:r>
      <w:r w:rsidR="00DC1D0D">
        <w:rPr>
          <w:highlight w:val="yellow"/>
        </w:rPr>
        <w:instrText xml:space="preserve"> ADDIN ZOTERO_ITEM CSL_CITATION {"citationID":"a23sblo7bm1","properties":{"formattedCitation":"\\super 4\\nosupersub{}","plainCitation":"4","noteIndex":0},"citationItems":[{"id":56,"uris":["http://zotero.org/users/5395629/items/BYT8KKVZ"],"itemData":{"id":56,"type":"article-journal","abstract":"Although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DC1D0D" w:rsidRPr="00DC1D0D">
        <w:rPr>
          <w:kern w:val="0"/>
          <w:szCs w:val="24"/>
          <w:vertAlign w:val="superscript"/>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5"/>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5"/>
      <w:r w:rsidR="00D453AC">
        <w:rPr>
          <w:rStyle w:val="CommentReference"/>
        </w:rPr>
        <w:commentReference w:id="5"/>
      </w:r>
      <w:r w:rsidR="00D453AC">
        <w:t xml:space="preserve">. </w:t>
      </w:r>
      <w:del w:id="6" w:author="David Gaspard" w:date="2025-10-08T16:35:00Z">
        <w:r w:rsidR="00D453AC" w:rsidDel="0039636A">
          <w:delText>But</w:delText>
        </w:r>
      </w:del>
      <w:ins w:id="7" w:author="David Gaspard" w:date="2025-10-08T16:35:00Z">
        <w:r w:rsidR="0039636A">
          <w:t>However</w:t>
        </w:r>
      </w:ins>
      <w:r w:rsidR="00D453AC">
        <w:t xml:space="preserve">, </w:t>
      </w:r>
      <w:commentRangeStart w:id="8"/>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8"/>
      <w:r w:rsidR="00D453AC">
        <w:rPr>
          <w:rStyle w:val="CommentReference"/>
        </w:rPr>
        <w:commentReference w:id="8"/>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C8340B" w:rsidRPr="00207D2A">
        <w:fldChar w:fldCharType="begin"/>
      </w:r>
      <w:r w:rsidR="00DC1D0D">
        <w:instrText xml:space="preserve"> ADDIN ZOTERO_ITEM CSL_CITATION {"citationID":"a8325d3smc","properties":{"formattedCitation":"\\super 5\\nosupersub{}","plainCitation":"5","noteIndex":0},"citationItems":[{"id":53,"uris":["http://zotero.org/users/5395629/items/69QWKVR2"],"itemData":{"id":53,"type":"article-journal","abstract":"Various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DC1D0D" w:rsidRPr="00DC1D0D">
        <w:rPr>
          <w:kern w:val="0"/>
          <w:szCs w:val="24"/>
          <w:vertAlign w:val="superscript"/>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9"/>
      <w:commentRangeStart w:id="10"/>
      <w:commentRangeStart w:id="11"/>
      <w:r w:rsidR="00096326" w:rsidRPr="00207D2A">
        <w:t>relatively</w:t>
      </w:r>
      <w:ins w:id="12" w:author="David Gaspard" w:date="2025-10-08T16:36:00Z">
        <w:r w:rsidR="0039636A">
          <w:t xml:space="preserve"> costly</w:t>
        </w:r>
      </w:ins>
      <w:r w:rsidR="009E712A">
        <w:t>/invasive</w:t>
      </w:r>
      <w:r w:rsidR="00096326" w:rsidRPr="00207D2A">
        <w:t xml:space="preserve"> </w:t>
      </w:r>
      <w:del w:id="13" w:author="David Gaspard" w:date="2025-10-08T16:36:00Z">
        <w:r w:rsidR="00470354" w:rsidRPr="00207D2A" w:rsidDel="0039636A">
          <w:delText>costly</w:delText>
        </w:r>
        <w:r w:rsidR="00470B35" w:rsidRPr="00207D2A" w:rsidDel="0039636A">
          <w:delText xml:space="preserve"> </w:delText>
        </w:r>
      </w:del>
      <w:r w:rsidR="00A81206" w:rsidRPr="00207D2A">
        <w:t>molecular</w:t>
      </w:r>
      <w:r w:rsidR="00470B35" w:rsidRPr="00207D2A">
        <w:t xml:space="preserve"> </w:t>
      </w:r>
      <w:r w:rsidR="00A81206" w:rsidRPr="00207D2A">
        <w:t xml:space="preserve">analyses </w:t>
      </w:r>
      <w:commentRangeEnd w:id="9"/>
      <w:r w:rsidR="00F266FF">
        <w:rPr>
          <w:rStyle w:val="CommentReference"/>
        </w:rPr>
        <w:commentReference w:id="9"/>
      </w:r>
      <w:commentRangeEnd w:id="10"/>
      <w:r w:rsidR="00D46654">
        <w:rPr>
          <w:rStyle w:val="CommentReference"/>
        </w:rPr>
        <w:commentReference w:id="10"/>
      </w:r>
      <w:commentRangeEnd w:id="11"/>
      <w:r w:rsidR="00CB5A4C">
        <w:rPr>
          <w:rStyle w:val="CommentReference"/>
        </w:rPr>
        <w:commentReference w:id="11"/>
      </w:r>
      <w:r w:rsidR="00470B35" w:rsidRPr="00207D2A">
        <w:t xml:space="preserve">of samples collected </w:t>
      </w:r>
      <w:r w:rsidR="0061386D" w:rsidRPr="00207D2A">
        <w:t>using variably invasive techniques</w:t>
      </w:r>
      <w:r w:rsidR="0061386D" w:rsidRPr="00207D2A">
        <w:fldChar w:fldCharType="begin"/>
      </w:r>
      <w:r w:rsidR="00DC1D0D">
        <w:instrText xml:space="preserve"> ADDIN ZOTERO_ITEM CSL_CITATION {"citationID":"ap1e9ge7hb","properties":{"formattedCitation":"\\super 6\\nosupersub{}","plainCitation":"6","noteIndex":0},"citationItems":[{"id":55,"uris":["http://zotero.org/users/5395629/items/ZW9WTCWE"],"itemData":{"id":55,"type":"article-journal","abstract":"A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DC1D0D" w:rsidRPr="00DC1D0D">
        <w:rPr>
          <w:kern w:val="0"/>
          <w:szCs w:val="24"/>
          <w:vertAlign w:val="superscript"/>
          <w:lang w:val="en-US"/>
        </w:rPr>
        <w:t>6</w:t>
      </w:r>
      <w:r w:rsidR="0061386D" w:rsidRPr="00207D2A">
        <w:fldChar w:fldCharType="end"/>
      </w:r>
      <w:r w:rsidR="00470B35" w:rsidRPr="00207D2A">
        <w:t xml:space="preserve">. </w:t>
      </w:r>
    </w:p>
    <w:p w14:paraId="55347759" w14:textId="2B4D1091"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20338D">
        <w:instrText xml:space="preserve"> ADDIN ZOTERO_ITEM CSL_CITATION {"citationID":"a27pn8lnvq4","properties":{"formattedCitation":"\\super 7,8\\nosupersub{}","plainCitation":"7,8","noteIndex":0},"citationItems":[{"id":870,"uris":["http://zotero.org/users/5395629/items/QGP6SSX7"],"itemData":{"id":870,"type":"article-journal","container-title":"Animal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20338D" w:rsidRPr="0020338D">
        <w:rPr>
          <w:kern w:val="0"/>
          <w:szCs w:val="24"/>
          <w:vertAlign w:val="superscript"/>
          <w:lang w:val="en-US"/>
        </w:rPr>
        <w:t>7,8</w:t>
      </w:r>
      <w:r w:rsidR="006571AA" w:rsidRPr="00207D2A">
        <w:fldChar w:fldCharType="end"/>
      </w:r>
      <w:r w:rsidR="0020338D">
        <w:t>)</w:t>
      </w:r>
      <w:r w:rsidR="00602E0E" w:rsidRPr="00207D2A">
        <w:t xml:space="preserve">. </w:t>
      </w:r>
    </w:p>
    <w:p w14:paraId="13A48FAA" w14:textId="7B1A7380"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t>
      </w:r>
      <w:r w:rsidR="008E3BC8" w:rsidRPr="00207D2A">
        <w:lastRenderedPageBreak/>
        <w:t>wellbeing</w:t>
      </w:r>
      <w:r w:rsidR="00D378B4" w:rsidRPr="00207D2A">
        <w:fldChar w:fldCharType="begin"/>
      </w:r>
      <w:r w:rsidR="00DC1D0D">
        <w:instrText xml:space="preserve"> ADDIN ZOTERO_ITEM CSL_CITATION {"citationID":"a24rf2l0hp8","properties":{"formattedCitation":"\\super 9\\uc0\\u8211{}11\\nosupersub{}","plainCitation":"9–11","noteIndex":0},"citationItems":[{"id":181,"uris":["http://zotero.org/users/5395629/items/INAAHVJQ"],"itemData":{"id":181,"type":"article-journal","abstract":"Small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C1D0D" w:rsidRPr="00DC1D0D">
        <w:rPr>
          <w:kern w:val="0"/>
          <w:szCs w:val="24"/>
          <w:vertAlign w:val="superscript"/>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fldChar w:fldCharType="begin"/>
      </w:r>
      <w:r w:rsidR="00DC1D0D">
        <w:instrText xml:space="preserve"> ADDIN ZOTERO_ITEM CSL_CITATION {"citationID":"ajvoe2r2fk","properties":{"formattedCitation":"\\super 12\\nosupersub{}","plainCitation":"12","noteIndex":0},"citationItems":[{"id":1841,"uris":["http://zotero.org/users/5395629/items/FS5SDB2C"],"itemData":{"id":1841,"type":"article-journal","abstract":"Assessing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C1D0D" w:rsidRPr="00DC1D0D">
        <w:rPr>
          <w:kern w:val="0"/>
          <w:szCs w:val="24"/>
          <w:vertAlign w:val="superscript"/>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D378B4" w:rsidRPr="00207D2A">
        <w:fldChar w:fldCharType="begin"/>
      </w:r>
      <w:r w:rsidR="00DC1D0D">
        <w:instrText xml:space="preserve"> ADDIN ZOTERO_ITEM CSL_CITATION {"citationID":"aav03u121e","properties":{"formattedCitation":"\\super 13\\uc0\\u8211{}15\\nosupersub{}","plainCitation":"13–15","noteIndex":0},"citationItems":[{"id":33,"uris":["http://zotero.org/users/5395629/items/52UHIPB3"],"itemData":{"id":33,"type":"article-journal","abstract":"Data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DC1D0D" w:rsidRPr="00DC1D0D">
        <w:rPr>
          <w:kern w:val="0"/>
          <w:szCs w:val="24"/>
          <w:vertAlign w:val="superscript"/>
          <w:lang w:val="en-US"/>
        </w:rPr>
        <w:t>13–15</w:t>
      </w:r>
      <w:r w:rsidR="00D378B4" w:rsidRPr="00207D2A">
        <w:fldChar w:fldCharType="end"/>
      </w:r>
      <w:r w:rsidR="00D378B4" w:rsidRPr="00427786">
        <w:t xml:space="preserve">. </w:t>
      </w:r>
    </w:p>
    <w:p w14:paraId="254C5E27" w14:textId="544490E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off the Galápagos Islands have been the focus of a multi-decade research project spanning 1985 - 2023</w:t>
      </w:r>
      <w:r w:rsidRPr="00207D2A">
        <w:fldChar w:fldCharType="begin"/>
      </w:r>
      <w:r w:rsidR="00DC1D0D">
        <w:instrText xml:space="preserve"> ADDIN ZOTERO_ITEM CSL_CITATION {"citationID":"a1f5denv53r","properties":{"formattedCitation":"\\super 16,17\\nosupersub{}","plainCitation":"16,17","noteIndex":0},"citationItems":[{"id":1923,"uris":["http://zotero.org/users/5395629/items/SESHYUGF"],"itemData":{"id":1923,"type":"book","event-place":"Chicago,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w:t>
      </w:r>
      <w:r w:rsidRPr="00207D2A">
        <w:fldChar w:fldCharType="end"/>
      </w:r>
      <w:r w:rsidRPr="00207D2A">
        <w:t>. Because sperm whales in the region are highly mobile</w:t>
      </w:r>
      <w:r w:rsidR="00C16AC2">
        <w:fldChar w:fldCharType="begin"/>
      </w:r>
      <w:r w:rsidR="00DC1D0D">
        <w:instrText xml:space="preserve"> ADDIN ZOTERO_ITEM CSL_CITATION {"citationID":"a2239mq4f39","properties":{"formattedCitation":"\\super 18\\nosupersub{}","plainCitation":"18","noteIndex":0},"citationItems":[{"id":506,"uris":["http://zotero.org/users/5395629/items/I6FUM4F8"],"itemData":{"id":506,"type":"article-journal","abstract":"The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DC1D0D" w:rsidRPr="00DC1D0D">
        <w:rPr>
          <w:kern w:val="0"/>
          <w:szCs w:val="24"/>
          <w:vertAlign w:val="superscript"/>
          <w:lang w:val="en-US"/>
        </w:rPr>
        <w:t>18</w:t>
      </w:r>
      <w:r w:rsidR="00C16AC2">
        <w:fldChar w:fldCharType="end"/>
      </w:r>
      <w:r w:rsidR="00F266FF">
        <w:t xml:space="preserve"> </w:t>
      </w:r>
      <w:commentRangeStart w:id="14"/>
      <w:r w:rsidRPr="00207D2A">
        <w:t xml:space="preserve">individuals </w:t>
      </w:r>
      <w:r w:rsidR="001306CB">
        <w:t xml:space="preserve">are only feasible to track over a few days and </w:t>
      </w:r>
      <w:commentRangeEnd w:id="14"/>
      <w:r w:rsidR="001306CB">
        <w:rPr>
          <w:rStyle w:val="CommentReference"/>
        </w:rPr>
        <w:commentReference w:id="14"/>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5"/>
      <w:r w:rsidRPr="00207D2A">
        <w:t xml:space="preserve">; </w:t>
      </w:r>
      <w:r w:rsidR="00D46654">
        <w:t>immature bachelor</w:t>
      </w:r>
      <w:r w:rsidRPr="00207D2A">
        <w:t xml:space="preserve"> males </w:t>
      </w:r>
      <w:commentRangeEnd w:id="15"/>
      <w:r w:rsidR="001306CB">
        <w:rPr>
          <w:rStyle w:val="CommentReference"/>
        </w:rPr>
        <w:commentReference w:id="15"/>
      </w:r>
      <w:r w:rsidRPr="00207D2A">
        <w:t>are other individuals found in small (&lt; 4 individuals) groups; and mature females/immature individuals are all other whales found in larger groups</w:t>
      </w:r>
      <w:r w:rsidRPr="00207D2A">
        <w:fldChar w:fldCharType="begin"/>
      </w:r>
      <w:r w:rsidR="00DC1D0D">
        <w:instrText xml:space="preserve"> ADDIN ZOTERO_ITEM CSL_CITATION {"citationID":"a430qj6ppi","properties":{"formattedCitation":"\\super 16,17,19\\nosupersub{}","plainCitation":"16,17,19","noteIndex":0},"citationItems":[{"id":1727,"uris":["http://zotero.org/users/5395629/items/S9TEBS3E"],"itemData":{"id":1727,"type":"article-journal","abstract":"The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16,17,19</w:t>
      </w:r>
      <w:r w:rsidRPr="00207D2A">
        <w:fldChar w:fldCharType="end"/>
      </w:r>
      <w:r w:rsidRPr="00207D2A">
        <w:t>. Although mature males can be reliably identified in the field, as they can be 40% longer and weigh three times as much as mature females</w:t>
      </w:r>
      <w:r w:rsidRPr="00207D2A">
        <w:fldChar w:fldCharType="begin"/>
      </w:r>
      <w:r w:rsidR="00DC1D0D">
        <w:instrText xml:space="preserve"> ADDIN ZOTERO_ITEM CSL_CITATION {"citationID":"a1s03ii5ji2","properties":{"formattedCitation":"\\super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C1D0D" w:rsidRPr="00DC1D0D">
        <w:rPr>
          <w:kern w:val="0"/>
          <w:szCs w:val="24"/>
          <w:vertAlign w:val="superscript"/>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6"/>
      <w:r w:rsidRPr="00207D2A">
        <w:t>. As the behaviours of mature females and immature males/females are shaped by different social and ecological processes</w:t>
      </w:r>
      <w:commentRangeEnd w:id="16"/>
      <w:r w:rsidR="001306CB">
        <w:rPr>
          <w:rStyle w:val="CommentReference"/>
        </w:rPr>
        <w:commentReference w:id="16"/>
      </w:r>
      <w:r w:rsidRPr="00207D2A">
        <w:fldChar w:fldCharType="begin"/>
      </w:r>
      <w:r w:rsidR="00DC1D0D">
        <w:instrText xml:space="preserve"> ADDIN ZOTERO_ITEM CSL_CITATION {"citationID":"a1qh5cdke9r","properties":{"formattedCitation":"\\super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this grouping masks important </w:t>
      </w:r>
      <w:r w:rsidR="00764DF1">
        <w:t>facets of</w:t>
      </w:r>
      <w:r w:rsidRPr="00207D2A">
        <w:t xml:space="preserve"> their behaviour and population structure. </w:t>
      </w:r>
    </w:p>
    <w:p w14:paraId="48BA9B60" w14:textId="76688C2E" w:rsidR="00941758" w:rsidRPr="00207D2A" w:rsidRDefault="001306CB" w:rsidP="00941758">
      <w:r>
        <w:t>I</w:t>
      </w:r>
      <w:commentRangeStart w:id="17"/>
      <w:r>
        <w:t>nformed by age and sex specific morphological data</w:t>
      </w:r>
      <w:commentRangeEnd w:id="17"/>
      <w:r>
        <w:rPr>
          <w:rStyle w:val="CommentReference"/>
        </w:rPr>
        <w:commentReference w:id="17"/>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8"/>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9"/>
      <w:commentRangeStart w:id="20"/>
      <w:commentRangeStart w:id="21"/>
      <w:r w:rsidR="00DB2679" w:rsidRPr="00207D2A">
        <w:t>larger nos</w:t>
      </w:r>
      <w:r w:rsidR="000D38CB" w:rsidRPr="00207D2A">
        <w:t>e</w:t>
      </w:r>
      <w:commentRangeEnd w:id="19"/>
      <w:r w:rsidR="00B46BCD">
        <w:rPr>
          <w:rStyle w:val="CommentReference"/>
        </w:rPr>
        <w:commentReference w:id="19"/>
      </w:r>
      <w:commentRangeEnd w:id="20"/>
      <w:r w:rsidR="004D6EE1">
        <w:rPr>
          <w:rStyle w:val="CommentReference"/>
        </w:rPr>
        <w:commentReference w:id="20"/>
      </w:r>
      <w:commentRangeEnd w:id="21"/>
      <w:r w:rsidR="00B842AE">
        <w:rPr>
          <w:rStyle w:val="CommentReference"/>
        </w:rPr>
        <w:commentReference w:id="21"/>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427786">
        <w:fldChar w:fldCharType="begin"/>
      </w:r>
      <w:r w:rsidR="00A40687">
        <w:instrText xml:space="preserve"> ADDIN ZOTERO_ITEM CSL_CITATION {"citationID":"a1hls8o0aog","properties":{"formattedCitation":"\\super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A40687" w:rsidRPr="00A40687">
        <w:rPr>
          <w:kern w:val="0"/>
          <w:szCs w:val="24"/>
          <w:vertAlign w:val="superscript"/>
          <w:lang w:val="en-US"/>
        </w:rPr>
        <w:t>22</w:t>
      </w:r>
      <w:r w:rsidR="00427786">
        <w:fldChar w:fldCharType="end"/>
      </w:r>
      <w:r w:rsidR="00427786">
        <w:t xml:space="preserve"> </w:t>
      </w:r>
      <w:commentRangeStart w:id="22"/>
      <w:r w:rsidR="00427786">
        <w:t>(Box 1)</w:t>
      </w:r>
      <w:commentRangeStart w:id="23"/>
      <w:r w:rsidR="00C807BA" w:rsidRPr="00207D2A">
        <w:t xml:space="preserve">. </w:t>
      </w:r>
      <w:commentRangeEnd w:id="23"/>
      <w:r w:rsidR="00E55E8B" w:rsidRPr="00207D2A">
        <w:rPr>
          <w:rStyle w:val="CommentReference"/>
        </w:rPr>
        <w:commentReference w:id="23"/>
      </w:r>
      <w:commentRangeEnd w:id="22"/>
      <w:r w:rsidR="00B842AE">
        <w:rPr>
          <w:rStyle w:val="CommentReference"/>
        </w:rPr>
        <w:commentReference w:id="22"/>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9E0634" w:rsidRPr="00207D2A">
        <w:fldChar w:fldCharType="begin"/>
      </w:r>
      <w:r w:rsidR="00DC1D0D">
        <w:instrText xml:space="preserve"> ADDIN ZOTERO_ITEM CSL_CITATION {"citationID":"aekuihpu2d","properties":{"formattedCitation":"\\super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DC1D0D" w:rsidRPr="00DC1D0D">
        <w:rPr>
          <w:kern w:val="0"/>
          <w:szCs w:val="24"/>
          <w:vertAlign w:val="superscript"/>
          <w:lang w:val="en-US"/>
        </w:rPr>
        <w:t>23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w:t>
      </w:r>
      <w:r w:rsidR="00941758" w:rsidRPr="00207D2A">
        <w:lastRenderedPageBreak/>
        <w:t xml:space="preserve">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8"/>
      <w:r>
        <w:rPr>
          <w:rStyle w:val="CommentReference"/>
        </w:rPr>
        <w:commentReference w:id="18"/>
      </w:r>
      <w:r w:rsidR="00941758" w:rsidRPr="00207D2A">
        <w:t xml:space="preserve">only between calves/juveniles and females—in light of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24" w:name="_Toc201083897"/>
      <w:r w:rsidRPr="00207D2A">
        <w:rPr>
          <w:rFonts w:cs="Times New Roman"/>
        </w:rPr>
        <w:t>2 | METHODS</w:t>
      </w:r>
      <w:bookmarkEnd w:id="24"/>
    </w:p>
    <w:p w14:paraId="39B141C3" w14:textId="77777777" w:rsidR="00862972" w:rsidRPr="00207D2A" w:rsidRDefault="00862972" w:rsidP="00EA7AE3">
      <w:pPr>
        <w:pStyle w:val="Heading3"/>
        <w:rPr>
          <w:rFonts w:cs="Times New Roman"/>
        </w:rPr>
      </w:pPr>
      <w:bookmarkStart w:id="25" w:name="_Toc201083898"/>
      <w:r w:rsidRPr="00207D2A">
        <w:rPr>
          <w:rFonts w:cs="Times New Roman"/>
        </w:rPr>
        <w:t>2.1 | Data Collection</w:t>
      </w:r>
      <w:bookmarkEnd w:id="25"/>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6"/>
      <w:r w:rsidRPr="00207D2A">
        <w:t>(</w:t>
      </w:r>
      <w:r w:rsidR="00D20807" w:rsidRPr="00207D2A">
        <w:t xml:space="preserve">Galápagos National Park </w:t>
      </w:r>
      <w:r w:rsidRPr="00207D2A">
        <w:t>research permit No. PC-86-22</w:t>
      </w:r>
      <w:commentRangeEnd w:id="26"/>
      <w:r w:rsidR="00EA082D" w:rsidRPr="00207D2A">
        <w:rPr>
          <w:rStyle w:val="CommentReference"/>
        </w:rPr>
        <w:commentReference w:id="26"/>
      </w:r>
      <w:r w:rsidRPr="00207D2A">
        <w:t xml:space="preserve">). </w:t>
      </w:r>
      <w:commentRangeStart w:id="27"/>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7"/>
      <w:r w:rsidR="00C1259C">
        <w:rPr>
          <w:rStyle w:val="CommentReference"/>
        </w:rPr>
        <w:commentReference w:id="27"/>
      </w:r>
      <w:r w:rsidRPr="00207D2A">
        <w:t xml:space="preserve">. When we encountered groups of females and juveniles, we followed them for as long as possible at a </w:t>
      </w:r>
      <w:commentRangeStart w:id="28"/>
      <w:r w:rsidRPr="00207D2A">
        <w:t>cautious</w:t>
      </w:r>
      <w:commentRangeEnd w:id="28"/>
      <w:r w:rsidR="00C1259C">
        <w:rPr>
          <w:rStyle w:val="CommentReference"/>
        </w:rPr>
        <w:commentReference w:id="28"/>
      </w:r>
      <w:r w:rsidRPr="00207D2A">
        <w:t xml:space="preserve"> distance</w:t>
      </w:r>
      <w:r w:rsidR="004D6EE1">
        <w:t xml:space="preserve"> (c.a. 50 m)</w:t>
      </w:r>
      <w:r w:rsidRPr="00207D2A">
        <w:t xml:space="preserve"> to collect behavioural, acoustic, and photo-identification data. </w:t>
      </w:r>
    </w:p>
    <w:p w14:paraId="6007BE96" w14:textId="37792CF9" w:rsidR="00862972" w:rsidRDefault="00862972" w:rsidP="00862972">
      <w:r w:rsidRPr="00207D2A">
        <w:t>If conditions were adequate (wind</w:t>
      </w:r>
      <w:ins w:id="29" w:author="David Gaspard" w:date="2025-10-08T16:41:00Z">
        <w:r w:rsidR="0039636A">
          <w:t xml:space="preserve"> </w:t>
        </w:r>
      </w:ins>
      <w:r w:rsidRPr="00207D2A">
        <w:t xml:space="preserve">speed &lt; 10 kt and no rain), we conducted 1 – 2 hour </w:t>
      </w:r>
      <w:commentRangeStart w:id="30"/>
      <w:r w:rsidRPr="00207D2A">
        <w:t>flight sessions</w:t>
      </w:r>
      <w:r w:rsidR="00037DCB">
        <w:t xml:space="preserve">, composed </w:t>
      </w:r>
      <w:del w:id="31" w:author="David Gaspard" w:date="2025-10-08T16:41:00Z">
        <w:r w:rsidR="00037DCB" w:rsidDel="0039636A">
          <w:delText xml:space="preserve">by </w:delText>
        </w:r>
      </w:del>
      <w:ins w:id="32" w:author="David Gaspard" w:date="2025-10-08T16:41:00Z">
        <w:r w:rsidR="0039636A">
          <w:t xml:space="preserve">of </w:t>
        </w:r>
      </w:ins>
      <w:r w:rsidR="00037DCB">
        <w:t>a series of consecutive flights,</w:t>
      </w:r>
      <w:r w:rsidRPr="00207D2A">
        <w:t xml:space="preserve"> </w:t>
      </w:r>
      <w:commentRangeEnd w:id="30"/>
      <w:r w:rsidR="00C1259C">
        <w:rPr>
          <w:rStyle w:val="CommentReference"/>
        </w:rPr>
        <w:commentReference w:id="30"/>
      </w:r>
      <w:r w:rsidRPr="00207D2A">
        <w:t xml:space="preserve">using a DJI Mini 2 drone (249 g) equipped with propeller guards and landing gear. We conducted sessions </w:t>
      </w:r>
      <w:commentRangeStart w:id="33"/>
      <w:r w:rsidRPr="00207D2A">
        <w:t>when glare</w:t>
      </w:r>
      <w:r w:rsidR="00037DCB">
        <w:t xml:space="preserve"> from direct sunlight</w:t>
      </w:r>
      <w:r w:rsidRPr="00207D2A">
        <w:t xml:space="preserve"> </w:t>
      </w:r>
      <w:r w:rsidR="00D0654D">
        <w:t>on</w:t>
      </w:r>
      <w:r w:rsidRPr="00207D2A">
        <w:t xml:space="preserve"> the water interfered the least with visibility</w:t>
      </w:r>
      <w:commentRangeEnd w:id="33"/>
      <w:r w:rsidR="00C1259C">
        <w:rPr>
          <w:rStyle w:val="CommentReference"/>
        </w:rPr>
        <w:commentReference w:id="33"/>
      </w:r>
      <w:r w:rsidR="009E712A">
        <w:t>, often early in the morning or later after noon</w:t>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3840 x 2160 px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A40687">
        <w:instrText xml:space="preserve"> ADDIN ZOTERO_ITEM CSL_CITATION {"citationID":"a29lhd9f4ej","properties":{"formattedCitation":"\\super 24\\nosupersub{}","plainCitation":"24","noteIndex":0},"citationItems":[{"id":77,"uris":["http://zotero.org/users/5395629/items/HSZYS5D4"],"itemData":{"id":77,"type":"article-journal","abstract":"Abstract\n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A40687" w:rsidRPr="00A40687">
        <w:rPr>
          <w:kern w:val="0"/>
          <w:szCs w:val="24"/>
          <w:vertAlign w:val="superscript"/>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34" w:name="_Toc201083899"/>
      <w:r w:rsidRPr="00207D2A">
        <w:rPr>
          <w:rFonts w:cs="Times New Roman"/>
        </w:rPr>
        <w:t>2.2 | Morphometric measurements</w:t>
      </w:r>
      <w:bookmarkEnd w:id="34"/>
    </w:p>
    <w:p w14:paraId="15D81402" w14:textId="77777777" w:rsidR="00862972" w:rsidRPr="00207D2A" w:rsidRDefault="00862972" w:rsidP="00EA7AE3">
      <w:pPr>
        <w:pStyle w:val="Heading4"/>
        <w:rPr>
          <w:rFonts w:cs="Times New Roman"/>
        </w:rPr>
      </w:pPr>
      <w:bookmarkStart w:id="35" w:name="_Ref192584273"/>
      <w:r w:rsidRPr="00207D2A">
        <w:rPr>
          <w:rFonts w:cs="Times New Roman"/>
        </w:rPr>
        <w:t xml:space="preserve">2.2.1 | </w:t>
      </w:r>
      <w:bookmarkEnd w:id="35"/>
      <w:r w:rsidRPr="00207D2A">
        <w:rPr>
          <w:rFonts w:cs="Times New Roman"/>
        </w:rPr>
        <w:t>Estimating and correcting measurement error</w:t>
      </w:r>
    </w:p>
    <w:p w14:paraId="0DA1BC33" w14:textId="7228350C" w:rsidR="00C45E33" w:rsidRPr="00207D2A" w:rsidRDefault="00862972" w:rsidP="00862972">
      <w:commentRangeStart w:id="36"/>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Pr="00207D2A">
        <w:fldChar w:fldCharType="begin"/>
      </w:r>
      <w:r w:rsidR="00A40687">
        <w:instrText xml:space="preserve"> ADDIN ZOTERO_ITEM CSL_CITATION {"citationID":"JyqLn8Zm","properties":{"formattedCitation":"\\super 9\\uc0\\u8211{}11,25\\nosupersub{}","plainCitation":"9–11,25","noteIndex":0},"citationItems":[{"id":181,"uris":["http://zotero.org/users/5395629/items/INAAHVJQ"],"itemData":{"id":181,"type":"article-journal","abstract":"Small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A40687" w:rsidRPr="00A40687">
        <w:rPr>
          <w:kern w:val="0"/>
          <w:szCs w:val="24"/>
          <w:vertAlign w:val="superscript"/>
          <w:lang w:val="en-US"/>
        </w:rPr>
        <w:t>9–11,25</w:t>
      </w:r>
      <w:r w:rsidRPr="00207D2A">
        <w:fldChar w:fldCharType="end"/>
      </w:r>
      <w:r w:rsidRPr="00764DF1">
        <w:rPr>
          <w:rPrChange w:id="37" w:author="Hal Whitehead" w:date="2025-09-27T08:17:00Z">
            <w:rPr>
              <w:lang w:val="fr-FR"/>
            </w:rPr>
          </w:rPrChange>
        </w:rPr>
        <w:t xml:space="preserve">. </w:t>
      </w:r>
      <w:r w:rsidR="00EC30B6" w:rsidRPr="00B67D3F">
        <w:t xml:space="preserve">Our </w:t>
      </w:r>
      <w:r w:rsidR="00EC30B6" w:rsidRPr="00B67D3F">
        <w:lastRenderedPageBreak/>
        <w:t xml:space="preserve">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w:t>
      </w:r>
      <w:r w:rsidRPr="00207D2A">
        <w:fldChar w:fldCharType="begin"/>
      </w:r>
      <w:r w:rsidR="00DC1D0D">
        <w:instrText xml:space="preserve"> ADDIN ZOTERO_ITEM CSL_CITATION {"citationID":"vJXFMUMd","properties":{"formattedCitation":"\\super 9,10\\nosupersub{}","plainCitation":"9,10","noteIndex":0},"citationItems":[{"id":181,"uris":["http://zotero.org/users/5395629/items/INAAHVJQ"],"itemData":{"id":181,"type":"article-journal","abstract":"Small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DC1D0D" w:rsidRPr="00DC1D0D">
        <w:rPr>
          <w:kern w:val="0"/>
          <w:szCs w:val="24"/>
          <w:vertAlign w:val="superscript"/>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commentRangeStart w:id="38"/>
      <w:commentRangeStart w:id="39"/>
      <w:r w:rsidR="00876D20">
        <w:t>were largely unsuccessful</w:t>
      </w:r>
      <w:commentRangeEnd w:id="38"/>
      <w:r w:rsidR="00876D20">
        <w:rPr>
          <w:rStyle w:val="CommentReference"/>
        </w:rPr>
        <w:commentReference w:id="38"/>
      </w:r>
      <w:commentRangeEnd w:id="39"/>
      <w:r w:rsidR="00037DCB">
        <w:rPr>
          <w:rStyle w:val="CommentReference"/>
        </w:rPr>
        <w:commentReference w:id="39"/>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6"/>
      <w:r w:rsidR="00876D20">
        <w:rPr>
          <w:rStyle w:val="CommentReference"/>
        </w:rPr>
        <w:commentReference w:id="36"/>
      </w:r>
    </w:p>
    <w:p w14:paraId="1D845A02" w14:textId="2C51E498"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Bierlich et al. </w:t>
      </w:r>
      <w:r w:rsidR="00583D6D" w:rsidRPr="00207D2A">
        <w:t>(</w:t>
      </w:r>
      <w:r w:rsidR="00862972" w:rsidRPr="00207D2A">
        <w:t>2021</w:t>
      </w:r>
      <w:r w:rsidR="00583D6D" w:rsidRPr="00207D2A">
        <w:t>)</w:t>
      </w:r>
      <w:r w:rsidR="00B630CA">
        <w:fldChar w:fldCharType="begin"/>
      </w:r>
      <w:r w:rsidR="00A40687">
        <w:instrText xml:space="preserve"> ADDIN ZOTERO_ITEM CSL_CITATION {"citationID":"aoosumhikg","properties":{"formattedCitation":"\\super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A40687" w:rsidRPr="00A40687">
        <w:rPr>
          <w:kern w:val="0"/>
          <w:szCs w:val="24"/>
          <w:vertAlign w:val="superscript"/>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716D1991"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We used MorphoMetriX V2</w:t>
      </w:r>
      <w:r w:rsidR="004942FF" w:rsidRPr="00207D2A">
        <w:fldChar w:fldCharType="begin"/>
      </w:r>
      <w:r w:rsidR="00A40687">
        <w:instrText xml:space="preserve"> ADDIN ZOTERO_ITEM CSL_CITATION {"citationID":"t6cTNLw6","properties":{"formattedCitation":"\\super 26\\nosupersub{}","plainCitation":"26","noteIndex":0},"citationItems":[{"id":184,"uris":["http://zotero.org/users/5395629/items/38LKEFTN"],"itemData":{"id":184,"type":"article-journal","abstract":"Body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A40687" w:rsidRPr="00A40687">
        <w:rPr>
          <w:kern w:val="0"/>
          <w:szCs w:val="24"/>
          <w:vertAlign w:val="superscript"/>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r w:rsidR="00B630CA">
        <w:fldChar w:fldCharType="begin"/>
      </w:r>
      <w:r w:rsidR="00A40687">
        <w:instrText xml:space="preserve"> ADDIN ZOTERO_ITEM CSL_CITATION {"citationID":"a2eovn6tto1","properties":{"formattedCitation":"\\super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A40687" w:rsidRPr="00A40687">
        <w:rPr>
          <w:kern w:val="0"/>
          <w:szCs w:val="24"/>
          <w:vertAlign w:val="superscript"/>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lastRenderedPageBreak/>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w:t>
      </w:r>
      <w:commentRangeStart w:id="40"/>
      <w:r w:rsidRPr="00207D2A">
        <w:rPr>
          <w:rFonts w:eastAsiaTheme="minorEastAsia"/>
        </w:rPr>
        <w:t xml:space="preserve">scaling </w:t>
      </w:r>
      <w:commentRangeEnd w:id="40"/>
      <w:r w:rsidR="00876D20">
        <w:rPr>
          <w:rStyle w:val="CommentReference"/>
        </w:rPr>
        <w:commentReference w:id="40"/>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3497D286"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w:t>
      </w:r>
      <w:r w:rsidR="00FA4C14">
        <w:rPr>
          <w:rFonts w:eastAsiaTheme="minorEastAsia"/>
        </w:rPr>
        <w:t>of</w:t>
      </w:r>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41"/>
      <w:r w:rsidR="00DB08E5" w:rsidRPr="00207D2A">
        <w:rPr>
          <w:rFonts w:eastAsiaTheme="minorEastAsia"/>
        </w:rPr>
        <w:t xml:space="preserve">a negligible effect on measurement error. </w:t>
      </w:r>
      <w:commentRangeEnd w:id="41"/>
      <w:r w:rsidR="00D0654D">
        <w:rPr>
          <w:rStyle w:val="CommentReference"/>
        </w:rPr>
        <w:commentReference w:id="41"/>
      </w:r>
      <w:r w:rsidR="00FA4C14">
        <w:rPr>
          <w:rFonts w:eastAsiaTheme="minorEastAsia"/>
        </w:rPr>
        <w:t xml:space="preserve">This likely results from our study area </w:t>
      </w:r>
      <w:del w:id="42" w:author="David Gaspard" w:date="2025-10-08T16:44:00Z">
        <w:r w:rsidR="00FA4C14" w:rsidDel="007E5EB6">
          <w:rPr>
            <w:rFonts w:eastAsiaTheme="minorEastAsia"/>
          </w:rPr>
          <w:delText xml:space="preserve">being </w:delText>
        </w:r>
      </w:del>
      <w:r w:rsidR="00FA4C14">
        <w:rPr>
          <w:rFonts w:eastAsiaTheme="minorEastAsia"/>
        </w:rPr>
        <w:t xml:space="preserve">having very little variation in barometric pressure within and between days. </w:t>
      </w:r>
      <w:r w:rsidR="00DB08E5" w:rsidRPr="00207D2A">
        <w:rPr>
          <w:rFonts w:eastAsiaTheme="minorEastAsia"/>
        </w:rPr>
        <w:t xml:space="preserve">The results of random effects models </w:t>
      </w:r>
      <w:r w:rsidR="00AB242E">
        <w:rPr>
          <w:rFonts w:eastAsiaTheme="minorEastAsia"/>
        </w:rPr>
        <w:t xml:space="preserve">including date </w:t>
      </w:r>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1C97D21" w:rsidR="00862972" w:rsidRPr="00207D2A" w:rsidRDefault="00862972" w:rsidP="00862972">
      <w:pPr>
        <w:rPr>
          <w:b/>
          <w:bCs/>
        </w:rPr>
      </w:pPr>
      <w:r w:rsidRPr="00207D2A">
        <w:t xml:space="preserve">Drone footage was quality-rated on </w:t>
      </w:r>
      <w:commentRangeStart w:id="43"/>
      <w:r w:rsidRPr="00207D2A">
        <w:t>a scale of 0 – 8, with 0 being high quality and 8 being low quality</w:t>
      </w:r>
      <w:commentRangeEnd w:id="43"/>
      <w:r w:rsidR="00876D20">
        <w:rPr>
          <w:rStyle w:val="CommentReference"/>
        </w:rPr>
        <w:commentReference w:id="43"/>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Pr="00207D2A">
        <w:fldChar w:fldCharType="begin"/>
      </w:r>
      <w:r w:rsidR="00A40687">
        <w:instrText xml:space="preserve"> ADDIN ZOTERO_ITEM CSL_CITATION {"citationID":"b28sJduE","properties":{"formattedCitation":"\\super 27\\nosupersub{}","plainCitation":"27","noteIndex":0},"citationItems":[{"id":177,"uris":["http://zotero.org/users/5395629/items/FD2VYEN7"],"itemData":{"id":177,"type":"article-journal","container-title":"Methods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A40687" w:rsidRPr="00A40687">
        <w:rPr>
          <w:kern w:val="0"/>
          <w:szCs w:val="24"/>
          <w:vertAlign w:val="superscript"/>
          <w:lang w:val="en-US"/>
        </w:rPr>
        <w:t>27</w:t>
      </w:r>
      <w:r w:rsidRPr="00207D2A">
        <w:fldChar w:fldCharType="end"/>
      </w:r>
      <w:r w:rsidRPr="00207D2A">
        <w:t xml:space="preserve">. We selected frames </w:t>
      </w:r>
      <w:r w:rsidRPr="00207D2A">
        <w:lastRenderedPageBreak/>
        <w:t>where whales were lying mostly flat at the water surface, located near the center of the frame</w:t>
      </w:r>
      <w:r w:rsidR="003E74A1">
        <w:t>,</w:t>
      </w:r>
      <w:r w:rsidR="00037DCB">
        <w:t xml:space="preserve"> </w:t>
      </w:r>
      <w:r w:rsidR="003E74A1">
        <w:t>where the possible effects of lens distortion are negligible</w:t>
      </w:r>
      <w:r w:rsidR="003E74A1">
        <w:fldChar w:fldCharType="begin"/>
      </w:r>
      <w:r w:rsidR="00DC1D0D">
        <w:instrText xml:space="preserve"> ADDIN ZOTERO_ITEM CSL_CITATION {"citationID":"a29f32va5ij","properties":{"formattedCitation":"\\super 9\\nosupersub{}","plainCitation":"9","noteIndex":0},"citationItems":[{"id":181,"uris":["http://zotero.org/users/5395629/items/INAAHVJQ"],"itemData":{"id":181,"type":"article-journal","abstract":"Small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DC1D0D" w:rsidRPr="00DC1D0D">
        <w:rPr>
          <w:kern w:val="0"/>
          <w:szCs w:val="24"/>
          <w:vertAlign w:val="superscript"/>
          <w:lang w:val="en-US"/>
        </w:rPr>
        <w:t>9</w:t>
      </w:r>
      <w:r w:rsidR="003E74A1">
        <w:fldChar w:fldCharType="end"/>
      </w:r>
      <w:r w:rsidRPr="00207D2A">
        <w:t>, and whe</w:t>
      </w:r>
      <w:r w:rsidR="00D0654D">
        <w:t>n</w:t>
      </w:r>
      <w:r w:rsidRPr="00207D2A">
        <w:t xml:space="preserve"> the drone camera was positioned at nadir relative to the water surface</w:t>
      </w:r>
      <w:r w:rsidR="0056733A">
        <w:t>, as confirmed by the flight log data</w:t>
      </w:r>
      <w:r w:rsidRPr="00207D2A">
        <w:t xml:space="preserve">. </w:t>
      </w:r>
      <w:commentRangeStart w:id="44"/>
      <w:r w:rsidR="00876D20">
        <w:t>W</w:t>
      </w:r>
      <w:r w:rsidR="002E01B8" w:rsidRPr="00207D2A">
        <w:t>e</w:t>
      </w:r>
      <w:commentRangeEnd w:id="44"/>
      <w:r w:rsidR="00D0654D">
        <w:rPr>
          <w:rStyle w:val="CommentReference"/>
        </w:rPr>
        <w:commentReference w:id="44"/>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45"/>
      <w:r w:rsidR="00862972" w:rsidRPr="00207D2A">
        <w:t xml:space="preserve"> (</w:t>
      </w:r>
      <w:r w:rsidR="003729E9" w:rsidRPr="00207D2A">
        <w:rPr>
          <w:i/>
          <w:iCs/>
        </w:rPr>
        <w:t>Sn</w:t>
      </w:r>
      <w:r w:rsidR="00862972" w:rsidRPr="00207D2A">
        <w:rPr>
          <w:i/>
          <w:iCs/>
        </w:rPr>
        <w:t>F</w:t>
      </w:r>
      <w:r w:rsidR="00862972" w:rsidRPr="00207D2A">
        <w:t xml:space="preserve">) </w:t>
      </w:r>
      <w:commentRangeEnd w:id="45"/>
      <w:r w:rsidR="00323AC6">
        <w:rPr>
          <w:rStyle w:val="CommentReference"/>
        </w:rPr>
        <w:commentReference w:id="45"/>
      </w:r>
      <w:r w:rsidR="00862972" w:rsidRPr="00207D2A">
        <w:t xml:space="preserve">and </w:t>
      </w:r>
      <w:r w:rsidR="003729E9" w:rsidRPr="00207D2A">
        <w:t>snout</w:t>
      </w:r>
      <w:r w:rsidR="00862972" w:rsidRPr="00207D2A">
        <w:t>-to-dorsal</w:t>
      </w:r>
      <w:r w:rsidR="003C5F32" w:rsidRPr="00207D2A">
        <w:t>-</w:t>
      </w:r>
      <w:r w:rsidR="00862972" w:rsidRPr="00207D2A">
        <w:t>fin length (</w:t>
      </w:r>
      <w:r w:rsidR="003729E9" w:rsidRPr="00207D2A">
        <w:rPr>
          <w:i/>
          <w:iCs/>
        </w:rPr>
        <w:t>Sn</w:t>
      </w:r>
      <w:r w:rsidR="00862972" w:rsidRPr="00207D2A">
        <w:rPr>
          <w:i/>
          <w:iCs/>
        </w:rPr>
        <w:t>D</w:t>
      </w:r>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46"/>
      <w:r w:rsidR="00583D2A" w:rsidRPr="00207D2A">
        <w:t>piecewise</w:t>
      </w:r>
      <w:commentRangeEnd w:id="46"/>
      <w:r w:rsidR="003C5F32" w:rsidRPr="00207D2A">
        <w:rPr>
          <w:rStyle w:val="CommentReference"/>
        </w:rPr>
        <w:commentReference w:id="46"/>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r w:rsidR="00D03DAA" w:rsidRPr="00207D2A">
        <w:rPr>
          <w:i/>
          <w:iCs/>
        </w:rPr>
        <w:t>SnF</w:t>
      </w:r>
      <w:r w:rsidR="00D03DAA" w:rsidRPr="00207D2A">
        <w:t xml:space="preserve"> was measured from the snout to the transversal intersection of the </w:t>
      </w:r>
      <w:commentRangeStart w:id="47"/>
      <w:r w:rsidR="00323AC6">
        <w:t xml:space="preserve">anterior </w:t>
      </w:r>
      <w:commentRangeEnd w:id="47"/>
      <w:r w:rsidR="00323AC6">
        <w:rPr>
          <w:rStyle w:val="CommentReference"/>
        </w:rPr>
        <w:commentReference w:id="47"/>
      </w:r>
      <w:r w:rsidR="00D03DAA" w:rsidRPr="00207D2A">
        <w:t>base of the flippers with the spine</w:t>
      </w:r>
      <w:r w:rsidR="004B1854">
        <w:t xml:space="preserve"> (when at least one flipper was visible)</w:t>
      </w:r>
      <w:r w:rsidR="00B23C72" w:rsidRPr="00207D2A">
        <w:t>,</w:t>
      </w:r>
      <w:r w:rsidR="00D03DAA" w:rsidRPr="00207D2A">
        <w:t xml:space="preserve"> and </w:t>
      </w:r>
      <w:r w:rsidR="00D03DAA" w:rsidRPr="00207D2A">
        <w:rPr>
          <w:i/>
          <w:iCs/>
        </w:rPr>
        <w:t>SnD</w:t>
      </w:r>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r w:rsidR="000851A3" w:rsidRPr="00207D2A">
        <w:rPr>
          <w:i/>
          <w:iCs/>
        </w:rPr>
        <w:t>SnF</w:t>
      </w:r>
      <w:r w:rsidR="000851A3" w:rsidRPr="00207D2A">
        <w:t xml:space="preserve"> or </w:t>
      </w:r>
      <w:r w:rsidR="000851A3" w:rsidRPr="00207D2A">
        <w:rPr>
          <w:i/>
          <w:iCs/>
        </w:rPr>
        <w:t>SnD</w:t>
      </w:r>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r w:rsidRPr="00207D2A">
        <w:rPr>
          <w:i/>
          <w:iCs/>
        </w:rPr>
        <w:t>SnD</w:t>
      </w:r>
      <w:r w:rsidRPr="00207D2A">
        <w:t xml:space="preserve"> and </w:t>
      </w:r>
      <w:r w:rsidRPr="00207D2A">
        <w:rPr>
          <w:i/>
          <w:iCs/>
        </w:rPr>
        <w:t>SnF</w:t>
      </w:r>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r w:rsidR="00EC69CA" w:rsidRPr="00207D2A">
        <w:rPr>
          <w:i/>
          <w:iCs/>
        </w:rPr>
        <w:t>SnF</w:t>
      </w:r>
      <w:r w:rsidR="00EC69CA" w:rsidRPr="00207D2A">
        <w:t xml:space="preserve">. </w:t>
      </w:r>
      <w:r w:rsidRPr="00207D2A">
        <w:rPr>
          <w:i/>
          <w:iCs/>
        </w:rPr>
        <w:t xml:space="preserve">SnD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48"/>
      <w:commentRangeStart w:id="49"/>
      <w:r w:rsidR="00137A4D" w:rsidRPr="00207D2A">
        <w:t>light and water conditions</w:t>
      </w:r>
      <w:commentRangeEnd w:id="48"/>
      <w:r w:rsidR="00323AC6">
        <w:rPr>
          <w:rStyle w:val="CommentReference"/>
        </w:rPr>
        <w:commentReference w:id="48"/>
      </w:r>
      <w:commentRangeEnd w:id="49"/>
      <w:r w:rsidR="004B1854">
        <w:rPr>
          <w:rStyle w:val="CommentReference"/>
        </w:rPr>
        <w:commentReference w:id="49"/>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commentRangeStart w:id="50"/>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1</w:t>
      </w:r>
      <w:r w:rsidR="007459AF" w:rsidRPr="00B67D3F">
        <w:rPr>
          <w:b/>
          <w:bCs/>
          <w:color w:val="auto"/>
        </w:rPr>
        <w:fldChar w:fldCharType="end"/>
      </w:r>
      <w:commentRangeEnd w:id="50"/>
      <w:r w:rsidR="00323AC6">
        <w:rPr>
          <w:rStyle w:val="CommentReference"/>
          <w:i w:val="0"/>
          <w:iCs w:val="0"/>
          <w:color w:val="auto"/>
        </w:rPr>
        <w:commentReference w:id="50"/>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r w:rsidR="00570B88" w:rsidRPr="00207D2A">
        <w:rPr>
          <w:color w:val="auto"/>
        </w:rPr>
        <w:t>Sn</w:t>
      </w:r>
      <w:r w:rsidR="00056D15" w:rsidRPr="00207D2A">
        <w:rPr>
          <w:color w:val="auto"/>
        </w:rPr>
        <w:t>D</w:t>
      </w:r>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r w:rsidR="00570B88" w:rsidRPr="00207D2A">
        <w:rPr>
          <w:color w:val="auto"/>
        </w:rPr>
        <w:t>Sn</w:t>
      </w:r>
      <w:r w:rsidR="00056D15" w:rsidRPr="00207D2A">
        <w:rPr>
          <w:color w:val="auto"/>
        </w:rPr>
        <w:t>F</w:t>
      </w:r>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F1C18C1"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A40687">
        <w:instrText xml:space="preserve"> ADDIN ZOTERO_ITEM CSL_CITATION {"citationID":"bjcuh3TC","properties":{"formattedCitation":"\\super 28\\nosupersub{}","plainCitation":"28","noteIndex":0},"citationItems":[{"id":1840,"uris":["http://zotero.org/users/5395629/items/5WL487PH"],"itemData":{"id":1840,"type":"article-journal","abstract":"Photo-identification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A40687" w:rsidRPr="00A40687">
        <w:rPr>
          <w:kern w:val="0"/>
          <w:szCs w:val="24"/>
          <w:vertAlign w:val="superscript"/>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164AF4">
        <w:instrText xml:space="preserve"> ADDIN ZOTERO_ITEM CSL_CITATION {"citationID":"abv71rsupu","properties":{"formattedCitation":"\\super 29\\nosupersub{}","plainCitation":"29","noteIndex":0},"citationItems":[{"id":598,"uris":["http://zotero.org/users/5395629/items/KX5BENIW"],"itemData":{"id":598,"type":"article-journal","container-title":"International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164AF4" w:rsidRPr="00164AF4">
        <w:rPr>
          <w:kern w:val="0"/>
          <w:szCs w:val="24"/>
          <w:vertAlign w:val="superscript"/>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51"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51"/>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5F172AB8"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w:t>
      </w:r>
      <w:r w:rsidR="00A40687">
        <w:fldChar w:fldCharType="begin"/>
      </w:r>
      <w:r w:rsidR="00A40687">
        <w:instrText xml:space="preserve"> ADDIN ZOTERO_ITEM CSL_CITATION {"citationID":"a2hv44kvvc1","properties":{"formattedCitation":"\\super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A40687" w:rsidRPr="00A40687">
        <w:rPr>
          <w:kern w:val="0"/>
          <w:szCs w:val="24"/>
          <w:vertAlign w:val="superscript"/>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52"/>
              <w:commentRangeEnd w:id="52"/>
              <m:r>
                <m:rPr>
                  <m:sty m:val="p"/>
                </m:rPr>
                <w:rPr>
                  <w:rStyle w:val="CommentReference"/>
                  <w:rFonts w:ascii="Cambria Math" w:hAnsi="Cambria Math"/>
                </w:rPr>
                <w:commentReference w:id="52"/>
              </m:r>
              <m:r>
                <w:rPr>
                  <w:rFonts w:ascii="Cambria Math" w:hAnsi="Cambria Math"/>
                </w:rPr>
                <m:t>#6</m:t>
              </m:r>
            </m:e>
          </m:eqArr>
        </m:oMath>
      </m:oMathPara>
    </w:p>
    <w:p w14:paraId="22D5BE14" w14:textId="67B1B2A4" w:rsidR="00862972" w:rsidRPr="009E71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9E712A">
        <w:rPr>
          <w:rFonts w:eastAsiaTheme="minorEastAsia"/>
        </w:rPr>
        <w:t>(</w:t>
      </w:r>
      <m:oMath>
        <m:r>
          <w:rPr>
            <w:rFonts w:ascii="Cambria Math" w:eastAsiaTheme="minorEastAsia" w:hAnsi="Cambria Math"/>
          </w:rPr>
          <m:t>chm</m:t>
        </m:r>
      </m:oMath>
      <w:r w:rsidRPr="009E712A">
        <w:rPr>
          <w:rFonts w:eastAsiaTheme="minorEastAsia"/>
        </w:rPr>
        <w:t>) such that:</w:t>
      </w:r>
    </w:p>
    <w:commentRangeStart w:id="53"/>
    <w:p w14:paraId="438AD699" w14:textId="28553F34" w:rsidR="00B03D88" w:rsidRPr="009E712A" w:rsidRDefault="00000000" w:rsidP="00B03D88">
      <w:pPr>
        <w:rPr>
          <w:rFonts w:eastAsiaTheme="minorEastAsia"/>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L ≤chm</m:t>
                      </m:r>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w:commentRangeEnd w:id="53"/>
          <m:r>
            <m:rPr>
              <m:sty m:val="p"/>
            </m:rPr>
            <w:rPr>
              <w:rStyle w:val="CommentReference"/>
            </w:rPr>
            <w:commentReference w:id="53"/>
          </m:r>
        </m:oMath>
      </m:oMathPara>
    </w:p>
    <w:p w14:paraId="578E510C" w14:textId="77777777" w:rsidR="00B03D88" w:rsidRPr="009E712A" w:rsidRDefault="00B03D88" w:rsidP="00862972">
      <w:pPr>
        <w:rPr>
          <w:rFonts w:eastAsiaTheme="minorEastAsia"/>
        </w:rPr>
      </w:pPr>
    </w:p>
    <w:p w14:paraId="2DC89E0A" w14:textId="5594EAA3" w:rsidR="00862972" w:rsidRPr="00207D2A" w:rsidRDefault="00862972" w:rsidP="00862972">
      <w:pPr>
        <w:rPr>
          <w:rFonts w:eastAsiaTheme="minorEastAsia"/>
        </w:rPr>
      </w:pPr>
      <w:r w:rsidRPr="009E71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9E712A">
        <w:rPr>
          <w:rFonts w:eastAsiaTheme="minorEastAsia"/>
        </w:rPr>
        <w:t xml:space="preserve">is the maximum </w:t>
      </w:r>
      <w:r w:rsidR="0031537C" w:rsidRPr="009E712A">
        <w:rPr>
          <w:rFonts w:eastAsiaTheme="minorEastAsia"/>
          <w:i/>
          <w:iCs/>
        </w:rPr>
        <w:t>N</w:t>
      </w:r>
      <w:r w:rsidR="003F7AC1" w:rsidRPr="009E712A">
        <w:rPr>
          <w:rFonts w:eastAsiaTheme="minorEastAsia"/>
          <w:i/>
          <w:iCs/>
        </w:rPr>
        <w:t>R</w:t>
      </w:r>
      <w:r w:rsidRPr="009E712A">
        <w:rPr>
          <w:rFonts w:eastAsiaTheme="minorEastAsia"/>
        </w:rPr>
        <w:t xml:space="preserve"> </w:t>
      </w:r>
      <w:r w:rsidR="00B03D88" w:rsidRPr="009E712A">
        <w:rPr>
          <w:rFonts w:eastAsiaTheme="minorEastAsia"/>
        </w:rPr>
        <w:t>for</w:t>
      </w:r>
      <w:r w:rsidRPr="009E712A">
        <w:rPr>
          <w:rFonts w:eastAsiaTheme="minorEastAsia"/>
        </w:rPr>
        <w:t xml:space="preserve"> male </w:t>
      </w:r>
      <w:r w:rsidR="00B03D88" w:rsidRPr="009E712A">
        <w:rPr>
          <w:rFonts w:eastAsiaTheme="minorEastAsia"/>
        </w:rPr>
        <w:t xml:space="preserve">sperm whales </w:t>
      </w:r>
      <w:r w:rsidRPr="009E712A">
        <w:rPr>
          <w:rFonts w:eastAsiaTheme="minorEastAsia"/>
        </w:rPr>
        <w:t xml:space="preserve">and </w:t>
      </w:r>
      <m:oMath>
        <m:r>
          <w:rPr>
            <w:rFonts w:ascii="Cambria Math" w:eastAsiaTheme="minorEastAsia" w:hAnsi="Cambria Math"/>
          </w:rPr>
          <m:t xml:space="preserve">mr </m:t>
        </m:r>
      </m:oMath>
      <w:r w:rsidRPr="009E712A">
        <w:rPr>
          <w:rFonts w:eastAsiaTheme="minorEastAsia"/>
        </w:rPr>
        <w:t xml:space="preserve">is the initial rate of change in </w:t>
      </w:r>
      <w:r w:rsidR="00583D2A" w:rsidRPr="009E712A">
        <w:rPr>
          <w:rFonts w:eastAsiaTheme="minorEastAsia"/>
          <w:i/>
          <w:iCs/>
        </w:rPr>
        <w:t>NR</w:t>
      </w:r>
      <w:r w:rsidRPr="009E712A">
        <w:rPr>
          <w:rFonts w:eastAsiaTheme="minorEastAsia"/>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ins w:id="54" w:author="Hal Whitehead" w:date="2025-09-27T10:06:00Z">
        <w:r w:rsidR="000766B8">
          <w:rPr>
            <w:rFonts w:eastAsiaTheme="minorEastAsia"/>
          </w:rPr>
          <w:t xml:space="preserve"> </w:t>
        </w:r>
      </w:ins>
      <w:r w:rsidR="00A40687">
        <w:rPr>
          <w:rFonts w:eastAsiaTheme="minorEastAsia"/>
        </w:rPr>
        <w:fldChar w:fldCharType="begin"/>
      </w:r>
      <w:r w:rsidR="00A40687">
        <w:rPr>
          <w:rFonts w:eastAsiaTheme="minorEastAsia"/>
        </w:rPr>
        <w:instrText xml:space="preserve"> ADDIN ZOTERO_ITEM CSL_CITATION {"citationID":"as5ljh6p87","properties":{"formattedCitation":"\\super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A40687" w:rsidRPr="00A40687">
        <w:rPr>
          <w:kern w:val="0"/>
          <w:szCs w:val="24"/>
          <w:vertAlign w:val="superscript"/>
          <w:lang w:val="en-US"/>
        </w:rPr>
        <w:t>23</w:t>
      </w:r>
      <w:r w:rsidR="00A40687">
        <w:rPr>
          <w:rFonts w:eastAsiaTheme="minorEastAsia"/>
        </w:rPr>
        <w:fldChar w:fldCharType="end"/>
      </w:r>
      <w:r w:rsidRPr="00207D2A">
        <w:rPr>
          <w:rFonts w:eastAsiaTheme="minorEastAsia"/>
        </w:rPr>
        <w:t>.</w:t>
      </w:r>
    </w:p>
    <w:p w14:paraId="27451932" w14:textId="6C28CD15" w:rsidR="00605798" w:rsidRPr="009E47FF" w:rsidRDefault="00862972" w:rsidP="00862972">
      <w:r w:rsidRPr="00207D2A">
        <w:t xml:space="preserve">We </w:t>
      </w:r>
      <w:r w:rsidR="005C6869">
        <w:t>found</w:t>
      </w:r>
      <w:r w:rsidRPr="00207D2A">
        <w:t xml:space="preserve"> the parameter values for </w:t>
      </w:r>
      <w:r w:rsidRPr="00207D2A">
        <w:rPr>
          <w:i/>
          <w:iCs/>
        </w:rPr>
        <w:t>max</w:t>
      </w:r>
      <w:r w:rsidRPr="00207D2A">
        <w:rPr>
          <w:i/>
          <w:iCs/>
          <w:vertAlign w:val="subscript"/>
        </w:rPr>
        <w:t>F</w:t>
      </w:r>
      <w:r w:rsidRPr="00207D2A">
        <w:rPr>
          <w:i/>
          <w:iCs/>
        </w:rPr>
        <w:t>, fr, max</w:t>
      </w:r>
      <w:r w:rsidRPr="00207D2A">
        <w:rPr>
          <w:i/>
          <w:iCs/>
          <w:vertAlign w:val="subscript"/>
        </w:rPr>
        <w:t>M</w:t>
      </w:r>
      <w:r w:rsidRPr="00207D2A">
        <w:rPr>
          <w:i/>
          <w:iCs/>
        </w:rPr>
        <w:t xml:space="preserve">, </w:t>
      </w:r>
      <w:r w:rsidRPr="00207D2A">
        <w:t xml:space="preserve">and </w:t>
      </w:r>
      <w:r w:rsidRPr="00207D2A">
        <w:rPr>
          <w:i/>
          <w:iCs/>
        </w:rPr>
        <w:t xml:space="preserve">mr </w:t>
      </w:r>
      <w:r w:rsidRPr="00207D2A">
        <w:t xml:space="preserve">that minimized the total sum-of-squares given our data, using the </w:t>
      </w:r>
      <w:r w:rsidRPr="00207D2A">
        <w:rPr>
          <w:i/>
          <w:iCs/>
        </w:rPr>
        <w:t>optim</w:t>
      </w:r>
      <w:r w:rsidRPr="00207D2A">
        <w:t xml:space="preserve"> function with </w:t>
      </w:r>
      <w:r w:rsidRPr="009E712A">
        <w:t>the</w:t>
      </w:r>
      <w:commentRangeStart w:id="55"/>
      <w:r w:rsidRPr="009E712A">
        <w:t xml:space="preserve"> </w:t>
      </w:r>
      <w:r w:rsidR="009E712A">
        <w:t>Broyden-Fletcher-Goldfarb-Shanno (</w:t>
      </w:r>
      <w:r w:rsidR="009E47FF" w:rsidRPr="009E712A">
        <w:t>BFGS</w:t>
      </w:r>
      <w:r w:rsidR="009E712A">
        <w:t>)</w:t>
      </w:r>
      <w:r w:rsidR="009E47FF" w:rsidRPr="009E712A">
        <w:t xml:space="preserve"> </w:t>
      </w:r>
      <w:commentRangeEnd w:id="55"/>
      <w:r w:rsidR="00D60E16" w:rsidRPr="009E712A">
        <w:rPr>
          <w:rStyle w:val="CommentReference"/>
        </w:rPr>
        <w:commentReference w:id="55"/>
      </w:r>
      <w:r w:rsidR="009E47FF" w:rsidRPr="009E712A">
        <w:t xml:space="preserve">optimizing </w:t>
      </w:r>
      <w:r w:rsidRPr="009E712A">
        <w:t>algorithm in base R</w:t>
      </w:r>
      <w:r w:rsidRPr="009E712A">
        <w:fldChar w:fldCharType="begin"/>
      </w:r>
      <w:r w:rsidR="00A40687" w:rsidRPr="009E712A">
        <w:instrText xml:space="preserve"> ADDIN ZOTERO_ITEM CSL_CITATION {"citationID":"MXbp0TcH","properties":{"formattedCitation":"\\super 30\\nosupersub{}","plainCitation":"30","noteIndex":0},"citationItems":[{"id":457,"uris":["http://zotero.org/users/5395629/items/9PYD3KWI"],"itemData":{"id":457,"type":"software","event-place":"Vienna,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9E712A">
        <w:fldChar w:fldCharType="separate"/>
      </w:r>
      <w:r w:rsidR="00A40687" w:rsidRPr="009E712A">
        <w:rPr>
          <w:kern w:val="0"/>
          <w:szCs w:val="24"/>
          <w:vertAlign w:val="superscript"/>
          <w:lang w:val="en-US"/>
        </w:rPr>
        <w:t>30</w:t>
      </w:r>
      <w:r w:rsidRPr="009E712A">
        <w:fldChar w:fldCharType="end"/>
      </w:r>
      <w:r w:rsidRPr="009E712A">
        <w:t xml:space="preserve">. </w:t>
      </w:r>
      <w:r w:rsidR="00EA5F6E" w:rsidRPr="009E712A">
        <w:t xml:space="preserve">We initialized the </w:t>
      </w:r>
      <w:r w:rsidR="009E712A">
        <w:t>optimization</w:t>
      </w:r>
      <w:r w:rsidR="00EA5F6E" w:rsidRPr="009E712A">
        <w:t xml:space="preserve"> algorithm using parameter estimates based on </w:t>
      </w:r>
      <w:r w:rsidR="0020338D" w:rsidRPr="009E712A">
        <w:fldChar w:fldCharType="begin"/>
      </w:r>
      <w:r w:rsidR="00164AF4" w:rsidRPr="009E712A">
        <w:instrText xml:space="preserve"> ADDIN ZOTERO_ITEM CSL_CITATION {"citationID":"akoeg44t9r","properties":{"formattedCitation":"\\super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9E712A">
        <w:fldChar w:fldCharType="separate"/>
      </w:r>
      <w:r w:rsidR="00164AF4" w:rsidRPr="009E712A">
        <w:rPr>
          <w:kern w:val="0"/>
          <w:szCs w:val="24"/>
          <w:vertAlign w:val="superscript"/>
          <w:lang w:val="en-US"/>
        </w:rPr>
        <w:t>23</w:t>
      </w:r>
      <w:r w:rsidR="0020338D" w:rsidRPr="009E712A">
        <w:fldChar w:fldCharType="end"/>
      </w:r>
      <w:r w:rsidR="0020338D" w:rsidRPr="009E712A">
        <w:t xml:space="preserve">’s </w:t>
      </w:r>
      <w:r w:rsidR="00583D2A" w:rsidRPr="009E712A">
        <w:t>figure</w:t>
      </w:r>
      <w:r w:rsidR="00EA5F6E" w:rsidRPr="009E712A">
        <w:t xml:space="preserve"> </w:t>
      </w:r>
      <w:r w:rsidR="0031537C" w:rsidRPr="009E712A">
        <w:t>showing</w:t>
      </w:r>
      <w:r w:rsidR="00583D2A" w:rsidRPr="009E712A">
        <w:t xml:space="preserve"> the relationship between total body length and </w:t>
      </w:r>
      <w:r w:rsidR="00583D2A" w:rsidRPr="009E712A">
        <w:rPr>
          <w:i/>
          <w:iCs/>
        </w:rPr>
        <w:t xml:space="preserve">NR </w:t>
      </w:r>
      <w:r w:rsidR="00583D2A" w:rsidRPr="009E712A">
        <w:t>estimates</w:t>
      </w:r>
      <w:r w:rsidR="009E712A">
        <w:t>,</w:t>
      </w:r>
      <w:r w:rsidR="00583D2A" w:rsidRPr="009E712A">
        <w:t xml:space="preserve"> in which nose length was measured from the tip of the snout to the eyeball. </w:t>
      </w:r>
      <w:r w:rsidR="009E47FF" w:rsidRPr="009E712A">
        <w:t xml:space="preserve">We constrained the optimizing </w:t>
      </w:r>
      <w:r w:rsidR="00F40022" w:rsidRPr="009E712A">
        <w:t>to</w:t>
      </w:r>
      <w:r w:rsidR="009E47FF" w:rsidRPr="009E712A">
        <w:t xml:space="preserve"> </w:t>
      </w:r>
      <w:commentRangeStart w:id="56"/>
      <w:r w:rsidR="009E47FF" w:rsidRPr="009E712A">
        <w:rPr>
          <w:i/>
          <w:iCs/>
        </w:rPr>
        <w:t xml:space="preserve">mr </w:t>
      </w:r>
      <w:r w:rsidR="00F40022" w:rsidRPr="009E712A">
        <w:t>values</w:t>
      </w:r>
      <w:r w:rsidR="009E47FF" w:rsidRPr="009E712A">
        <w:t xml:space="preserve"> &gt; 0</w:t>
      </w:r>
      <w:r w:rsidR="00F40022" w:rsidRPr="009E712A">
        <w:t xml:space="preserve"> </w:t>
      </w:r>
      <w:r w:rsidR="009E712A" w:rsidRPr="009E712A">
        <w:t xml:space="preserve">(i.e., always positive) </w:t>
      </w:r>
      <w:r w:rsidR="00F40022" w:rsidRPr="009E712A">
        <w:t xml:space="preserve">to ensure that modelled </w:t>
      </w:r>
      <w:r w:rsidR="00F40022" w:rsidRPr="009E712A">
        <w:rPr>
          <w:i/>
          <w:iCs/>
        </w:rPr>
        <w:t xml:space="preserve">NR </w:t>
      </w:r>
      <w:r w:rsidR="00F40022" w:rsidRPr="009E712A">
        <w:t xml:space="preserve">values based on male growth models would be higher than those of the female growth model. </w:t>
      </w:r>
      <w:commentRangeEnd w:id="56"/>
      <w:r w:rsidR="00D60E16" w:rsidRPr="009E712A">
        <w:rPr>
          <w:rStyle w:val="CommentReference"/>
        </w:rPr>
        <w:commentReference w:id="56"/>
      </w:r>
    </w:p>
    <w:p w14:paraId="0463C445" w14:textId="62791908" w:rsidR="00862972" w:rsidRPr="00207D2A" w:rsidRDefault="002E01B8" w:rsidP="00862972">
      <w:r w:rsidRPr="00207D2A">
        <w:lastRenderedPageBreak/>
        <w:t>T</w:t>
      </w:r>
      <w:r w:rsidR="00862972" w:rsidRPr="00207D2A">
        <w:t xml:space="preserve">he posterior probability that each </w:t>
      </w:r>
      <w:r w:rsidRPr="00207D2A">
        <w:t xml:space="preserve">individual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57"/>
              <w:commentRangeEnd w:id="57"/>
              <m:r>
                <m:rPr>
                  <m:sty m:val="p"/>
                </m:rPr>
                <w:rPr>
                  <w:rStyle w:val="CommentReference"/>
                  <w:rFonts w:ascii="Cambria Math" w:hAnsi="Cambria Math"/>
                </w:rPr>
                <w:commentReference w:id="57"/>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r w:rsidRPr="00207D2A">
        <w:rPr>
          <w:rFonts w:eastAsiaTheme="minorEastAsia"/>
          <w:i/>
          <w:iCs/>
        </w:rPr>
        <w:t>res</w:t>
      </w:r>
      <w:r w:rsidRPr="00207D2A">
        <w:rPr>
          <w:rFonts w:eastAsiaTheme="minorEastAsia"/>
          <w:i/>
          <w:iCs/>
          <w:vertAlign w:val="subscript"/>
        </w:rPr>
        <w:t>fi</w:t>
      </w:r>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74FDC8CD"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Pr="00207D2A">
        <w:rPr>
          <w:rFonts w:eastAsiaTheme="minorEastAsia"/>
        </w:rPr>
        <w:fldChar w:fldCharType="begin"/>
      </w:r>
      <w:r w:rsidR="00A40687">
        <w:rPr>
          <w:rFonts w:eastAsiaTheme="minorEastAsia"/>
        </w:rPr>
        <w:instrText xml:space="preserve"> ADDIN ZOTERO_ITEM CSL_CITATION {"citationID":"agj5saqdjf","properties":{"formattedCitation":"\\super 25,31\\nosupersub{}","plainCitation":"25,31","noteIndex":0},"citationItems":[{"id":62,"uris":["http://zotero.org/users/5395629/items/84BJPNR6"],"itemData":{"id":62,"type":"chapter","abstract":"Abstract\n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A40687" w:rsidRPr="00A40687">
        <w:rPr>
          <w:kern w:val="0"/>
          <w:szCs w:val="24"/>
          <w:vertAlign w:val="superscript"/>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5CB0CBFA" w:rsidR="00EC75E7" w:rsidRPr="0037798E" w:rsidRDefault="0037798E" w:rsidP="00862972">
      <w:pPr>
        <w:rPr>
          <w:rFonts w:eastAsiaTheme="minorEastAsia"/>
        </w:rPr>
      </w:pPr>
      <w:r w:rsidRPr="009E712A">
        <w:rPr>
          <w:rFonts w:eastAsiaTheme="minorEastAsia"/>
        </w:rPr>
        <w:t xml:space="preserve">We carried out </w:t>
      </w:r>
      <w:r w:rsidR="00C33163" w:rsidRPr="009E712A">
        <w:rPr>
          <w:rFonts w:eastAsiaTheme="minorEastAsia"/>
        </w:rPr>
        <w:t>robustness checks</w:t>
      </w:r>
      <w:r w:rsidRPr="009E712A">
        <w:rPr>
          <w:rFonts w:eastAsiaTheme="minorEastAsia"/>
        </w:rPr>
        <w:t xml:space="preserve"> evaluate the </w:t>
      </w:r>
      <w:r w:rsidR="00C33163" w:rsidRPr="009E712A">
        <w:rPr>
          <w:rFonts w:eastAsiaTheme="minorEastAsia"/>
        </w:rPr>
        <w:t>effect of our modelling assumptions on</w:t>
      </w:r>
      <w:r w:rsidRPr="009E712A">
        <w:rPr>
          <w:rFonts w:eastAsiaTheme="minorEastAsia"/>
        </w:rPr>
        <w:t xml:space="preserve"> </w:t>
      </w:r>
      <w:r w:rsidR="003E7570" w:rsidRPr="009E712A">
        <w:rPr>
          <w:rFonts w:eastAsiaTheme="minorEastAsia"/>
        </w:rPr>
        <w:t>individual’s</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to </w:t>
      </w:r>
      <w:r w:rsidR="00A9605A" w:rsidRPr="009E712A">
        <w:rPr>
          <w:rFonts w:eastAsiaTheme="minorEastAsia"/>
        </w:rPr>
        <w:t>our modelling decisions</w:t>
      </w:r>
      <w:r w:rsidRPr="009E712A">
        <w:rPr>
          <w:rFonts w:eastAsiaTheme="minorEastAsia"/>
        </w:rPr>
        <w:t xml:space="preserve">. </w:t>
      </w:r>
      <w:r w:rsidR="00CE586D" w:rsidRPr="009E712A">
        <w:rPr>
          <w:rFonts w:eastAsiaTheme="minorEastAsia"/>
        </w:rPr>
        <w:t>Specifically</w:t>
      </w:r>
      <w:r w:rsidR="00A9605A" w:rsidRPr="009E712A">
        <w:rPr>
          <w:rFonts w:eastAsiaTheme="minorEastAsia"/>
        </w:rPr>
        <w:t>, w</w:t>
      </w:r>
      <w:r w:rsidRPr="009E712A">
        <w:rPr>
          <w:rFonts w:eastAsiaTheme="minorEastAsia"/>
        </w:rPr>
        <w:t xml:space="preserve">e systematically varied </w:t>
      </w:r>
      <w:r w:rsidRPr="009E712A">
        <w:rPr>
          <w:rFonts w:eastAsiaTheme="minorEastAsia"/>
          <w:i/>
          <w:iCs/>
        </w:rPr>
        <w:t>chm</w:t>
      </w:r>
      <w:r w:rsidRPr="009E712A">
        <w:rPr>
          <w:rFonts w:eastAsiaTheme="minorEastAsia"/>
        </w:rPr>
        <w:t xml:space="preserve"> values within a reasonable range (5 – </w:t>
      </w:r>
      <w:r w:rsidR="00C33163" w:rsidRPr="009E712A">
        <w:rPr>
          <w:rFonts w:eastAsiaTheme="minorEastAsia"/>
        </w:rPr>
        <w:t>7</w:t>
      </w:r>
      <w:r w:rsidR="0085518B" w:rsidRPr="009E712A">
        <w:rPr>
          <w:rFonts w:eastAsiaTheme="minorEastAsia"/>
        </w:rPr>
        <w:t xml:space="preserve"> </w:t>
      </w:r>
      <w:r w:rsidRPr="009E712A">
        <w:rPr>
          <w:rFonts w:eastAsiaTheme="minorEastAsia"/>
        </w:rPr>
        <w:t xml:space="preserve">m) to </w:t>
      </w:r>
      <w:r w:rsidR="00A9605A" w:rsidRPr="009E712A">
        <w:rPr>
          <w:rFonts w:eastAsiaTheme="minorEastAsia"/>
        </w:rPr>
        <w:t>compare</w:t>
      </w:r>
      <w:r w:rsidRPr="009E712A">
        <w:rPr>
          <w:rFonts w:eastAsiaTheme="minorEastAsia"/>
        </w:rPr>
        <w:t xml:space="preserve"> </w:t>
      </w:r>
      <w:r w:rsidR="00A9605A" w:rsidRPr="009E712A">
        <w:rPr>
          <w:rFonts w:eastAsiaTheme="minorEastAsia"/>
        </w:rPr>
        <w:t>resulting 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We also </w:t>
      </w:r>
      <w:r w:rsidR="000A294B" w:rsidRPr="009E712A">
        <w:rPr>
          <w:rFonts w:eastAsiaTheme="minorEastAsia"/>
        </w:rPr>
        <w:t>computed</w:t>
      </w:r>
      <w:r w:rsidRPr="009E712A">
        <w:rPr>
          <w:rFonts w:eastAsiaTheme="minorEastAsia"/>
        </w:rPr>
        <w:t xml:space="preserve"> </w:t>
      </w:r>
      <w:r w:rsidR="000A294B" w:rsidRPr="009E712A">
        <w:rPr>
          <w:rFonts w:eastAsiaTheme="minorEastAsia"/>
        </w:rPr>
        <w:t>posterior</w:t>
      </w:r>
      <w:r w:rsidRPr="009E712A">
        <w:rPr>
          <w:rFonts w:eastAsiaTheme="minorEastAsia"/>
        </w:rPr>
        <w:t xml:space="preserve"> </w:t>
      </w:r>
      <w:r w:rsidRPr="009E712A">
        <w:rPr>
          <w:rFonts w:eastAsiaTheme="minorEastAsia"/>
          <w:i/>
          <w:iCs/>
        </w:rPr>
        <w:t xml:space="preserve">P(f) </w:t>
      </w:r>
      <w:r w:rsidRPr="009E712A">
        <w:rPr>
          <w:rFonts w:eastAsiaTheme="minorEastAsia"/>
        </w:rPr>
        <w:lastRenderedPageBreak/>
        <w:t xml:space="preserve">estimates </w:t>
      </w:r>
      <w:r w:rsidR="00C33163" w:rsidRPr="009E712A">
        <w:rPr>
          <w:rFonts w:eastAsiaTheme="minorEastAsia"/>
        </w:rPr>
        <w:t>using</w:t>
      </w:r>
      <w:r w:rsidR="000A294B" w:rsidRPr="009E712A">
        <w:rPr>
          <w:rFonts w:eastAsiaTheme="minorEastAsia"/>
        </w:rPr>
        <w:t xml:space="preserve"> </w:t>
      </w:r>
      <w:r w:rsidR="00C33163" w:rsidRPr="009E712A">
        <w:rPr>
          <w:rFonts w:eastAsiaTheme="minorEastAsia"/>
        </w:rPr>
        <w:t xml:space="preserve">a </w:t>
      </w:r>
      <w:r w:rsidR="000A294B" w:rsidRPr="009E712A">
        <w:t>prior</w:t>
      </w:r>
      <w:r w:rsidR="00C33163" w:rsidRPr="009E712A">
        <w:t xml:space="preserve"> </w:t>
      </w:r>
      <w:r w:rsidR="00C33163" w:rsidRPr="009E712A">
        <w:rPr>
          <w:i/>
          <w:iCs/>
        </w:rPr>
        <w:t>P(f)</w:t>
      </w:r>
      <w:r w:rsidR="000A294B" w:rsidRPr="009E712A">
        <w:t xml:space="preserve"> </w:t>
      </w:r>
      <w:r w:rsidR="00C33163" w:rsidRPr="009E712A">
        <w:t>set to</w:t>
      </w:r>
      <w:r w:rsidR="000A294B" w:rsidRPr="009E712A">
        <w:t xml:space="preserve"> 0.79</w:t>
      </w:r>
      <w:r w:rsidR="00A9605A" w:rsidRPr="009E712A">
        <w:t xml:space="preserve">, which corresponds to </w:t>
      </w:r>
      <w:r w:rsidR="000A294B" w:rsidRPr="009E712A">
        <w:t>the proportion of females in breeding groups of</w:t>
      </w:r>
      <w:r w:rsidR="00A9605A" w:rsidRPr="009E712A">
        <w:t xml:space="preserve">f the Galápagos Islands </w:t>
      </w:r>
      <w:r w:rsidR="003E7570" w:rsidRPr="009E712A">
        <w:t xml:space="preserve">genetically </w:t>
      </w:r>
      <w:r w:rsidR="000766B8" w:rsidRPr="009E712A">
        <w:t xml:space="preserve">estimated </w:t>
      </w:r>
      <w:r w:rsidR="003E7570" w:rsidRPr="009E712A">
        <w:t>in</w:t>
      </w:r>
      <w:r w:rsidR="00A9605A" w:rsidRPr="009E712A">
        <w:t xml:space="preserve"> 1991</w:t>
      </w:r>
      <w:r w:rsidR="003E7570" w:rsidRPr="009E712A">
        <w:fldChar w:fldCharType="begin"/>
      </w:r>
      <w:r w:rsidR="00A40687" w:rsidRPr="009E712A">
        <w:instrText xml:space="preserve"> ADDIN ZOTERO_ITEM CSL_CITATION {"citationID":"aeadui38lb","properties":{"formattedCitation":"\\super 32\\nosupersub{}","plainCitation":"32","noteIndex":0},"citationItems":[{"id":1216,"uris":["http://zotero.org/users/5395629/items/WLAF23IS"],"itemData":{"id":1216,"type":"article-journal","abstract":"Mature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rsidRPr="009E712A">
        <w:fldChar w:fldCharType="separate"/>
      </w:r>
      <w:r w:rsidR="00A40687" w:rsidRPr="009E712A">
        <w:rPr>
          <w:kern w:val="0"/>
          <w:szCs w:val="24"/>
          <w:vertAlign w:val="superscript"/>
          <w:lang w:val="en-US"/>
        </w:rPr>
        <w:t>32</w:t>
      </w:r>
      <w:r w:rsidR="003E7570" w:rsidRPr="009E712A">
        <w:fldChar w:fldCharType="end"/>
      </w:r>
      <w:r w:rsidR="003E7570" w:rsidRPr="009E712A">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2D167D3E"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Pr="00207D2A">
        <w:fldChar w:fldCharType="begin"/>
      </w:r>
      <w:r w:rsidR="00A40687">
        <w:instrText xml:space="preserve"> ADDIN ZOTERO_ITEM CSL_CITATION {"citationID":"a8ke10shri","properties":{"formattedCitation":"\\super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A40687" w:rsidRPr="00A40687">
        <w:rPr>
          <w:kern w:val="0"/>
          <w:szCs w:val="24"/>
          <w:vertAlign w:val="superscript"/>
          <w:lang w:val="en-US"/>
        </w:rPr>
        <w:t>20,33,34</w:t>
      </w:r>
      <w:r w:rsidRPr="00207D2A">
        <w:fldChar w:fldCharType="end"/>
      </w:r>
      <w:r w:rsidRPr="00207D2A">
        <w:t xml:space="preserve">. </w:t>
      </w:r>
    </w:p>
    <w:p w14:paraId="20556F82" w14:textId="5875D191" w:rsidR="001625DA" w:rsidRPr="00207D2A" w:rsidRDefault="001625DA" w:rsidP="001625DA">
      <w:pPr>
        <w:pStyle w:val="Caption"/>
        <w:keepNext/>
        <w:rPr>
          <w:color w:val="auto"/>
          <w:sz w:val="20"/>
          <w:szCs w:val="20"/>
        </w:rPr>
      </w:pPr>
      <w:bookmarkStart w:id="58"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58"/>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w:t>
      </w:r>
      <w:r w:rsidRPr="00207D2A">
        <w:rPr>
          <w:color w:val="auto"/>
          <w:sz w:val="20"/>
          <w:szCs w:val="20"/>
        </w:rPr>
        <w:fldChar w:fldCharType="begin"/>
      </w:r>
      <w:r w:rsidR="00A40687">
        <w:rPr>
          <w:color w:val="auto"/>
          <w:sz w:val="20"/>
          <w:szCs w:val="20"/>
        </w:rPr>
        <w:instrText xml:space="preserve"> ADDIN ZOTERO_ITEM CSL_CITATION {"citationID":"zE5Wb9IQ","properties":{"formattedCitation":"\\super 20,33,34\\nosupersub{}","plainCitation":"20,33,34","noteIndex":0},"citationItems":[{"id":88,"uris":["http://zotero.org/users/5395629/items/JF65GA6K"],"itemData":{"id":88,"type":"chapter","container-title":"Behavior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A40687" w:rsidRPr="00A40687">
        <w:rPr>
          <w:color w:val="auto"/>
          <w:kern w:val="0"/>
          <w:sz w:val="20"/>
          <w:szCs w:val="24"/>
          <w:vertAlign w:val="superscript"/>
          <w:lang w:val="en-US"/>
        </w:rPr>
        <w:t>20,33,34</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D5523E3"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Pr="00207D2A">
              <w:rPr>
                <w:sz w:val="20"/>
                <w:szCs w:val="20"/>
              </w:rPr>
              <w:fldChar w:fldCharType="begin"/>
            </w:r>
            <w:r w:rsidR="00A40687">
              <w:rPr>
                <w:sz w:val="20"/>
                <w:szCs w:val="20"/>
              </w:rPr>
              <w:instrText xml:space="preserve"> ADDIN ZOTERO_ITEM CSL_CITATION {"citationID":"E144eXi9","properties":{"formattedCitation":"\\super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2D3068D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Pr="00207D2A">
              <w:rPr>
                <w:sz w:val="20"/>
                <w:szCs w:val="20"/>
              </w:rPr>
              <w:fldChar w:fldCharType="begin"/>
            </w:r>
            <w:r w:rsidR="00A40687">
              <w:rPr>
                <w:sz w:val="20"/>
                <w:szCs w:val="20"/>
              </w:rPr>
              <w:instrText xml:space="preserve"> ADDIN ZOTERO_ITEM CSL_CITATION {"citationID":"yZCXtXac","properties":{"formattedCitation":"\\super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35323B66"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Pr="00207D2A">
              <w:rPr>
                <w:sz w:val="20"/>
                <w:szCs w:val="20"/>
              </w:rPr>
              <w:fldChar w:fldCharType="begin"/>
            </w:r>
            <w:r w:rsidR="00A40687">
              <w:rPr>
                <w:sz w:val="20"/>
                <w:szCs w:val="20"/>
              </w:rPr>
              <w:instrText xml:space="preserve"> ADDIN ZOTERO_ITEM CSL_CITATION {"citationID":"ovxuUui7","properties":{"formattedCitation":"\\super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712A8B7A"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{"citationID":"M37nXiFn","properties":{"formattedCitation":"\\super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BA9BCD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40687">
              <w:rPr>
                <w:sz w:val="20"/>
                <w:szCs w:val="20"/>
              </w:rPr>
              <w:instrText xml:space="preserve"> ADDIN ZOTERO_ITEM CSL_CITATION {"citationID":"ZaVP16xd","properties":{"formattedCitation":"\\super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59BF3AC2"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Pr="00207D2A">
              <w:rPr>
                <w:sz w:val="20"/>
                <w:szCs w:val="20"/>
              </w:rPr>
              <w:fldChar w:fldCharType="begin"/>
            </w:r>
            <w:r w:rsidR="00A40687">
              <w:rPr>
                <w:sz w:val="20"/>
                <w:szCs w:val="20"/>
              </w:rPr>
              <w:instrText xml:space="preserve"> ADDIN ZOTERO_ITEM CSL_CITATION {"citationID":"K7OULJSf","properties":{"formattedCitation":"\\super 33\\uc0\\u8211{}35\\nosupersub{}","plainCitation":"33–35","noteIndex":0},"citationItems":[{"id":88,"uris":["http://zotero.org/users/5395629/items/JF65GA6K"],"itemData":{"id":88,"type":"chapter","container-title":"Behavior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6E81ABF8"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Pr="00207D2A">
              <w:rPr>
                <w:sz w:val="20"/>
                <w:szCs w:val="20"/>
              </w:rPr>
              <w:fldChar w:fldCharType="begin"/>
            </w:r>
            <w:r w:rsidR="00DC1D0D">
              <w:rPr>
                <w:sz w:val="20"/>
                <w:szCs w:val="20"/>
              </w:rPr>
              <w:instrText xml:space="preserve"> ADDIN ZOTERO_ITEM CSL_CITATION {"citationID":"4ozefYzX","properties":{"formattedCitation":"\\super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DC1D0D" w:rsidRPr="00DC1D0D">
              <w:rPr>
                <w:kern w:val="0"/>
                <w:sz w:val="20"/>
                <w:szCs w:val="24"/>
                <w:vertAlign w:val="superscript"/>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01FE08B"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Pr="00207D2A">
              <w:rPr>
                <w:sz w:val="20"/>
                <w:szCs w:val="20"/>
              </w:rPr>
              <w:fldChar w:fldCharType="begin"/>
            </w:r>
            <w:r w:rsidR="00A40687">
              <w:rPr>
                <w:sz w:val="20"/>
                <w:szCs w:val="20"/>
              </w:rPr>
              <w:instrText xml:space="preserve"> ADDIN ZOTERO_ITEM CSL_CITATION {"citationID":"bMl4ZwVn","properties":{"formattedCitation":"\\super 20,34\\nosupersub{}","plainCitation":"20,34","noteIndex":0},"citationItems":[{"id":1931,"uris":["http://zotero.org/users/5395629/items/QZ2YHGLH"],"itemData":{"id":1931,"type":"article-journal","container-title":"Reports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4488518D"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42222D">
        <w:t xml:space="preserve"> in videos where at least 2 whales were observed</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w:t>
      </w:r>
      <w:del w:id="59" w:author="David Gaspard" w:date="2025-10-08T16:47:00Z">
        <w:r w:rsidR="00022873" w:rsidRPr="00207D2A" w:rsidDel="007E5EB6">
          <w:delText>under</w:delText>
        </w:r>
        <w:r w:rsidR="0089671E" w:rsidRPr="00207D2A" w:rsidDel="007E5EB6">
          <w:delText xml:space="preserve"> </w:delText>
        </w:r>
      </w:del>
      <w:ins w:id="60" w:author="David Gaspard" w:date="2025-10-08T16:47:00Z">
        <w:r w:rsidR="007E5EB6">
          <w:t>beneath</w:t>
        </w:r>
        <w:r w:rsidR="007E5EB6" w:rsidRPr="00207D2A">
          <w:t xml:space="preserve"> </w:t>
        </w:r>
      </w:ins>
      <w:r w:rsidR="0089671E" w:rsidRPr="00207D2A">
        <w:t xml:space="preserve">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fldChar w:fldCharType="begin"/>
      </w:r>
      <w:r w:rsidR="00A40687">
        <w:instrText xml:space="preserve"> ADDIN ZOTERO_ITEM CSL_CITATION {"citationID":"a2ogltae2u0","properties":{"formattedCitation":"\\super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A40687" w:rsidRPr="00A40687">
        <w:rPr>
          <w:kern w:val="0"/>
          <w:szCs w:val="24"/>
          <w:vertAlign w:val="superscript"/>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5FC2B285" w:rsidR="00221C23" w:rsidRDefault="00FA0DD1" w:rsidP="00B904F0">
      <w:commentRangeStart w:id="61"/>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r w:rsidR="000766B8">
        <w:t xml:space="preserve"> to</w:t>
      </w:r>
      <w:r w:rsidR="001679F8">
        <w:t xml:space="preserve"> stimulate the release of milk</w:t>
      </w:r>
      <w:del w:id="62" w:author="David Gaspard" w:date="2025-10-08T16:50:00Z">
        <w:r w:rsidR="0020338D" w:rsidDel="00A12072">
          <w:delText xml:space="preserve"> </w:delText>
        </w:r>
      </w:del>
      <w:r w:rsidR="0020338D">
        <w:fldChar w:fldCharType="begin"/>
      </w:r>
      <w:r w:rsidR="00164AF4">
        <w:instrText xml:space="preserve"> ADDIN ZOTERO_ITEM CSL_CITATION {"citationID":"a210dpfve0o","properties":{"formattedCitation":"\\super 36\\nosupersub{}","plainCitation":"36","noteIndex":0},"citationItems":[{"id":1319,"uris":["http://zotero.org/users/5395629/items/K6F2N8LY"],"itemData":{"id":1319,"type":"article-journal","container-title":"Marine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164AF4" w:rsidRPr="00164AF4">
        <w:rPr>
          <w:kern w:val="0"/>
          <w:szCs w:val="24"/>
          <w:vertAlign w:val="superscript"/>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1679F8">
        <w:fldChar w:fldCharType="begin"/>
      </w:r>
      <w:r w:rsidR="00A40687">
        <w:instrText xml:space="preserve"> ADDIN ZOTERO_ITEM CSL_CITATION {"citationID":"a1cdivkm2rm","properties":{"formattedCitation":"\\super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A40687" w:rsidRPr="00A40687">
        <w:rPr>
          <w:kern w:val="0"/>
          <w:szCs w:val="24"/>
          <w:vertAlign w:val="superscript"/>
          <w:lang w:val="en-US"/>
        </w:rPr>
        <w:t>37</w:t>
      </w:r>
      <w:r w:rsidR="001679F8">
        <w:fldChar w:fldCharType="end"/>
      </w:r>
      <w:r w:rsidR="001679F8">
        <w:t>. Alternatively</w:t>
      </w:r>
      <w:ins w:id="63" w:author="David Gaspard" w:date="2025-10-08T16:47:00Z">
        <w:r w:rsidR="007E5EB6">
          <w:t>,</w:t>
        </w:r>
      </w:ins>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A40687">
        <w:instrText xml:space="preserve"> ADDIN ZOTERO_ITEM CSL_CITATION {"citationID":"annmg7o2f2","properties":{"formattedCitation":"\\super 37\\nosupersub{}","plainCitation":"37","noteIndex":0},"citationItems":[{"id":60,"uris":["http://zotero.org/users/5395629/items/P25R26RD"],"itemData":{"id":60,"type":"article-journal","abstract":"In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E5259C" w:rsidRPr="00207D2A">
        <w:fldChar w:fldCharType="begin"/>
      </w:r>
      <w:r w:rsidR="00A40687">
        <w:instrText xml:space="preserve"> ADDIN ZOTERO_ITEM CSL_CITATION {"citationID":"a9osstva8p","properties":{"formattedCitation":"\\super 36\\uc0\\u8211{}38\\nosupersub{}","plainCitation":"36–38","noteIndex":0},"citationItems":[{"id":1319,"uris":["http://zotero.org/users/5395629/items/K6F2N8LY"],"itemData":{"id":1319,"type":"article-journal","container-title":"Marine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36–38</w:t>
      </w:r>
      <w:r w:rsidR="00E5259C" w:rsidRPr="00207D2A">
        <w:fldChar w:fldCharType="end"/>
      </w:r>
      <w:r w:rsidR="00E5259C" w:rsidRPr="00207D2A">
        <w:t xml:space="preserve">. </w:t>
      </w:r>
      <w:commentRangeEnd w:id="61"/>
      <w:r w:rsidR="00F00280">
        <w:rPr>
          <w:rStyle w:val="CommentReference"/>
        </w:rPr>
        <w:commentReference w:id="61"/>
      </w:r>
    </w:p>
    <w:p w14:paraId="6456E275" w14:textId="668B990A" w:rsidR="007253FA" w:rsidRDefault="007253FA" w:rsidP="007253FA">
      <w:pPr>
        <w:pStyle w:val="Heading4"/>
        <w:rPr>
          <w:rFonts w:cs="Times New Roman"/>
        </w:rPr>
      </w:pPr>
      <w:r w:rsidRPr="009E712A">
        <w:rPr>
          <w:rFonts w:cs="Times New Roman"/>
        </w:rPr>
        <w:t xml:space="preserve">2.4.4 </w:t>
      </w:r>
      <w:r w:rsidR="00164AF4" w:rsidRPr="009E712A">
        <w:rPr>
          <w:rFonts w:cs="Times New Roman"/>
        </w:rPr>
        <w:t>Exploring</w:t>
      </w:r>
      <w:r w:rsidR="00221C23" w:rsidRPr="009E712A">
        <w:rPr>
          <w:rFonts w:cs="Times New Roman"/>
        </w:rPr>
        <w:t xml:space="preserve"> performance</w:t>
      </w:r>
      <w:r w:rsidR="00164AF4" w:rsidRPr="009E712A">
        <w:rPr>
          <w:rFonts w:cs="Times New Roman"/>
        </w:rPr>
        <w:t xml:space="preserve"> on an external dataset</w:t>
      </w:r>
    </w:p>
    <w:p w14:paraId="1246A72F" w14:textId="49B04089"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Zenmuse X5S micro four-thirds camera with Olympus M.Zuiko lens. UAV altitude measurements were obtained through laser altimetry using </w:t>
      </w:r>
      <w:r w:rsidR="005C2821">
        <w:t>a</w:t>
      </w:r>
      <w:r w:rsidR="00D53B18">
        <w:t xml:space="preserve"> LidarBoX </w:t>
      </w:r>
      <w:r w:rsidR="005C2821">
        <w:t>system</w:t>
      </w:r>
      <w:r w:rsidR="00D53B18">
        <w:fldChar w:fldCharType="begin"/>
      </w:r>
      <w:r w:rsidR="00A40687">
        <w:instrText xml:space="preserve"> ADDIN ZOTERO_ITEM CSL_CITATION {"citationID":"ag59p8mi82","properties":{"formattedCitation":"\\super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A40687" w:rsidRPr="00A40687">
        <w:rPr>
          <w:kern w:val="0"/>
          <w:szCs w:val="24"/>
          <w:vertAlign w:val="superscript"/>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6F167E">
        <w:t xml:space="preserve"> </w:t>
      </w:r>
      <w:r w:rsidR="003029CF">
        <w:fldChar w:fldCharType="begin"/>
      </w:r>
      <w:r w:rsidR="00A40687">
        <w:instrText xml:space="preserve"> ADDIN ZOTERO_ITEM CSL_CITATION {"citationID":"a2kdqj370mv","properties":{"formattedCitation":"\\super 20,40\\nosupersub{}","plainCitation":"20,40","noteIndex":0},"citationItems":[{"id":1883,"uris":["http://zotero.org/users/5395629/items/J8LFQUQS"],"itemData":{"id":1883,"type":"chapter","container-title":"Handbook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A40687" w:rsidRPr="00A40687">
        <w:rPr>
          <w:kern w:val="0"/>
          <w:szCs w:val="24"/>
          <w:vertAlign w:val="superscript"/>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64" w:name="_Toc201083901"/>
      <w:r w:rsidRPr="00207D2A">
        <w:rPr>
          <w:rFonts w:cs="Times New Roman"/>
        </w:rPr>
        <w:t xml:space="preserve">3. </w:t>
      </w:r>
      <w:bookmarkEnd w:id="64"/>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w:t>
      </w:r>
      <w:commentRangeStart w:id="65"/>
      <w:r w:rsidRPr="00207D2A">
        <w:t xml:space="preserve">18 days </w:t>
      </w:r>
      <w:r w:rsidR="00B624C8" w:rsidRPr="00207D2A">
        <w:t>in the field</w:t>
      </w:r>
      <w:commentRangeEnd w:id="65"/>
      <w:r w:rsidR="00F00280">
        <w:rPr>
          <w:rStyle w:val="CommentReference"/>
        </w:rPr>
        <w:commentReference w:id="65"/>
      </w:r>
      <w:r w:rsidR="00B624C8" w:rsidRPr="00207D2A">
        <w:t xml:space="preserve">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66"/>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66"/>
      <w:r w:rsidR="005E0FA5" w:rsidRPr="00207D2A">
        <w:rPr>
          <w:rStyle w:val="CommentReference"/>
        </w:rPr>
        <w:commentReference w:id="66"/>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67" w:name="_Ref201088861"/>
      <w:commentRangeStart w:id="68"/>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2</w:t>
      </w:r>
      <w:r w:rsidR="007459AF" w:rsidRPr="00B67D3F">
        <w:rPr>
          <w:b/>
          <w:bCs/>
          <w:color w:val="auto"/>
        </w:rPr>
        <w:fldChar w:fldCharType="end"/>
      </w:r>
      <w:bookmarkEnd w:id="67"/>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68"/>
      <w:r w:rsidR="008A227A" w:rsidRPr="00207D2A">
        <w:rPr>
          <w:rStyle w:val="CommentReference"/>
          <w:i w:val="0"/>
          <w:iCs w:val="0"/>
          <w:color w:val="auto"/>
        </w:rPr>
        <w:commentReference w:id="68"/>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 xml:space="preserve">measures </w:t>
      </w:r>
      <w:r w:rsidR="00CB374B">
        <w:t xml:space="preserve">from the same whale </w:t>
      </w:r>
      <w:r w:rsidR="00E27601" w:rsidRPr="00207D2A">
        <w:t>had a</w:t>
      </w:r>
      <w:r w:rsidR="00F24FC4" w:rsidRPr="00207D2A">
        <w:t>n observed</w:t>
      </w:r>
      <w:r w:rsidR="00E27601" w:rsidRPr="00207D2A">
        <w:t xml:space="preserve"> </w:t>
      </w:r>
      <w:r w:rsidR="00C51021">
        <w:t>2.95%</w:t>
      </w:r>
      <w:r w:rsidR="00E27601" w:rsidRPr="00207D2A">
        <w:t xml:space="preserve"> CV </w:t>
      </w:r>
      <w:commentRangeStart w:id="69"/>
      <w:r w:rsidR="00E27601" w:rsidRPr="00207D2A">
        <w:t>(</w:t>
      </w:r>
      <w:r w:rsidR="00E27601" w:rsidRPr="00B67D3F">
        <w:t>SD =</w:t>
      </w:r>
      <w:r w:rsidR="00C51021">
        <w:t>2.12%</w:t>
      </w:r>
      <w:r w:rsidR="00E27601" w:rsidRPr="00207D2A">
        <w:t>)</w:t>
      </w:r>
      <w:r w:rsidR="00E05126" w:rsidRPr="00207D2A">
        <w:t>.</w:t>
      </w:r>
      <w:commentRangeEnd w:id="69"/>
      <w:r w:rsidR="00AD46A2">
        <w:rPr>
          <w:rStyle w:val="CommentReference"/>
        </w:rPr>
        <w:commentReference w:id="69"/>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70" w:name="_Ref203040586"/>
      <w:commentRangeStart w:id="71"/>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70"/>
      <w:r w:rsidRPr="00B67D3F">
        <w:rPr>
          <w:rFonts w:eastAsiaTheme="minorHAnsi" w:cs="Times New Roman"/>
          <w:b/>
          <w:bCs/>
          <w:sz w:val="18"/>
          <w:szCs w:val="18"/>
        </w:rPr>
        <w:t>.</w:t>
      </w:r>
      <w:r w:rsidRPr="00B67D3F">
        <w:rPr>
          <w:rFonts w:eastAsiaTheme="minorHAnsi" w:cs="Times New Roman"/>
          <w:sz w:val="18"/>
          <w:szCs w:val="18"/>
        </w:rPr>
        <w:t xml:space="preserve"> </w:t>
      </w:r>
      <w:bookmarkStart w:id="72"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Point locations show the bootstrapped mean for each individual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73"/>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72"/>
      <w:commentRangeEnd w:id="73"/>
      <w:r w:rsidR="00B46BCD">
        <w:rPr>
          <w:rStyle w:val="CommentReference"/>
          <w:rFonts w:eastAsiaTheme="minorHAnsi" w:cs="Times New Roman"/>
          <w:i w:val="0"/>
          <w:iCs w:val="0"/>
        </w:rPr>
        <w:commentReference w:id="73"/>
      </w:r>
    </w:p>
    <w:p w14:paraId="2B668A0F" w14:textId="77777777" w:rsidR="0063179E" w:rsidRPr="00AD46A2" w:rsidRDefault="0063179E" w:rsidP="00B67D3F"/>
    <w:p w14:paraId="56DC23FF" w14:textId="30317480" w:rsidR="00583D2A" w:rsidRPr="00207D2A" w:rsidRDefault="007A56AB" w:rsidP="00583D2A">
      <w:pPr>
        <w:pStyle w:val="Heading4"/>
        <w:rPr>
          <w:rFonts w:cs="Times New Roman"/>
        </w:rPr>
      </w:pPr>
      <w:commentRangeStart w:id="74"/>
      <w:commentRangeEnd w:id="74"/>
      <w:r w:rsidRPr="00207D2A">
        <w:rPr>
          <w:rStyle w:val="CommentReference"/>
          <w:i w:val="0"/>
          <w:iCs w:val="0"/>
        </w:rPr>
        <w:commentReference w:id="74"/>
      </w:r>
      <w:commentRangeEnd w:id="71"/>
      <w:r w:rsidR="00723C89" w:rsidRPr="00207D2A">
        <w:rPr>
          <w:rStyle w:val="CommentReference"/>
          <w:i w:val="0"/>
          <w:iCs w:val="0"/>
        </w:rPr>
        <w:commentReference w:id="71"/>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1A9A9AD" w:rsidR="00583D2A" w:rsidRPr="00B67D3F" w:rsidRDefault="003878CE" w:rsidP="00583D2A">
      <w:pPr>
        <w:rPr>
          <w:rFonts w:eastAsiaTheme="minorEastAsia"/>
        </w:rPr>
      </w:pPr>
      <w:commentRangeStart w:id="75"/>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75"/>
      <w:r>
        <w:rPr>
          <w:rStyle w:val="CommentReference"/>
        </w:rPr>
        <w:commentReference w:id="75"/>
      </w:r>
      <w:r w:rsidR="00FC74A0" w:rsidRPr="00207D2A">
        <w:t xml:space="preserve">Optimal </w:t>
      </w:r>
      <w:r w:rsidR="008732DD" w:rsidRPr="00207D2A">
        <w:rPr>
          <w:i/>
          <w:iCs/>
        </w:rPr>
        <w:t>f</w:t>
      </w:r>
      <w:r w:rsidR="00583D2A" w:rsidRPr="00207D2A">
        <w:rPr>
          <w:i/>
          <w:iCs/>
        </w:rPr>
        <w:t xml:space="preserve">r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r w:rsidR="00583D2A" w:rsidRPr="00207D2A">
        <w:rPr>
          <w:i/>
          <w:iCs/>
        </w:rPr>
        <w:t>max</w:t>
      </w:r>
      <w:r w:rsidR="00583D2A" w:rsidRPr="00207D2A">
        <w:rPr>
          <w:i/>
          <w:iCs/>
          <w:vertAlign w:val="subscript"/>
        </w:rPr>
        <w:t xml:space="preserve">f  </w:t>
      </w:r>
      <w:r w:rsidR="00583D2A" w:rsidRPr="00207D2A">
        <w:t xml:space="preserve">and </w:t>
      </w:r>
      <w:r w:rsidR="00583D2A" w:rsidRPr="00207D2A">
        <w:rPr>
          <w:i/>
          <w:iCs/>
        </w:rPr>
        <w:t>max</w:t>
      </w:r>
      <w:r w:rsidR="00583D2A" w:rsidRPr="00207D2A">
        <w:rPr>
          <w:i/>
          <w:iCs/>
          <w:vertAlign w:val="subscript"/>
        </w:rPr>
        <w:t>m</w:t>
      </w:r>
      <w:r w:rsidR="00583D2A" w:rsidRPr="00207D2A">
        <w:t xml:space="preserve">) were </w:t>
      </w:r>
      <w:r w:rsidR="00AB1071" w:rsidRPr="00207D2A">
        <w:t>less variable</w:t>
      </w:r>
      <w:r w:rsidR="00583D2A" w:rsidRPr="00207D2A">
        <w:t xml:space="preserve"> than growth parameters (</w:t>
      </w:r>
      <w:r w:rsidR="00583D2A" w:rsidRPr="00207D2A">
        <w:rPr>
          <w:i/>
          <w:iCs/>
        </w:rPr>
        <w:t xml:space="preserve">fr </w:t>
      </w:r>
      <w:r w:rsidR="00583D2A" w:rsidRPr="00207D2A">
        <w:t xml:space="preserve">and </w:t>
      </w:r>
      <w:r w:rsidR="00583D2A" w:rsidRPr="00207D2A">
        <w:rPr>
          <w:i/>
          <w:iCs/>
        </w:rPr>
        <w:t>mr</w:t>
      </w:r>
      <w:r w:rsidR="006E66B8" w:rsidRPr="00207D2A">
        <w:t>)</w:t>
      </w:r>
      <w:commentRangeStart w:id="76"/>
      <w:commentRangeStart w:id="77"/>
      <w:commentRangeStart w:id="78"/>
      <w:commentRangeStart w:id="79"/>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commentRangeStart w:id="80"/>
      <w:r w:rsidR="00C74251">
        <w:t xml:space="preserve"> </w:t>
      </w:r>
      <w:commentRangeEnd w:id="80"/>
      <w:r w:rsidR="00B46BCD">
        <w:rPr>
          <w:rStyle w:val="CommentReference"/>
        </w:rPr>
        <w:commentReference w:id="80"/>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r w:rsidR="00922BBE" w:rsidRPr="00207D2A">
        <w:rPr>
          <w:i/>
          <w:iCs/>
        </w:rPr>
        <w:t>max</w:t>
      </w:r>
      <w:r w:rsidR="00922BBE" w:rsidRPr="00207D2A">
        <w:rPr>
          <w:i/>
          <w:iCs/>
          <w:vertAlign w:val="subscript"/>
        </w:rPr>
        <w:t>m</w:t>
      </w:r>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commentRangeEnd w:id="76"/>
      <w:r w:rsidR="00547F4B" w:rsidRPr="00207D2A">
        <w:rPr>
          <w:rStyle w:val="CommentReference"/>
        </w:rPr>
        <w:commentReference w:id="76"/>
      </w:r>
      <w:commentRangeEnd w:id="77"/>
      <w:r w:rsidR="00B46BCD">
        <w:rPr>
          <w:rStyle w:val="CommentReference"/>
        </w:rPr>
        <w:commentReference w:id="77"/>
      </w:r>
      <w:commentRangeEnd w:id="78"/>
      <w:r w:rsidR="00B05530">
        <w:rPr>
          <w:rStyle w:val="CommentReference"/>
        </w:rPr>
        <w:commentReference w:id="78"/>
      </w:r>
      <w:commentRangeEnd w:id="79"/>
      <w:r w:rsidR="00FE429E">
        <w:rPr>
          <w:rStyle w:val="CommentReference"/>
        </w:rPr>
        <w:commentReference w:id="79"/>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81" w:name="_Ref203140158"/>
      <w:bookmarkStart w:id="82"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81"/>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r w:rsidRPr="00164AF4">
        <w:rPr>
          <w:color w:val="auto"/>
        </w:rPr>
        <w:t>fr</w:t>
      </w:r>
      <w:r w:rsidRPr="00164AF4">
        <w:rPr>
          <w:i w:val="0"/>
          <w:iCs w:val="0"/>
          <w:color w:val="auto"/>
        </w:rPr>
        <w:t xml:space="preserve">), the female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f</w:t>
      </w:r>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r w:rsidRPr="00164AF4">
        <w:rPr>
          <w:color w:val="auto"/>
        </w:rPr>
        <w:t>mr</w:t>
      </w:r>
      <w:r w:rsidRPr="00164AF4">
        <w:rPr>
          <w:i w:val="0"/>
          <w:iCs w:val="0"/>
          <w:color w:val="auto"/>
        </w:rPr>
        <w:t xml:space="preserve">), and the 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m</w:t>
      </w:r>
      <w:r w:rsidRPr="00164AF4">
        <w:rPr>
          <w:i w:val="0"/>
          <w:iCs w:val="0"/>
          <w:color w:val="auto"/>
        </w:rPr>
        <w:t>).</w:t>
      </w:r>
      <w:bookmarkEnd w:id="82"/>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83"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83"/>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84"/>
      <w:r w:rsidRPr="00207D2A">
        <w:rPr>
          <w:i w:val="0"/>
          <w:iCs w:val="0"/>
          <w:color w:val="auto"/>
        </w:rPr>
        <w:t xml:space="preserve"> base of the dorsal fin</w:t>
      </w:r>
      <w:r w:rsidR="00FC74A0" w:rsidRPr="00207D2A">
        <w:rPr>
          <w:i w:val="0"/>
          <w:iCs w:val="0"/>
          <w:color w:val="auto"/>
        </w:rPr>
        <w:t xml:space="preserve"> </w:t>
      </w:r>
      <w:commentRangeEnd w:id="84"/>
      <w:r w:rsidR="000023FA">
        <w:rPr>
          <w:rStyle w:val="CommentReference"/>
          <w:i w:val="0"/>
          <w:iCs w:val="0"/>
          <w:color w:val="auto"/>
        </w:rPr>
        <w:commentReference w:id="84"/>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85"/>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 xml:space="preserve">values </w:t>
      </w:r>
      <w:commentRangeEnd w:id="85"/>
      <w:r w:rsidRPr="00207D2A">
        <w:rPr>
          <w:rStyle w:val="CommentReference"/>
          <w:i w:val="0"/>
          <w:iCs w:val="0"/>
          <w:color w:val="auto"/>
        </w:rPr>
        <w:commentReference w:id="85"/>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1EC2716B"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86"/>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86"/>
      <w:r w:rsidR="000023FA">
        <w:rPr>
          <w:rStyle w:val="CommentReference"/>
        </w:rPr>
        <w:commentReference w:id="86"/>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5466B0">
        <w:t xml:space="preserve">This size range slightly exceeds the maximum recorded female length, 12 m </w:t>
      </w:r>
      <w:r w:rsidR="005466B0">
        <w:fldChar w:fldCharType="begin"/>
      </w:r>
      <w:r w:rsidR="005466B0">
        <w:instrText xml:space="preserve"> ADDIN ZOTERO_ITEM CSL_CITATION {"citationID":"ac7q49g6as","properties":{"formattedCitation":"\\super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5466B0">
        <w:fldChar w:fldCharType="separate"/>
      </w:r>
      <w:r w:rsidR="005466B0" w:rsidRPr="00A40687">
        <w:rPr>
          <w:kern w:val="0"/>
          <w:szCs w:val="24"/>
          <w:vertAlign w:val="superscript"/>
          <w:lang w:val="en-US"/>
        </w:rPr>
        <w:t>41</w:t>
      </w:r>
      <w:r w:rsidR="005466B0">
        <w:fldChar w:fldCharType="end"/>
      </w:r>
      <w:commentRangeStart w:id="87"/>
      <w:commentRangeEnd w:id="87"/>
      <w:r w:rsidR="005466B0">
        <w:rPr>
          <w:rStyle w:val="CommentReference"/>
        </w:rPr>
        <w:commentReference w:id="87"/>
      </w:r>
      <w:r w:rsidR="005466B0"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r w:rsidR="003C2CB8" w:rsidRPr="00207D2A">
        <w:t xml:space="preserve">exceeding </w:t>
      </w:r>
      <w:r w:rsidR="005466B0">
        <w:t>typical recorded female lengths (&gt;12)</w:t>
      </w:r>
      <w:r w:rsidRPr="00207D2A">
        <w:t>.</w:t>
      </w:r>
      <w:r w:rsidR="001C3A91" w:rsidRPr="00207D2A">
        <w:t xml:space="preserve"> </w:t>
      </w:r>
      <w:r w:rsidR="00866EC2">
        <w:t xml:space="preserve">Both individuals from the North Atlantic fell within the size range expected for males (&gt; 12.5 m) </w:t>
      </w:r>
      <w:r w:rsidR="00685FF8">
        <w:t xml:space="preserve">and had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4624DCB5" w:rsidR="005F05A3" w:rsidRPr="00207D2A" w:rsidRDefault="00583D2A" w:rsidP="005F05A3">
      <w:pPr>
        <w:pStyle w:val="Caption"/>
        <w:rPr>
          <w:i w:val="0"/>
          <w:iCs w:val="0"/>
          <w:color w:val="auto"/>
        </w:rPr>
      </w:pPr>
      <w:bookmarkStart w:id="88" w:name="_Ref201777743"/>
      <w:commentRangeStart w:id="89"/>
      <w:commentRangeStart w:id="90"/>
      <w:commentRangeStart w:id="91"/>
      <w:r w:rsidRPr="00207D2A">
        <w:rPr>
          <w:b/>
          <w:bCs/>
          <w:color w:val="auto"/>
        </w:rPr>
        <w:t xml:space="preserve">Figure </w:t>
      </w:r>
      <w:bookmarkEnd w:id="88"/>
      <w:commentRangeEnd w:id="89"/>
      <w:r w:rsidR="00CF02DB">
        <w:rPr>
          <w:b/>
          <w:bCs/>
          <w:color w:val="auto"/>
        </w:rPr>
        <w:t>6</w:t>
      </w:r>
      <w:r w:rsidR="000023FA">
        <w:rPr>
          <w:rStyle w:val="CommentReference"/>
          <w:i w:val="0"/>
          <w:iCs w:val="0"/>
          <w:color w:val="auto"/>
        </w:rPr>
        <w:commentReference w:id="89"/>
      </w:r>
      <w:commentRangeEnd w:id="90"/>
      <w:r w:rsidR="00AD46A2">
        <w:rPr>
          <w:rStyle w:val="CommentReference"/>
          <w:i w:val="0"/>
          <w:iCs w:val="0"/>
          <w:color w:val="auto"/>
        </w:rPr>
        <w:commentReference w:id="90"/>
      </w:r>
      <w:commentRangeEnd w:id="91"/>
      <w:r w:rsidR="004E4A22">
        <w:rPr>
          <w:rStyle w:val="CommentReference"/>
          <w:i w:val="0"/>
          <w:iCs w:val="0"/>
          <w:color w:val="auto"/>
        </w:rPr>
        <w:commentReference w:id="91"/>
      </w:r>
      <w:r w:rsidRPr="00207D2A">
        <w:rPr>
          <w:b/>
          <w:bCs/>
          <w:color w:val="auto"/>
        </w:rPr>
        <w:t>.</w:t>
      </w:r>
      <w:r w:rsidRPr="00207D2A">
        <w:rPr>
          <w:color w:val="auto"/>
        </w:rPr>
        <w:t xml:space="preserve"> </w:t>
      </w:r>
      <w:commentRangeStart w:id="92"/>
      <w:commentRangeStart w:id="93"/>
      <w:r w:rsidRPr="00207D2A">
        <w:rPr>
          <w:i w:val="0"/>
          <w:iCs w:val="0"/>
          <w:color w:val="auto"/>
        </w:rPr>
        <w:t xml:space="preserve">Bootstrapped </w:t>
      </w:r>
      <w:commentRangeEnd w:id="92"/>
      <w:r w:rsidR="00571C21">
        <w:rPr>
          <w:rStyle w:val="CommentReference"/>
          <w:i w:val="0"/>
          <w:iCs w:val="0"/>
          <w:color w:val="auto"/>
        </w:rPr>
        <w:commentReference w:id="92"/>
      </w:r>
      <w:commentRangeEnd w:id="93"/>
      <w:r w:rsidR="00AD46A2">
        <w:rPr>
          <w:rStyle w:val="CommentReference"/>
          <w:i w:val="0"/>
          <w:iCs w:val="0"/>
          <w:color w:val="auto"/>
        </w:rPr>
        <w:commentReference w:id="93"/>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r w:rsidR="009E712A">
        <w:rPr>
          <w:i w:val="0"/>
          <w:iCs w:val="0"/>
          <w:color w:val="auto"/>
        </w:rPr>
        <w:t>diamond</w:t>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w:t>
      </w:r>
      <w:commentRangeStart w:id="94"/>
      <w:r w:rsidR="0020338D" w:rsidRPr="0020338D">
        <w:rPr>
          <w:i w:val="0"/>
          <w:iCs w:val="0"/>
          <w:color w:val="auto"/>
        </w:rPr>
        <w:t>calf (C), juvenile (J), sub-adult (SA), adult female (AF adult male and mature female (AM/MF), maximum female length (Fmax), and mature male (MM).</w:t>
      </w:r>
      <w:commentRangeEnd w:id="94"/>
      <w:r w:rsidR="0020338D" w:rsidRPr="0020338D">
        <w:rPr>
          <w:rStyle w:val="CommentReference"/>
          <w:i w:val="0"/>
          <w:iCs w:val="0"/>
          <w:color w:val="auto"/>
        </w:rPr>
        <w:commentReference w:id="94"/>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2E636193" w:rsidR="00583D2A" w:rsidRPr="00207D2A" w:rsidRDefault="00583D2A" w:rsidP="00583D2A">
      <w:r w:rsidRPr="00207D2A">
        <w:t xml:space="preserve">We inspected </w:t>
      </w:r>
      <w:r w:rsidR="0042222D">
        <w:t>72 recordings (5 – 12 min long)</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lastRenderedPageBreak/>
        <w:fldChar w:fldCharType="end"/>
      </w:r>
      <w:r w:rsidR="00ED60A3">
        <w:rPr>
          <w:b/>
          <w:bCs/>
        </w:rPr>
        <w:t>7</w:t>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03930C99" w:rsidR="00583D2A" w:rsidRPr="00207D2A" w:rsidRDefault="00583D2A" w:rsidP="00583D2A">
      <w:r w:rsidRPr="00207D2A">
        <w:t>Length measurements of individuals that performed peduncle dives either fell within the total length ranges corresponding to ca</w:t>
      </w:r>
      <w:ins w:id="95" w:author="David Gaspard" w:date="2025-10-08T16:33:00Z">
        <w:r w:rsidR="0039636A">
          <w:t>l</w:t>
        </w:r>
      </w:ins>
      <w:del w:id="96" w:author="David Gaspard" w:date="2025-10-08T16:33:00Z">
        <w:r w:rsidR="005466B0" w:rsidDel="0039636A">
          <w:delText>2</w:delText>
        </w:r>
      </w:del>
      <w:r w:rsidRPr="00207D2A">
        <w:t xml:space="preserve">ves </w:t>
      </w:r>
      <w:commentRangeStart w:id="97"/>
      <w:commentRangeStart w:id="98"/>
      <w:commentRangeStart w:id="99"/>
      <w:r w:rsidRPr="00207D2A">
        <w:t>(n = 1) or juveniles (n = 3</w:t>
      </w:r>
      <w:commentRangeEnd w:id="97"/>
      <w:r w:rsidR="00571C21">
        <w:rPr>
          <w:rStyle w:val="CommentReference"/>
        </w:rPr>
        <w:commentReference w:id="97"/>
      </w:r>
      <w:commentRangeEnd w:id="98"/>
      <w:r w:rsidR="00AD46A2">
        <w:rPr>
          <w:rStyle w:val="CommentReference"/>
        </w:rPr>
        <w:commentReference w:id="98"/>
      </w:r>
      <w:commentRangeEnd w:id="99"/>
      <w:r w:rsidR="00B904CD">
        <w:rPr>
          <w:rStyle w:val="CommentReference"/>
        </w:rPr>
        <w:commentReference w:id="99"/>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w:t>
      </w:r>
      <w:commentRangeStart w:id="100"/>
      <w:r w:rsidR="009B793A" w:rsidRPr="00207D2A">
        <w:t xml:space="preserve">lower </w:t>
      </w:r>
      <w:commentRangeEnd w:id="100"/>
      <w:r w:rsidR="00B904CD">
        <w:rPr>
          <w:rStyle w:val="CommentReference"/>
        </w:rPr>
        <w:commentReference w:id="100"/>
      </w:r>
      <w:r w:rsidR="009B793A" w:rsidRPr="00207D2A">
        <w:t xml:space="preserve">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68AC55E7" w:rsidR="00583D2A" w:rsidRPr="00207D2A" w:rsidRDefault="005E293F" w:rsidP="00583D2A">
      <w:pPr>
        <w:keepNext/>
      </w:pPr>
      <w:del w:id="101" w:author="Christine K" w:date="2025-09-26T13:54:00Z">
        <w:r w:rsidRPr="00207D2A" w:rsidDel="00B904CD">
          <w:rPr>
            <w:noProof/>
          </w:rPr>
          <mc:AlternateContent>
            <mc:Choice Requires="wps">
              <w:drawing>
                <wp:anchor distT="0" distB="0" distL="114300" distR="114300" simplePos="0" relativeHeight="251659264" behindDoc="0" locked="0" layoutInCell="1" allowOverlap="1" wp14:anchorId="44AA36F8" wp14:editId="40558D42">
                  <wp:simplePos x="0" y="0"/>
                  <wp:positionH relativeFrom="column">
                    <wp:posOffset>5747518</wp:posOffset>
                  </wp:positionH>
                  <wp:positionV relativeFrom="paragraph">
                    <wp:posOffset>2427273</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4B8CB" id="Rectangle 29" o:spid="_x0000_s1026" style="position:absolute;margin-left:452.55pt;margin-top:191.1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" fillcolor="white [3212]" stroked="f" strokeweight="1pt"/>
              </w:pict>
            </mc:Fallback>
          </mc:AlternateContent>
        </w:r>
      </w:del>
      <w:r w:rsidR="00EB5564">
        <w:rPr>
          <w:noProof/>
        </w:rPr>
        <w:drawing>
          <wp:inline distT="0" distB="0" distL="0" distR="0" wp14:anchorId="109E142E" wp14:editId="4E07B5FA">
            <wp:extent cx="5943600" cy="3396615"/>
            <wp:effectExtent l="0" t="0" r="0" b="0"/>
            <wp:docPr id="805550093" name="Picture 3"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0093" name="Picture 3"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94E32DC" w14:textId="0F457479" w:rsidR="00EB5564" w:rsidRPr="00EB5564" w:rsidRDefault="00583D2A" w:rsidP="00B67D3F">
      <w:pPr>
        <w:pStyle w:val="Caption"/>
      </w:pPr>
      <w:bookmarkStart w:id="102" w:name="_Ref201915523"/>
      <w:r w:rsidRPr="00207D2A">
        <w:rPr>
          <w:b/>
          <w:bCs/>
          <w:color w:val="auto"/>
        </w:rPr>
        <w:t xml:space="preserve">Figure </w:t>
      </w:r>
      <w:bookmarkEnd w:id="102"/>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w:t>
      </w:r>
      <w:commentRangeStart w:id="103"/>
      <w:r w:rsidRPr="0020338D">
        <w:rPr>
          <w:i w:val="0"/>
          <w:iCs w:val="0"/>
          <w:color w:val="auto"/>
        </w:rPr>
        <w:t xml:space="preserve">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w:t>
      </w:r>
      <w:commentRangeEnd w:id="103"/>
      <w:r w:rsidR="00B904CD">
        <w:rPr>
          <w:rStyle w:val="CommentReference"/>
          <w:i w:val="0"/>
          <w:iCs w:val="0"/>
          <w:color w:val="auto"/>
        </w:rPr>
        <w:commentReference w:id="103"/>
      </w:r>
      <w:r w:rsidR="00232656" w:rsidRPr="0020338D">
        <w:rPr>
          <w:i w:val="0"/>
          <w:iCs w:val="0"/>
          <w:color w:val="auto"/>
        </w:rPr>
        <w:t>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Table 1</w:t>
      </w:r>
      <w:r w:rsidR="0020338D" w:rsidRPr="0020338D">
        <w:rPr>
          <w:i w:val="0"/>
          <w:iCs w:val="0"/>
          <w:color w:val="auto"/>
        </w:rPr>
        <w:t xml:space="preserve"> as follows: </w:t>
      </w:r>
      <w:commentRangeStart w:id="104"/>
      <w:r w:rsidR="0020338D" w:rsidRPr="0020338D">
        <w:rPr>
          <w:i w:val="0"/>
          <w:iCs w:val="0"/>
          <w:color w:val="auto"/>
        </w:rPr>
        <w:t>calf (C), juvenile (J), sub-adult (SA), adult female (AF adult male and mature female (AM/MF), maximum female length (Fmax), and mature male (MM).</w:t>
      </w:r>
      <w:commentRangeEnd w:id="104"/>
      <w:r w:rsidR="0020338D" w:rsidRPr="0020338D">
        <w:rPr>
          <w:rStyle w:val="CommentReference"/>
          <w:i w:val="0"/>
          <w:iCs w:val="0"/>
          <w:color w:val="auto"/>
          <w:sz w:val="18"/>
          <w:szCs w:val="18"/>
        </w:rPr>
        <w:commentReference w:id="104"/>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7FBA9011"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105"/>
      <w:r w:rsidRPr="00207D2A">
        <w:t>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Pr="00207D2A">
        <w:fldChar w:fldCharType="begin"/>
      </w:r>
      <w:r w:rsidR="00DC1D0D">
        <w:instrText xml:space="preserve"> ADDIN ZOTERO_ITEM CSL_CITATION {"citationID":"a1rt14bckep","properties":{"formattedCitation":"\\super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22,23</w:t>
      </w:r>
      <w:r w:rsidRPr="00207D2A">
        <w:fldChar w:fldCharType="end"/>
      </w:r>
      <w:r w:rsidRPr="00207D2A">
        <w:t xml:space="preserve">. </w:t>
      </w:r>
      <w:commentRangeEnd w:id="105"/>
      <w:r w:rsidR="0056733A">
        <w:rPr>
          <w:rStyle w:val="CommentReference"/>
        </w:rPr>
        <w:commentReference w:id="105"/>
      </w:r>
      <w:commentRangeStart w:id="106"/>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w:t>
      </w:r>
      <w:commentRangeEnd w:id="106"/>
      <w:r w:rsidR="0056733A">
        <w:rPr>
          <w:rStyle w:val="CommentReference"/>
        </w:rPr>
        <w:commentReference w:id="106"/>
      </w:r>
      <w:r w:rsidRPr="00207D2A">
        <w:t xml:space="preserve">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12765D79" w:rsidR="00B80788" w:rsidRPr="00207D2A" w:rsidRDefault="0056733A" w:rsidP="00B80788">
      <w:pPr>
        <w:spacing w:line="360" w:lineRule="auto"/>
      </w:pPr>
      <w:commentRangeStart w:id="107"/>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A40687">
        <w:instrText xml:space="preserve"> ADDIN ZOTERO_ITEM CSL_CITATION {"citationID":"a16gv4nek9a","properties":{"formattedCitation":"\\super 34,41\\nosupersub{}","plainCitation":"34,41","noteIndex":0},"citationItems":[{"id":1931,"uris":["http://zotero.org/users/5395629/items/QZ2YHGLH"],"itemData":{"id":1931,"type":"article-journal","container-title":"Reports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A40687" w:rsidRPr="00A40687">
        <w:rPr>
          <w:kern w:val="0"/>
          <w:szCs w:val="24"/>
          <w:vertAlign w:val="superscript"/>
          <w:lang w:val="en-US"/>
        </w:rPr>
        <w:t>34,41</w:t>
      </w:r>
      <w:r w:rsidRPr="00207D2A">
        <w:fldChar w:fldCharType="end"/>
      </w:r>
      <w:r w:rsidRPr="00207D2A">
        <w:t xml:space="preserve">. </w:t>
      </w:r>
      <w:commentRangeEnd w:id="107"/>
      <w:r w:rsidR="007D5A61">
        <w:rPr>
          <w:rStyle w:val="CommentReference"/>
        </w:rPr>
        <w:commentReference w:id="107"/>
      </w:r>
      <w:r w:rsidR="00B80788" w:rsidRPr="00207D2A">
        <w:t xml:space="preserve">The uncertainty in </w:t>
      </w:r>
      <w:r w:rsidR="00B80788" w:rsidRPr="00207D2A">
        <w:rPr>
          <w:i/>
          <w:iCs/>
        </w:rPr>
        <w:t xml:space="preserve">TL </w:t>
      </w:r>
      <w:r w:rsidR="00B80788" w:rsidRPr="00207D2A">
        <w:t>estimates of our UAV system (CV = 2.0</w:t>
      </w:r>
      <w:commentRangeStart w:id="108"/>
      <w:r w:rsidR="00B80788" w:rsidRPr="00207D2A">
        <w:t xml:space="preserve">%) </w:t>
      </w:r>
      <w:r w:rsidR="007D5A61">
        <w:t>was comparable to most</w:t>
      </w:r>
      <w:r w:rsidR="00B80788" w:rsidRPr="00207D2A">
        <w:t xml:space="preserve"> </w:t>
      </w:r>
      <w:commentRangeEnd w:id="108"/>
      <w:r w:rsidR="007D5A61">
        <w:rPr>
          <w:rStyle w:val="CommentReference"/>
        </w:rPr>
        <w:commentReference w:id="108"/>
      </w:r>
      <w:r w:rsidR="00B80788" w:rsidRPr="00207D2A">
        <w:t>boat-based photogrammetric methods relying on laser photogrammetry</w:t>
      </w:r>
      <w:r w:rsidR="0020338D">
        <w:t xml:space="preserve"> (</w:t>
      </w:r>
      <w:r w:rsidR="0020338D" w:rsidRPr="0020338D">
        <w:t>CV = 1.3 - 5.1%</w:t>
      </w:r>
      <w:r w:rsidR="00B80788" w:rsidRPr="00207D2A">
        <w:fldChar w:fldCharType="begin"/>
      </w:r>
      <w:r w:rsidR="00164AF4">
        <w:instrText xml:space="preserve"> ADDIN ZOTERO_ITEM CSL_CITATION {"citationID":"a1jmmerfdta","properties":{"formattedCitation":"\\super 42\\uc0\\u8211{}44\\nosupersub{}","plainCitation":"42–44","noteIndex":0},"citationItems":[{"id":41,"uris":["http://zotero.org/users/5395629/items/VDH3ARTP"],"itemData":{"id":41,"type":"article-journal","container-title":"Reports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164AF4" w:rsidRPr="00164AF4">
        <w:rPr>
          <w:kern w:val="0"/>
          <w:szCs w:val="24"/>
          <w:vertAlign w:val="superscript"/>
          <w:lang w:val="en-US"/>
        </w:rPr>
        <w:t>42–44</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B80788" w:rsidRPr="00207D2A">
        <w:fldChar w:fldCharType="begin"/>
      </w:r>
      <w:r w:rsidR="00164AF4">
        <w:instrText xml:space="preserve"> ADDIN ZOTERO_ITEM CSL_CITATION {"citationID":"audceee5fp","properties":{"formattedCitation":"\\super 45\\nosupersub{}","plainCitation":"45","noteIndex":0},"citationItems":[{"id":1309,"uris":["http://zotero.org/users/5395629/items/KGLHBNND"],"itemData":{"id":1309,"type":"article-journal","container-title":"Marine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164AF4" w:rsidRPr="00164AF4">
        <w:rPr>
          <w:kern w:val="0"/>
          <w:szCs w:val="24"/>
          <w:vertAlign w:val="superscript"/>
          <w:lang w:val="en-US"/>
        </w:rPr>
        <w:t>45</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B80788" w:rsidRPr="00207D2A">
        <w:fldChar w:fldCharType="begin"/>
      </w:r>
      <w:r w:rsidR="00164AF4">
        <w:instrText xml:space="preserve"> ADDIN ZOTERO_ITEM CSL_CITATION {"citationID":"asn8v0ulip","properties":{"formattedCitation":"\\super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164AF4" w:rsidRPr="00164AF4">
        <w:rPr>
          <w:kern w:val="0"/>
          <w:szCs w:val="24"/>
          <w:vertAlign w:val="superscript"/>
          <w:lang w:val="en-US"/>
        </w:rPr>
        <w:t>46</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B80788" w:rsidRPr="00207D2A">
        <w:fldChar w:fldCharType="begin"/>
      </w:r>
      <w:r w:rsidR="00164AF4">
        <w:instrText xml:space="preserve"> ADDIN ZOTERO_ITEM CSL_CITATION {"citationID":"a2dfmbtltqc","properties":{"formattedCitation":"\\super 10\\nosupersub{}","plainCitation":"10","noteIndex":0},"citationItems":[{"id":185,"uris":["http://zotero.org/users/5395629/items/57K542TH"],"itemData":{"id":185,"type":"article-journal","abstract":"Increasingly,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164AF4" w:rsidRPr="00164AF4">
        <w:rPr>
          <w:kern w:val="0"/>
          <w:szCs w:val="24"/>
          <w:vertAlign w:val="superscript"/>
          <w:lang w:val="en-US"/>
        </w:rPr>
        <w:t>10</w:t>
      </w:r>
      <w:r w:rsidR="00B80788" w:rsidRPr="00207D2A">
        <w:fldChar w:fldCharType="end"/>
      </w:r>
      <w:r w:rsidR="00B80788" w:rsidRPr="00207D2A">
        <w:t>.</w:t>
      </w:r>
    </w:p>
    <w:p w14:paraId="41D704B1" w14:textId="44902509"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Pr="00207D2A">
        <w:fldChar w:fldCharType="begin"/>
      </w:r>
      <w:r w:rsidR="00A40687">
        <w:instrText xml:space="preserve"> ADDIN ZOTERO_ITEM CSL_CITATION {"citationID":"a19u9k61417","properties":{"formattedCitation":"\\super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fldChar w:fldCharType="begin"/>
      </w:r>
      <w:r w:rsidR="00A40687">
        <w:instrText xml:space="preserve"> ADDIN ZOTERO_ITEM CSL_CITATION {"citationID":"a1f9qjb6urm","properties":{"formattedCitation":"\\super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A40687" w:rsidRPr="00A40687">
        <w:rPr>
          <w:kern w:val="0"/>
          <w:szCs w:val="24"/>
          <w:vertAlign w:val="superscript"/>
          <w:lang w:val="en-US"/>
        </w:rPr>
        <w:t>46</w:t>
      </w:r>
      <w:r w:rsidR="00820837" w:rsidRPr="00207D2A">
        <w:fldChar w:fldCharType="end"/>
      </w:r>
      <w:r w:rsidRPr="00207D2A">
        <w:t xml:space="preserve">. These inferences generally rely on growth </w:t>
      </w:r>
      <w:r w:rsidRPr="00207D2A">
        <w:lastRenderedPageBreak/>
        <w:t>curves that relate individual length measurements to age estimates based on dentin layer counts of killed or stranded individuals</w:t>
      </w:r>
      <w:r w:rsidRPr="00207D2A">
        <w:fldChar w:fldCharType="begin"/>
      </w:r>
      <w:r w:rsidR="00A40687">
        <w:instrText xml:space="preserve"> ADDIN ZOTERO_ITEM CSL_CITATION {"citationID":"a2h0su7ns45","properties":{"formattedCitation":"\\super 34,47\\nosupersub{}","plainCitation":"34,47","noteIndex":0},"citationItems":[{"id":47,"uris":["http://zotero.org/users/5395629/items/4CI99DU2"],"itemData":{"id":47,"type":"article-journal","container-title":"Reports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34,47</w:t>
      </w:r>
      <w:r w:rsidRPr="00207D2A">
        <w:fldChar w:fldCharType="end"/>
      </w:r>
      <w:r w:rsidRPr="00207D2A">
        <w:t>.</w:t>
      </w:r>
      <w:ins w:id="109" w:author="David Gaspard" w:date="2025-10-08T16:49:00Z">
        <w:r w:rsidR="00A12072">
          <w:t xml:space="preserve"> </w:t>
        </w:r>
      </w:ins>
      <w:r w:rsidRPr="00207D2A">
        <w:t>However, it is important to note that growth curves are accompanied by uncertainty arising from individual variation in size and development with age</w:t>
      </w:r>
      <w:commentRangeStart w:id="110"/>
      <w:r w:rsidR="003A7E1D">
        <w:fldChar w:fldCharType="begin"/>
      </w:r>
      <w:r w:rsidR="00A40687">
        <w:instrText xml:space="preserve"> ADDIN ZOTERO_ITEM CSL_CITATION {"citationID":"aeo01rahg8","properties":{"formattedCitation":"\\super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A40687" w:rsidRPr="00A40687">
        <w:rPr>
          <w:kern w:val="0"/>
          <w:szCs w:val="24"/>
          <w:vertAlign w:val="superscript"/>
          <w:lang w:val="en-US"/>
        </w:rPr>
        <w:t>48</w:t>
      </w:r>
      <w:r w:rsidR="003A7E1D">
        <w:fldChar w:fldCharType="end"/>
      </w:r>
      <w:commentRangeEnd w:id="110"/>
      <w:r w:rsidR="003A7E1D">
        <w:rPr>
          <w:rStyle w:val="CommentReference"/>
        </w:rPr>
        <w:commentReference w:id="110"/>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111"/>
      <w:r w:rsidRPr="00207D2A">
        <w:t>m at a given age</w:t>
      </w:r>
      <w:r w:rsidRPr="00207D2A">
        <w:fldChar w:fldCharType="begin"/>
      </w:r>
      <w:r w:rsidR="00A40687">
        <w:instrText xml:space="preserve"> ADDIN ZOTERO_ITEM CSL_CITATION {"citationID":"a10ttnsdt3n","properties":{"formattedCitation":"\\super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xml:space="preserve">. </w:t>
      </w:r>
      <w:commentRangeEnd w:id="111"/>
      <w:r w:rsidRPr="00207D2A">
        <w:rPr>
          <w:rStyle w:val="CommentReference"/>
        </w:rPr>
        <w:commentReference w:id="111"/>
      </w:r>
    </w:p>
    <w:p w14:paraId="70DBCAFF" w14:textId="7DD4B5A8"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Pr="00207D2A">
        <w:fldChar w:fldCharType="begin"/>
      </w:r>
      <w:r w:rsidR="00A40687">
        <w:instrText xml:space="preserve"> ADDIN ZOTERO_ITEM CSL_CITATION {"citationID":"a2cmsif68v","properties":{"formattedCitation":"\\super 13,49\\nosupersub{}","plainCitation":"13,49","noteIndex":0},"citationItems":[{"id":33,"uris":["http://zotero.org/users/5395629/items/52UHIPB3"],"itemData":{"id":33,"type":"article-journal","abstract":"Data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13,49</w:t>
      </w:r>
      <w:r w:rsidRPr="00207D2A">
        <w:fldChar w:fldCharType="end"/>
      </w:r>
      <w:r w:rsidRPr="00207D2A">
        <w:t xml:space="preserve">. </w:t>
      </w:r>
      <w:commentRangeStart w:id="112"/>
      <w:commentRangeStart w:id="113"/>
      <w:r w:rsidRPr="00207D2A">
        <w:t xml:space="preserve">This </w:t>
      </w:r>
      <w:r w:rsidR="00FA6630">
        <w:t xml:space="preserve">highlights </w:t>
      </w:r>
      <w:r w:rsidRPr="00207D2A">
        <w:t>the inherent</w:t>
      </w:r>
      <w:commentRangeEnd w:id="112"/>
      <w:r w:rsidR="00FA6630">
        <w:t xml:space="preserve"> difficulty</w:t>
      </w:r>
      <w:r w:rsidR="00FA6630">
        <w:rPr>
          <w:rStyle w:val="CommentReference"/>
        </w:rPr>
        <w:commentReference w:id="112"/>
      </w:r>
      <w:r w:rsidRPr="00207D2A">
        <w:t xml:space="preserve"> of converting a continuous measure (</w:t>
      </w:r>
      <w:r w:rsidRPr="00207D2A">
        <w:rPr>
          <w:i/>
          <w:iCs/>
        </w:rPr>
        <w:t>TL</w:t>
      </w:r>
      <w:r w:rsidRPr="00207D2A">
        <w:t xml:space="preserve">) into a categorical one (age-class). </w:t>
      </w:r>
      <w:commentRangeEnd w:id="113"/>
      <w:r w:rsidR="003A7E1D">
        <w:rPr>
          <w:rStyle w:val="CommentReference"/>
        </w:rPr>
        <w:commentReference w:id="113"/>
      </w:r>
      <w:commentRangeStart w:id="114"/>
      <w:r w:rsidRPr="00207D2A">
        <w:t>But, when</w:t>
      </w:r>
      <w:r w:rsidR="005466B0">
        <w:t xml:space="preserve"> classification bins used for bottlenose dolphins</w:t>
      </w:r>
      <w:r w:rsidRPr="00207D2A">
        <w:t xml:space="preserve"> </w:t>
      </w:r>
      <w:r w:rsidR="005466B0">
        <w:t>were</w:t>
      </w:r>
      <w:r w:rsidRPr="00207D2A">
        <w:t xml:space="preserve"> wide enough, they perform</w:t>
      </w:r>
      <w:r w:rsidR="005466B0">
        <w:t>ed</w:t>
      </w:r>
      <w:r w:rsidRPr="00207D2A">
        <w:t xml:space="preserve"> well (with 2 – 3 age class bins having &gt;72.5% individuals assigned within 2 years of actual age-class</w:t>
      </w:r>
      <w:del w:id="115" w:author="Hal Whitehead" w:date="2025-09-27T11:05:00Z">
        <w:r w:rsidRPr="00207D2A" w:rsidDel="00187FEE">
          <w:delText xml:space="preserve"> </w:delText>
        </w:r>
      </w:del>
      <w:r w:rsidRPr="00207D2A">
        <w:t>)</w:t>
      </w:r>
      <w:commentRangeEnd w:id="114"/>
      <w:r w:rsidR="00187FEE">
        <w:rPr>
          <w:rStyle w:val="CommentReference"/>
        </w:rPr>
        <w:commentReference w:id="114"/>
      </w:r>
      <w:r w:rsidRPr="00207D2A">
        <w:fldChar w:fldCharType="begin"/>
      </w:r>
      <w:r w:rsidR="00A40687">
        <w:instrText xml:space="preserve"> ADDIN ZOTERO_ITEM CSL_CITATION {"citationID":"a2n3hcjfst0","properties":{"formattedCitation":"\\super 49,50\\nosupersub{}","plainCitation":"49,50","noteIndex":0},"citationItems":[{"id":50,"uris":["http://zotero.org/users/5395629/items/F56GRG78"],"itemData":{"id":50,"type":"article-journal","abstract":"AbstractUnderstanding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49,50</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Pr="00207D2A">
        <w:fldChar w:fldCharType="begin"/>
      </w:r>
      <w:r w:rsidR="00A40687">
        <w:instrText xml:space="preserve"> ADDIN ZOTERO_ITEM CSL_CITATION {"citationID":"a4dvebm10","properties":{"formattedCitation":"\\super 49\\nosupersub{}","plainCitation":"49","noteIndex":0},"citationItems":[{"id":50,"uris":["http://zotero.org/users/5395629/items/F56GRG78"],"itemData":{"id":50,"type":"article-journal","abstract":"AbstractUnderstanding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49</w:t>
      </w:r>
      <w:r w:rsidRPr="00207D2A">
        <w:fldChar w:fldCharType="end"/>
      </w:r>
      <w:r w:rsidRPr="00207D2A">
        <w:t xml:space="preserve">. </w:t>
      </w:r>
      <w:commentRangeStart w:id="116"/>
      <w:r w:rsidRPr="00207D2A">
        <w:t xml:space="preserve">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w:t>
      </w:r>
      <w:commentRangeStart w:id="117"/>
      <w:r w:rsidRPr="00207D2A">
        <w:t xml:space="preserve"> </w:t>
      </w:r>
      <w:commentRangeEnd w:id="117"/>
      <w:r w:rsidR="003A7E1D">
        <w:rPr>
          <w:rStyle w:val="CommentReference"/>
        </w:rPr>
        <w:commentReference w:id="117"/>
      </w:r>
      <w:r w:rsidRPr="00207D2A">
        <w:t xml:space="preserve">Additionally, males experience a ‘secondary growth spurt’ after attaining sexual maturity (&gt;10 m), which would make adult males (10 – 13.7 m) reliably distinguishable from mature males (&gt; 13.7 m). </w:t>
      </w:r>
      <w:commentRangeEnd w:id="116"/>
      <w:r w:rsidR="007478E2">
        <w:rPr>
          <w:rStyle w:val="CommentReference"/>
        </w:rPr>
        <w:commentReference w:id="116"/>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5B7E62C9"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B80788" w:rsidRPr="00207D2A">
        <w:fldChar w:fldCharType="begin"/>
      </w:r>
      <w:r w:rsidR="00DC1D0D">
        <w:instrText xml:space="preserve"> ADDIN ZOTERO_ITEM CSL_CITATION {"citationID":"a1mkcvu71ck","properties":{"formattedCitation":"\\super 22,23\\nosupersub{}","plainCitation":"22,23","noteIndex":0},"citationItems":[{"id":1729,"uris":["http://zotero.org/users/5395629/items/4DP8Z8PY"],"itemData":{"id":1729,"type":"article-journal","container-title":"Scientific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DC1D0D" w:rsidRPr="00DC1D0D">
        <w:rPr>
          <w:kern w:val="0"/>
          <w:szCs w:val="24"/>
          <w:vertAlign w:val="superscript"/>
          <w:lang w:val="en-US"/>
        </w:rPr>
        <w:t>22,23</w:t>
      </w:r>
      <w:r w:rsidR="00B80788" w:rsidRPr="00207D2A">
        <w:fldChar w:fldCharType="end"/>
      </w:r>
      <w:r w:rsidR="00B80788" w:rsidRPr="00207D2A">
        <w:t>.</w:t>
      </w:r>
      <w:r>
        <w:t xml:space="preserve"> </w:t>
      </w:r>
      <w:commentRangeStart w:id="118"/>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commentRangeEnd w:id="118"/>
      <w:r>
        <w:rPr>
          <w:rStyle w:val="CommentReference"/>
        </w:rPr>
        <w:commentReference w:id="118"/>
      </w:r>
      <w:r w:rsidR="00B80788" w:rsidRPr="00207D2A">
        <w:t>Namely, all whales &gt; 13 m—corresponding to the adult/mature male size rang</w:t>
      </w:r>
      <w:r w:rsidR="00441A85">
        <w:t>e</w:t>
      </w:r>
      <w:r w:rsidR="00B80788" w:rsidRPr="00207D2A">
        <w:fldChar w:fldCharType="begin"/>
      </w:r>
      <w:r w:rsidR="00A40687">
        <w:instrText xml:space="preserve"> ADDIN ZOTERO_ITEM CSL_CITATION {"citationID":"a18olj98kqc","properties":{"formattedCitation":"\\super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A40687">
        <w:instrText xml:space="preserve"> ADDIN ZOTERO_ITEM CSL_CITATION {"citationID":"a1ilaf5ci7t","properties":{"formattedCitation":"\\super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in immature individuals</w:t>
      </w:r>
      <w:commentRangeStart w:id="119"/>
      <w:commentRangeEnd w:id="119"/>
      <w:r w:rsidR="00357E91">
        <w:rPr>
          <w:rStyle w:val="CommentReference"/>
        </w:rPr>
        <w:commentReference w:id="119"/>
      </w:r>
      <w:r w:rsidR="001859B4">
        <w:t xml:space="preserve"> </w:t>
      </w:r>
      <w:r w:rsidR="00B80788" w:rsidRPr="00207D2A">
        <w:t>sexual dimorphism, although present, is harder to detect</w:t>
      </w:r>
      <w:r w:rsidR="00B80788" w:rsidRPr="00207D2A">
        <w:fldChar w:fldCharType="begin"/>
      </w:r>
      <w:r w:rsidR="00DC1D0D">
        <w:instrText xml:space="preserve"> ADDIN ZOTERO_ITEM CSL_CITATION {"citationID":"aiuqedhpn5","properties":{"formattedCitation":"\\super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DC1D0D" w:rsidRPr="00DC1D0D">
        <w:rPr>
          <w:kern w:val="0"/>
          <w:szCs w:val="24"/>
          <w:vertAlign w:val="superscript"/>
          <w:lang w:val="en-US"/>
        </w:rPr>
        <w:t>23</w:t>
      </w:r>
      <w:r w:rsidR="00B80788" w:rsidRPr="00207D2A">
        <w:fldChar w:fldCharType="end"/>
      </w:r>
      <w:r w:rsidR="00B80788" w:rsidRPr="00207D2A">
        <w:t xml:space="preserve">. </w:t>
      </w:r>
      <w:commentRangeStart w:id="120"/>
      <w:commentRangeStart w:id="121"/>
      <w:commentRangeStart w:id="122"/>
      <w:r w:rsidR="00820837" w:rsidRPr="00207D2A">
        <w:t>Hence, our</w:t>
      </w:r>
      <w:r w:rsidR="00B80788" w:rsidRPr="00207D2A">
        <w:t xml:space="preserve"> methods allow</w:t>
      </w:r>
      <w:r w:rsidR="001859B4" w:rsidRPr="00207D2A">
        <w:t xml:space="preserve"> </w:t>
      </w:r>
      <w:r w:rsidR="008472E6">
        <w:t xml:space="preserve">reliable sex identification (as adult/mature females) of </w:t>
      </w:r>
      <w:r w:rsidR="00C93F1A" w:rsidRPr="00207D2A">
        <w:t>the majority of</w:t>
      </w:r>
      <w:r w:rsidR="00B80788" w:rsidRPr="00207D2A">
        <w:t xml:space="preserve"> individuals within the traditional female-immature age-sex class</w:t>
      </w:r>
      <w:commentRangeEnd w:id="120"/>
      <w:r w:rsidR="008472E6">
        <w:rPr>
          <w:rStyle w:val="CommentReference"/>
        </w:rPr>
        <w:commentReference w:id="120"/>
      </w:r>
      <w:commentRangeEnd w:id="121"/>
      <w:r w:rsidR="008472E6">
        <w:rPr>
          <w:rStyle w:val="CommentReference"/>
        </w:rPr>
        <w:commentReference w:id="121"/>
      </w:r>
      <w:commentRangeEnd w:id="122"/>
      <w:r w:rsidR="00357E91">
        <w:rPr>
          <w:rStyle w:val="CommentReference"/>
        </w:rPr>
        <w:commentReference w:id="122"/>
      </w:r>
      <w:r w:rsidR="005466B0">
        <w:t>.</w:t>
      </w:r>
      <w:r w:rsidR="008472E6">
        <w:t xml:space="preserve"> </w:t>
      </w:r>
      <w:r w:rsidR="00116451" w:rsidRPr="005466B0">
        <w:t xml:space="preserve">Likewise, our approach </w:t>
      </w:r>
      <w:r w:rsidR="003373E4" w:rsidRPr="005466B0">
        <w:t xml:space="preserve">correctly </w:t>
      </w:r>
      <w:r w:rsidR="00116451" w:rsidRPr="005466B0">
        <w:t xml:space="preserve">assigned a </w:t>
      </w:r>
      <w:r w:rsidR="00116451" w:rsidRPr="005466B0">
        <w:rPr>
          <w:i/>
          <w:iCs/>
        </w:rPr>
        <w:t>P(f) ~ 0</w:t>
      </w:r>
      <w:r w:rsidR="00116451" w:rsidRPr="005466B0">
        <w:t xml:space="preserve"> to the whales observed in the </w:t>
      </w:r>
      <w:r w:rsidR="00187FEE" w:rsidRPr="005466B0">
        <w:t xml:space="preserve">northern </w:t>
      </w:r>
      <w:r w:rsidR="00116451" w:rsidRPr="005466B0">
        <w:t>North Atlantic and Arctic Oceans, where the vast majority of individuals are known to be adult and mature males</w:t>
      </w:r>
      <w:r w:rsidR="00116451" w:rsidRPr="005466B0">
        <w:fldChar w:fldCharType="begin"/>
      </w:r>
      <w:r w:rsidR="00A40687" w:rsidRPr="005466B0">
        <w:instrText xml:space="preserve"> ADDIN ZOTERO_ITEM CSL_CITATION {"citationID":"atu49tdg2m","properties":{"formattedCitation":"\\super 48\\nosupersub{}","plainCitation":"48","noteIndex":0},"citationItems":[{"id":5115,"uris":["http://zotero.org/users/5395629/items/TBBV9TJS"],"itemData":{"id":5115,"type":"article-journal","container-title":"Reports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5466B0">
        <w:fldChar w:fldCharType="separate"/>
      </w:r>
      <w:r w:rsidR="00A40687" w:rsidRPr="005466B0">
        <w:rPr>
          <w:kern w:val="0"/>
          <w:szCs w:val="24"/>
          <w:vertAlign w:val="superscript"/>
          <w:lang w:val="en-US"/>
        </w:rPr>
        <w:t>48</w:t>
      </w:r>
      <w:r w:rsidR="00116451" w:rsidRPr="005466B0">
        <w:fldChar w:fldCharType="end"/>
      </w:r>
      <w:r w:rsidR="00116451" w:rsidRPr="005466B0">
        <w:t>. Although this represents a very small sample size (n = 2), it demonstrates the applicability of o</w:t>
      </w:r>
      <w:r w:rsidR="003373E4" w:rsidRPr="005466B0">
        <w:t>ur methods for data collected in other regions and using different UAV platforms.</w:t>
      </w:r>
      <w:r w:rsidR="00116451">
        <w:t xml:space="preserve"> </w:t>
      </w:r>
      <w:r w:rsidR="00B80788" w:rsidRPr="00207D2A">
        <w:t xml:space="preserve"> </w:t>
      </w:r>
    </w:p>
    <w:p w14:paraId="3F824791" w14:textId="7FC43DCF"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Pr="00207D2A">
        <w:fldChar w:fldCharType="begin"/>
      </w:r>
      <w:r w:rsidR="00DC1D0D">
        <w:instrText xml:space="preserve"> ADDIN ZOTERO_ITEM CSL_CITATION {"citationID":"auhc4n4sia","properties":{"formattedCitation":"\\super 23\\nosupersub{}","plainCitation":"23","noteIndex":0},"citationItems":[{"id":1729,"uris":["http://zotero.org/users/5395629/items/4DP8Z8PY"],"itemData":{"id":1729,"type":"article-journal","container-title":"Scientific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DC1D0D" w:rsidRPr="00DC1D0D">
        <w:rPr>
          <w:kern w:val="0"/>
          <w:szCs w:val="24"/>
          <w:vertAlign w:val="superscript"/>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Pr="00207D2A">
        <w:fldChar w:fldCharType="begin"/>
      </w:r>
      <w:r w:rsidR="00A40687">
        <w:instrText xml:space="preserve"> ADDIN ZOTERO_ITEM CSL_CITATION {"citationID":"a3nuesq91s","properties":{"formattedCitation":"\\super 51\\nosupersub{}","plainCitation":"51","noteIndex":0},"citationItems":[{"id":30,"uris":["http://zotero.org/users/5395629/items/RBB6JCJN"],"itemData":{"id":30,"type":"article-journal","abstract":"Synopsis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A40687" w:rsidRPr="00A40687">
        <w:rPr>
          <w:kern w:val="0"/>
          <w:szCs w:val="24"/>
          <w:vertAlign w:val="superscript"/>
          <w:lang w:val="en-US"/>
        </w:rPr>
        <w:t>51</w:t>
      </w:r>
      <w:r w:rsidRPr="00207D2A">
        <w:fldChar w:fldCharType="end"/>
      </w:r>
      <w:r w:rsidRPr="00207D2A">
        <w:t xml:space="preserve">, </w:t>
      </w:r>
      <w:commentRangeStart w:id="123"/>
      <w:commentRangeStart w:id="124"/>
      <w:r w:rsidRPr="00207D2A">
        <w:t xml:space="preserve">which would make distinguishing subadult males from adult and mature </w:t>
      </w:r>
      <w:r w:rsidR="008472E6">
        <w:t>females</w:t>
      </w:r>
      <w:r w:rsidR="008472E6" w:rsidRPr="00207D2A">
        <w:t xml:space="preserve"> </w:t>
      </w:r>
      <w:r w:rsidRPr="00207D2A">
        <w:t>particularly challenging</w:t>
      </w:r>
      <w:commentRangeEnd w:id="123"/>
      <w:r w:rsidR="008472E6">
        <w:rPr>
          <w:rStyle w:val="CommentReference"/>
        </w:rPr>
        <w:commentReference w:id="123"/>
      </w:r>
      <w:commentRangeEnd w:id="124"/>
      <w:r w:rsidR="008472E6">
        <w:rPr>
          <w:rStyle w:val="CommentReference"/>
        </w:rPr>
        <w:commentReference w:id="124"/>
      </w:r>
      <w:r w:rsidRPr="00207D2A">
        <w:t xml:space="preserve">. </w:t>
      </w:r>
      <w:commentRangeStart w:id="125"/>
      <w:commentRangeStart w:id="126"/>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125"/>
      <w:r w:rsidRPr="00207D2A">
        <w:rPr>
          <w:rStyle w:val="CommentReference"/>
        </w:rPr>
        <w:commentReference w:id="125"/>
      </w:r>
      <w:commentRangeEnd w:id="126"/>
      <w:r w:rsidRPr="00207D2A">
        <w:rPr>
          <w:rStyle w:val="CommentReference"/>
        </w:rPr>
        <w:commentReference w:id="126"/>
      </w:r>
      <w:r w:rsidRPr="00207D2A">
        <w:t>Additionally, there are reports across cetacean species of individuals with partial or full hermaphroditism in their genital organs, which in some cases, is linked to intersex chromosome arrangements</w:t>
      </w:r>
      <w:r w:rsidRPr="00207D2A">
        <w:fldChar w:fldCharType="begin"/>
      </w:r>
      <w:r w:rsidR="00A40687">
        <w:instrText xml:space="preserve"> ADDIN ZOTERO_ITEM CSL_CITATION {"citationID":"a27kj0cjpv2","properties":{"formattedCitation":"\\super 52\\nosupersub{}","plainCitation":"52","noteIndex":0},"citationItems":[{"id":29,"uris":["http://zotero.org/users/5395629/items/MTQY3HS3"],"itemData":{"id":29,"type":"article-journal","abstract":"AbstractMolecular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A40687" w:rsidRPr="00A40687">
        <w:rPr>
          <w:kern w:val="0"/>
          <w:szCs w:val="24"/>
          <w:vertAlign w:val="superscript"/>
          <w:lang w:val="en-US"/>
        </w:rPr>
        <w:t>52</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723BAD11"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commentRangeStart w:id="127"/>
      <w:commentRangeStart w:id="128"/>
      <w:r w:rsidRPr="00207D2A">
        <w:fldChar w:fldCharType="begin"/>
      </w:r>
      <w:r w:rsidR="00A40687">
        <w:instrText xml:space="preserve"> ADDIN ZOTERO_ITEM CSL_CITATION {"citationID":"a27pf2du9q9","properties":{"formattedCitation":"\\super 34,46\\nosupersub{}","plainCitation":"34,46","noteIndex":0},"citationItems":[{"id":1931,"uris":["http://zotero.org/users/5395629/items/QZ2YHGLH"],"itemData":{"id":1931,"type":"article-journal","container-title":"Reports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34,46</w:t>
      </w:r>
      <w:r w:rsidRPr="00207D2A">
        <w:fldChar w:fldCharType="end"/>
      </w:r>
      <w:r w:rsidRPr="00207D2A">
        <w:t xml:space="preserve">). </w:t>
      </w:r>
      <w:commentRangeEnd w:id="127"/>
      <w:r w:rsidRPr="00207D2A">
        <w:rPr>
          <w:rStyle w:val="CommentReference"/>
        </w:rPr>
        <w:commentReference w:id="127"/>
      </w:r>
      <w:commentRangeEnd w:id="128"/>
      <w:r w:rsidR="005D09FC">
        <w:rPr>
          <w:rStyle w:val="CommentReference"/>
        </w:rPr>
        <w:commentReference w:id="128"/>
      </w:r>
      <w:r w:rsidRPr="00207D2A">
        <w:t>Because our fieldwork was focused on large groups which are generally composed of mature females and immature individuals</w:t>
      </w:r>
      <w:r w:rsidR="00C93F1A" w:rsidRPr="00207D2A">
        <w:fldChar w:fldCharType="begin"/>
      </w:r>
      <w:r w:rsidR="00A40687">
        <w:instrText xml:space="preserve"> ADDIN ZOTERO_ITEM CSL_CITATION {"citationID":"a2pedg4j6b2","properties":{"formattedCitation":"\\super 33\\nosupersub{}","plainCitation":"33","noteIndex":0},"citationItems":[{"id":88,"uris":["http://zotero.org/users/5395629/items/JF65GA6K"],"itemData":{"id":88,"type":"chapter","container-title":"Behavior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A40687" w:rsidRPr="00A40687">
        <w:rPr>
          <w:kern w:val="0"/>
          <w:szCs w:val="24"/>
          <w:vertAlign w:val="superscript"/>
          <w:lang w:val="en-US"/>
        </w:rPr>
        <w:t>33</w:t>
      </w:r>
      <w:r w:rsidR="00C93F1A" w:rsidRPr="00207D2A">
        <w:fldChar w:fldCharType="end"/>
      </w:r>
      <w:r w:rsidRPr="00207D2A">
        <w:t xml:space="preserve">, it is likely that adult (i.e., sexually mature) males were underrepresented in our sample. </w:t>
      </w:r>
      <w:commentRangeStart w:id="129"/>
      <w:commentRangeStart w:id="130"/>
      <w:r w:rsidR="005D09FC">
        <w:t>Despite this</w:t>
      </w:r>
      <w:ins w:id="131" w:author="David Gaspard" w:date="2025-10-08T16:51:00Z">
        <w:r w:rsidR="00A12072">
          <w:t>,</w:t>
        </w:r>
      </w:ins>
      <w:r w:rsidR="005D09FC">
        <w:t xml:space="preserve">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ins w:id="132" w:author="Hal Whitehead" w:date="2025-09-27T11:18:00Z">
        <w:r w:rsidR="00AA4328">
          <w:t xml:space="preserve">estimated </w:t>
        </w:r>
      </w:ins>
      <w:r w:rsidR="00D71A32">
        <w:t>proportion of females</w:t>
      </w:r>
      <w:r w:rsidR="00474C79">
        <w:t xml:space="preserve"> in the breeding groups </w:t>
      </w:r>
      <w:r w:rsidR="00D71A32">
        <w:t>off the Galápagos Islands</w:t>
      </w:r>
      <w:r w:rsidR="00441A85">
        <w:fldChar w:fldCharType="begin"/>
      </w:r>
      <w:r w:rsidR="00164AF4">
        <w:instrText xml:space="preserve"> ADDIN ZOTERO_ITEM CSL_CITATION {"citationID":"a2grh28f4s5","properties":{"formattedCitation":"\\super 53\\nosupersub{}","plainCitation":"53","noteIndex":0},"citationItems":[{"id":1669,"uris":["http://zotero.org/users/5395629/items/8HPHAAKN"],"itemData":{"id":1669,"type":"thesis","abstract":"Female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(Tursiops sp.)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164AF4" w:rsidRPr="00164AF4">
        <w:rPr>
          <w:kern w:val="0"/>
          <w:szCs w:val="24"/>
          <w:vertAlign w:val="superscript"/>
          <w:lang w:val="en-US"/>
        </w:rPr>
        <w:t>53</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commentRangeEnd w:id="129"/>
      <w:r w:rsidR="00D41EDB">
        <w:rPr>
          <w:rStyle w:val="CommentReference"/>
        </w:rPr>
        <w:commentReference w:id="129"/>
      </w:r>
      <w:commentRangeEnd w:id="130"/>
      <w:r w:rsidR="00686AFF">
        <w:rPr>
          <w:rStyle w:val="CommentReference"/>
        </w:rPr>
        <w:commentReference w:id="130"/>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114061">
        <w:fldChar w:fldCharType="begin"/>
      </w:r>
      <w:r w:rsidR="00A40687">
        <w:instrText xml:space="preserve"> ADDIN ZOTERO_ITEM CSL_CITATION {"citationID":"a1mg41e2jb","properties":{"formattedCitation":"\\super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A40687" w:rsidRPr="00A40687">
        <w:rPr>
          <w:kern w:val="0"/>
          <w:szCs w:val="24"/>
          <w:vertAlign w:val="superscript"/>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w:t>
      </w:r>
      <w:ins w:id="133" w:author="David Gaspard" w:date="2025-10-08T16:52:00Z">
        <w:r w:rsidR="00A12072">
          <w:t>ce</w:t>
        </w:r>
      </w:ins>
      <w:del w:id="134" w:author="David Gaspard" w:date="2025-10-08T16:52:00Z">
        <w:r w:rsidR="006F0DBB" w:rsidDel="00A12072">
          <w:delText>t</w:delText>
        </w:r>
      </w:del>
      <w:r w:rsidR="006F0DBB">
        <w:t xml:space="preserve">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55FFB03A" w:rsidR="00C93F1A" w:rsidRPr="00207D2A" w:rsidRDefault="00B80788" w:rsidP="00B80788">
      <w:pPr>
        <w:spacing w:line="360" w:lineRule="auto"/>
      </w:pPr>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t>
      </w:r>
      <w:r w:rsidRPr="00207D2A">
        <w:lastRenderedPageBreak/>
        <w:t>with body length reported by Nishiwaki et al.</w:t>
      </w:r>
      <w:commentRangeStart w:id="135"/>
      <w:r w:rsidRPr="00207D2A">
        <w:t xml:space="preserve"> (1963)</w:t>
      </w:r>
      <w:commentRangeEnd w:id="135"/>
      <w:r w:rsidR="00AA4328">
        <w:rPr>
          <w:rStyle w:val="CommentReference"/>
        </w:rPr>
        <w:commentReference w:id="135"/>
      </w:r>
      <w:r w:rsidRPr="00207D2A">
        <w:t xml:space="preserve">. </w:t>
      </w:r>
      <w:commentRangeStart w:id="136"/>
      <w:commentRangeStart w:id="137"/>
      <w:commentRangeEnd w:id="136"/>
      <w:r w:rsidR="001859B4">
        <w:rPr>
          <w:rStyle w:val="CommentReference"/>
        </w:rPr>
        <w:commentReference w:id="136"/>
      </w:r>
      <w:commentRangeEnd w:id="137"/>
      <w:r w:rsidR="001859B4">
        <w:rPr>
          <w:rStyle w:val="CommentReference"/>
        </w:rPr>
        <w:commentReference w:id="137"/>
      </w:r>
      <w:r w:rsidR="00C93F1A" w:rsidRPr="00207D2A">
        <w:t>Although our dataset did not cover the full length span of mature males, which can reach over &gt; 18 m</w:t>
      </w:r>
      <w:r w:rsidR="00C93F1A" w:rsidRPr="00207D2A">
        <w:fldChar w:fldCharType="begin"/>
      </w:r>
      <w:r w:rsidR="00164AF4">
        <w:instrText xml:space="preserve"> ADDIN ZOTERO_ITEM CSL_CITATION {"citationID":"asqbp49imr","properties":{"formattedCitation":"\\super 54\\nosupersub{}","plainCitation":"54","noteIndex":0},"citationItems":[{"id":1206,"uris":["http://zotero.org/users/5395629/items/ZIFCAXDR"],"itemData":{"id":1206,"type":"article-journal","container-title":"Marine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164AF4" w:rsidRPr="00164AF4">
        <w:rPr>
          <w:kern w:val="0"/>
          <w:szCs w:val="24"/>
          <w:vertAlign w:val="superscript"/>
          <w:lang w:val="en-US"/>
        </w:rPr>
        <w:t>54</w:t>
      </w:r>
      <w:r w:rsidR="00C93F1A" w:rsidRPr="00207D2A">
        <w:fldChar w:fldCharType="end"/>
      </w:r>
      <w:r w:rsidR="00C93F1A" w:rsidRPr="00207D2A">
        <w:t xml:space="preserve">, </w:t>
      </w:r>
      <w:r w:rsidR="00114061">
        <w:t xml:space="preserve">our findings support a continued growth of the male sperm whales’ nose </w:t>
      </w:r>
      <w:r w:rsidR="005466B0">
        <w:t xml:space="preserve">relative to their length </w:t>
      </w:r>
      <w:commentRangeStart w:id="138"/>
      <w:r w:rsidR="00114061">
        <w:t xml:space="preserve">despite their </w:t>
      </w:r>
      <w:r w:rsidR="005466B0">
        <w:t>net</w:t>
      </w:r>
      <w:commentRangeStart w:id="139"/>
      <w:r w:rsidR="00114061">
        <w:t xml:space="preserve"> body length growth rate tapering off at 15 m (40 years)</w:t>
      </w:r>
      <w:commentRangeEnd w:id="138"/>
      <w:r w:rsidR="00AA4328">
        <w:rPr>
          <w:rStyle w:val="CommentReference"/>
        </w:rPr>
        <w:commentReference w:id="138"/>
      </w:r>
      <w:r w:rsidR="00114061">
        <w:t>.</w:t>
      </w:r>
      <w:r w:rsidR="00114061" w:rsidRPr="00207D2A">
        <w:t xml:space="preserve"> </w:t>
      </w:r>
      <w:commentRangeEnd w:id="139"/>
      <w:r w:rsidR="00750F33">
        <w:rPr>
          <w:rStyle w:val="CommentReference"/>
        </w:rPr>
        <w:commentReference w:id="139"/>
      </w:r>
      <w:commentRangeStart w:id="140"/>
      <w:r w:rsidR="00114061">
        <w:t>This pattern</w:t>
      </w:r>
      <w:r w:rsidR="00114061" w:rsidRPr="00207D2A">
        <w:t xml:space="preserve"> </w:t>
      </w:r>
      <w:commentRangeStart w:id="141"/>
      <w:r w:rsidR="00C93F1A" w:rsidRPr="00207D2A">
        <w:t xml:space="preserve">may </w:t>
      </w:r>
      <w:commentRangeEnd w:id="140"/>
      <w:r w:rsidR="00D07A18">
        <w:rPr>
          <w:rStyle w:val="CommentReference"/>
        </w:rPr>
        <w:commentReference w:id="140"/>
      </w:r>
      <w:r w:rsidR="00750F33">
        <w:t xml:space="preserve">indicate </w:t>
      </w:r>
      <w:r w:rsidRPr="00207D2A">
        <w:t xml:space="preserve">that </w:t>
      </w:r>
      <w:commentRangeEnd w:id="141"/>
      <w:r w:rsidR="00750F33">
        <w:rPr>
          <w:rStyle w:val="CommentReference"/>
        </w:rPr>
        <w:commentReference w:id="141"/>
      </w:r>
      <w:r w:rsidRPr="00207D2A">
        <w:t>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Pr="00207D2A">
        <w:fldChar w:fldCharType="begin"/>
      </w:r>
      <w:r w:rsidR="00DC1D0D">
        <w:instrText xml:space="preserve"> ADDIN ZOTERO_ITEM CSL_CITATION {"citationID":"a1vioe79a2g","properties":{"formattedCitation":"\\super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w:t>
      </w:r>
    </w:p>
    <w:p w14:paraId="1C65E7C0" w14:textId="33183AD5"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164AF4">
        <w:instrText xml:space="preserve"> ADDIN ZOTERO_ITEM CSL_CITATION {"citationID":"aaef8kup0f","properties":{"formattedCitation":"\\super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Pr="00207D2A">
        <w:fldChar w:fldCharType="begin"/>
      </w:r>
      <w:r w:rsidR="00164AF4">
        <w:instrText xml:space="preserve"> ADDIN ZOTERO_ITEM CSL_CITATION {"citationID":"6w1ohVkk","properties":{"formattedCitation":"\\super 55,56\\nosupersub{}","plainCitation":"55,56","noteIndex":0},"citationItems":[{"id":28,"uris":["http://zotero.org/users/5395629/items/RIS4AQDF"],"itemData":{"id":28,"type":"article-journal","abstract":"A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r w:rsidR="00750F33">
        <w:t>suggest</w:t>
      </w:r>
      <w:r w:rsidR="00750F33" w:rsidRPr="00207D2A">
        <w:t xml:space="preserve"> </w:t>
      </w:r>
      <w:r w:rsidRPr="00207D2A">
        <w:t>that strong sexual selective pressures are acting on this trait as it continues to grow despite the potentially high energetic cost of building lipid-rich tissue</w:t>
      </w:r>
      <w:commentRangeStart w:id="142"/>
      <w:r w:rsidRPr="00207D2A">
        <w:fldChar w:fldCharType="begin"/>
      </w:r>
      <w:r w:rsidR="00DC1D0D">
        <w:instrText xml:space="preserve"> ADDIN ZOTERO_ITEM CSL_CITATION {"citationID":"a1n3kkmnlm5","properties":{"formattedCitation":"\\super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w:t>
      </w:r>
      <w:commentRangeEnd w:id="142"/>
      <w:r w:rsidRPr="00207D2A">
        <w:rPr>
          <w:rStyle w:val="CommentReference"/>
        </w:rPr>
        <w:commentReference w:id="142"/>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0379F27C" w:rsidR="004B023A" w:rsidRDefault="00B80788" w:rsidP="00B80788">
      <w:pPr>
        <w:spacing w:line="360" w:lineRule="auto"/>
      </w:pPr>
      <w:commentRangeStart w:id="143"/>
      <w:r w:rsidRPr="00207D2A">
        <w:t xml:space="preserve">Our inspection of PD </w:t>
      </w:r>
      <w:commentRangeEnd w:id="143"/>
      <w:r w:rsidR="00D07A18">
        <w:rPr>
          <w:rStyle w:val="CommentReference"/>
        </w:rPr>
        <w:commentReference w:id="143"/>
      </w:r>
      <w:r w:rsidRPr="00207D2A">
        <w:t>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commentRangeStart w:id="144"/>
      <w:r w:rsidRPr="00207D2A">
        <w:fldChar w:fldCharType="begin"/>
      </w:r>
      <w:r w:rsidR="00A40687">
        <w:instrText xml:space="preserve"> ADDIN ZOTERO_ITEM CSL_CITATION {"citationID":"a13jru1qbql","properties":{"formattedCitation":"\\super 34\\nosupersub{}","plainCitation":"34","noteIndex":0},"citationItems":[{"id":1931,"uris":["http://zotero.org/users/5395629/items/QZ2YHGLH"],"itemData":{"id":1931,"type":"article-journal","container-title":"Reports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r w:rsidR="00750F33">
        <w:t>so</w:t>
      </w:r>
      <w:r w:rsidR="00EF514B">
        <w:t xml:space="preserve"> its sex and developmental stage </w:t>
      </w:r>
      <w:commentRangeStart w:id="145"/>
      <w:commentRangeEnd w:id="145"/>
      <w:r w:rsidR="00750F33">
        <w:rPr>
          <w:rStyle w:val="CommentReference"/>
        </w:rPr>
        <w:commentReference w:id="145"/>
      </w:r>
      <w:r w:rsidR="009D50AB">
        <w:t>are</w:t>
      </w:r>
      <w:r w:rsidR="00750F33">
        <w:t xml:space="preserve"> unknown</w:t>
      </w:r>
      <w:r w:rsidR="00EF514B">
        <w:t>.</w:t>
      </w:r>
      <w:commentRangeEnd w:id="144"/>
      <w:r w:rsidR="00EF514B">
        <w:rPr>
          <w:rStyle w:val="CommentReference"/>
        </w:rPr>
        <w:commentReference w:id="144"/>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r w:rsidR="009D50AB">
        <w:t>the ‘mature female’</w:t>
      </w:r>
      <w:r w:rsidR="009D50AB" w:rsidRPr="00207D2A">
        <w:t xml:space="preserve"> </w:t>
      </w:r>
      <w:r w:rsidRPr="00207D2A">
        <w:t>size range (</w:t>
      </w:r>
      <w:r w:rsidRPr="00207D2A">
        <w:rPr>
          <w:b/>
          <w:bCs/>
        </w:rPr>
        <w:t>Figure 6</w:t>
      </w:r>
      <w:r w:rsidRPr="00207D2A">
        <w:t xml:space="preserve">). </w:t>
      </w:r>
      <w:commentRangeStart w:id="146"/>
      <w:commentRangeStart w:id="147"/>
      <w:r w:rsidR="00E420B9" w:rsidRPr="00207D2A">
        <w:t xml:space="preserve">Two </w:t>
      </w:r>
      <w:commentRangeEnd w:id="146"/>
      <w:r w:rsidR="00E420B9">
        <w:rPr>
          <w:rStyle w:val="CommentReference"/>
        </w:rPr>
        <w:commentReference w:id="146"/>
      </w:r>
      <w:commentRangeEnd w:id="147"/>
      <w:r w:rsidR="00E420B9">
        <w:rPr>
          <w:rStyle w:val="CommentReference"/>
        </w:rPr>
        <w:commentReference w:id="147"/>
      </w:r>
      <w:r w:rsidR="00E420B9" w:rsidRPr="00207D2A">
        <w:t xml:space="preserve">of the individuals observed receiving </w:t>
      </w:r>
      <w:r w:rsidR="00E420B9">
        <w:t>PDs</w:t>
      </w:r>
      <w:r w:rsidR="00E420B9" w:rsidRPr="00207D2A">
        <w:t xml:space="preserve"> fell in the </w:t>
      </w:r>
      <w:commentRangeStart w:id="148"/>
      <w:commentRangeStart w:id="149"/>
      <w:r w:rsidR="00E420B9" w:rsidRPr="00207D2A">
        <w:t xml:space="preserve">‘adult female’ </w:t>
      </w:r>
      <w:commentRangeEnd w:id="148"/>
      <w:r w:rsidR="00943EA6">
        <w:rPr>
          <w:rStyle w:val="CommentReference"/>
        </w:rPr>
        <w:commentReference w:id="148"/>
      </w:r>
      <w:commentRangeEnd w:id="149"/>
      <w:r w:rsidR="00943EA6">
        <w:rPr>
          <w:rStyle w:val="CommentReference"/>
        </w:rPr>
        <w:commentReference w:id="149"/>
      </w:r>
      <w:r w:rsidR="00E420B9" w:rsidRPr="00207D2A">
        <w:t xml:space="preserve">size range (8.5 – 10 m – </w:t>
      </w:r>
      <w:r w:rsidR="00E420B9" w:rsidRPr="00207D2A">
        <w:rPr>
          <w:b/>
          <w:bCs/>
        </w:rPr>
        <w:t>Table 1</w:t>
      </w:r>
      <w:r w:rsidR="00E420B9" w:rsidRPr="00207D2A">
        <w:t>)</w:t>
      </w:r>
      <w:r w:rsidR="00E420B9">
        <w:t xml:space="preserve"> </w:t>
      </w:r>
      <w:r w:rsidR="00750F33">
        <w:t xml:space="preserve">and </w:t>
      </w:r>
      <w:r w:rsidR="00E420B9">
        <w:t xml:space="preserve">had high </w:t>
      </w:r>
      <w:r w:rsidR="00E420B9">
        <w:rPr>
          <w:i/>
          <w:iCs/>
        </w:rPr>
        <w:t xml:space="preserve">P(f) </w:t>
      </w:r>
      <w:r w:rsidR="00E420B9">
        <w:t xml:space="preserve">estimates (&gt;0.6), albeit </w:t>
      </w:r>
      <w:r w:rsidR="00750F33">
        <w:t xml:space="preserve">with </w:t>
      </w:r>
      <w:r w:rsidR="00E420B9">
        <w:t xml:space="preserve">a low associated certainty (95% CI width &gt; 0.80). While young females of this size range are </w:t>
      </w:r>
      <w:r w:rsidR="00E420B9" w:rsidRPr="00207D2A">
        <w:t>capable of conceiving</w:t>
      </w:r>
      <w:r w:rsidR="00E420B9" w:rsidRPr="00207D2A">
        <w:fldChar w:fldCharType="begin"/>
      </w:r>
      <w:r w:rsidR="00DC1D0D">
        <w:instrText xml:space="preserve"> ADDIN ZOTERO_ITEM CSL_CITATION {"citationID":"a2o1cl8n0s1","properties":{"formattedCitation":"\\super 20\\nosupersub{}","plainCitation":"20","noteIndex":0},"citationItems":[{"id":1883,"uris":["http://zotero.org/users/5395629/items/J8LFQUQS"],"itemData":{"id":1883,"type":"chapter","container-title":"Handbook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DC1D0D" w:rsidRPr="00DC1D0D">
        <w:rPr>
          <w:kern w:val="0"/>
          <w:szCs w:val="24"/>
          <w:vertAlign w:val="superscript"/>
          <w:lang w:val="en-US"/>
        </w:rPr>
        <w:t>20</w:t>
      </w:r>
      <w:r w:rsidR="00E420B9" w:rsidRPr="00207D2A">
        <w:fldChar w:fldCharType="end"/>
      </w:r>
      <w:r w:rsidR="00E420B9">
        <w:t>, receiving PDs is not exclusive to parous females</w:t>
      </w:r>
      <w:commentRangeStart w:id="150"/>
      <w:r w:rsidR="00E420B9" w:rsidRPr="00207D2A">
        <w:fldChar w:fldCharType="begin"/>
      </w:r>
      <w:r w:rsidR="00164AF4">
        <w:instrText xml:space="preserve"> ADDIN ZOTERO_ITEM CSL_CITATION {"citationID":"a28ualmql24","properties":{"formattedCitation":"\\super 57\\nosupersub{}","plainCitation":"57","noteIndex":0},"citationItems":[{"id":1316,"uris":["http://zotero.org/users/5395629/items/RUXFHIFG"],"itemData":{"id":1316,"type":"article-journal","container-title":"Behavioral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164AF4" w:rsidRPr="00164AF4">
        <w:rPr>
          <w:kern w:val="0"/>
          <w:szCs w:val="24"/>
          <w:vertAlign w:val="superscript"/>
          <w:lang w:val="en-US"/>
        </w:rPr>
        <w:t>57</w:t>
      </w:r>
      <w:r w:rsidR="00E420B9" w:rsidRPr="00207D2A">
        <w:fldChar w:fldCharType="end"/>
      </w:r>
      <w:commentRangeEnd w:id="150"/>
      <w:r w:rsidR="00943EA6">
        <w:rPr>
          <w:rStyle w:val="CommentReference"/>
        </w:rPr>
        <w:commentReference w:id="150"/>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Pr="00207D2A">
        <w:fldChar w:fldCharType="begin"/>
      </w:r>
      <w:r w:rsidR="00164AF4">
        <w:instrText xml:space="preserve"> ADDIN ZOTERO_ITEM CSL_CITATION {"citationID":"a20ukgc4kk6","properties":{"formattedCitation":"\\super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p>
    <w:p w14:paraId="02F747BF" w14:textId="5B829A42" w:rsidR="00B80788" w:rsidRPr="00207D2A" w:rsidRDefault="00B80788" w:rsidP="00B80788">
      <w:pPr>
        <w:spacing w:line="360" w:lineRule="auto"/>
      </w:pPr>
      <w:r w:rsidRPr="00207D2A">
        <w:t>We also found all individuals performing peduncle dives were under 7.6 m (</w:t>
      </w:r>
      <w:r w:rsidRPr="00207D2A">
        <w:rPr>
          <w:b/>
          <w:bCs/>
        </w:rPr>
        <w:t>Figure 6</w:t>
      </w:r>
      <w:r w:rsidRPr="00207D2A">
        <w:t xml:space="preserve">), corresponding to the size range of </w:t>
      </w:r>
      <w:commentRangeStart w:id="151"/>
      <w:r w:rsidRPr="00207D2A">
        <w:t xml:space="preserve">juveniles (n = 2) </w:t>
      </w:r>
      <w:commentRangeEnd w:id="151"/>
      <w:r w:rsidR="00BB2C97">
        <w:rPr>
          <w:rStyle w:val="CommentReference"/>
        </w:rPr>
        <w:commentReference w:id="151"/>
      </w:r>
      <w:r w:rsidRPr="00207D2A">
        <w:t xml:space="preserve">and calves (n = 1), which </w:t>
      </w:r>
      <w:r w:rsidR="009B09D1" w:rsidRPr="00207D2A">
        <w:t>is also</w:t>
      </w:r>
      <w:r w:rsidRPr="00207D2A">
        <w:t xml:space="preserve"> congruent with previous work</w:t>
      </w:r>
      <w:r w:rsidRPr="00207D2A">
        <w:fldChar w:fldCharType="begin"/>
      </w:r>
      <w:r w:rsidR="00164AF4">
        <w:instrText xml:space="preserve"> ADDIN ZOTERO_ITEM CSL_CITATION {"citationID":"6dIcuvdx","properties":{"formattedCitation":"\\super 36,37,57\\nosupersub{}","plainCitation":"36,37,57","noteIndex":0},"citationItems":[{"id":1319,"uris":["http://zotero.org/users/5395629/items/K6F2N8LY"],"itemData":{"id":1319,"type":"article-journal","container-title":"Marine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w:t>
      </w:r>
      <w:r w:rsidRPr="00207D2A">
        <w:lastRenderedPageBreak/>
        <w:t xml:space="preserve">calves/juveniles performing the dives, and females receiving them, even if </w:t>
      </w:r>
      <w:r w:rsidR="009D50AB">
        <w:t>a</w:t>
      </w:r>
      <w:r w:rsidR="009D50AB" w:rsidRPr="00207D2A">
        <w:t xml:space="preserve"> </w:t>
      </w:r>
      <w:r w:rsidRPr="00207D2A">
        <w:t>direct association with suckling remains unclear</w:t>
      </w:r>
      <w:r w:rsidRPr="00207D2A">
        <w:fldChar w:fldCharType="begin"/>
      </w:r>
      <w:r w:rsidR="00164AF4">
        <w:instrText xml:space="preserve"> ADDIN ZOTERO_ITEM CSL_CITATION {"citationID":"a144n00ipkf","properties":{"formattedCitation":"\\super 37,57\\nosupersub{}","plainCitation":"37,57","noteIndex":0},"citationItems":[{"id":1316,"uris":["http://zotero.org/users/5395629/items/RUXFHIFG"],"itemData":{"id":1316,"type":"article-journal","container-title":"Behavioral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37,57</w:t>
      </w:r>
      <w:r w:rsidRPr="00207D2A">
        <w:fldChar w:fldCharType="end"/>
      </w:r>
      <w:r w:rsidRPr="00207D2A">
        <w:t>.</w:t>
      </w:r>
    </w:p>
    <w:p w14:paraId="726E16FA" w14:textId="1F6961DC" w:rsidR="00B80788" w:rsidRPr="00207D2A" w:rsidRDefault="00B80788" w:rsidP="00B80788">
      <w:pPr>
        <w:pStyle w:val="Heading3"/>
        <w:rPr>
          <w:rFonts w:cs="Times New Roman"/>
        </w:rPr>
      </w:pPr>
      <w:bookmarkStart w:id="152" w:name="_Hlk209789716"/>
      <w:commentRangeStart w:id="153"/>
      <w:r w:rsidRPr="00207D2A">
        <w:rPr>
          <w:rFonts w:cs="Times New Roman"/>
        </w:rPr>
        <w:t xml:space="preserve">4.4 | </w:t>
      </w:r>
      <w:r w:rsidR="004B023A">
        <w:rPr>
          <w:rFonts w:cs="Times New Roman"/>
        </w:rPr>
        <w:t>Applications</w:t>
      </w:r>
      <w:commentRangeEnd w:id="153"/>
      <w:r w:rsidR="00943EA6">
        <w:rPr>
          <w:rStyle w:val="CommentReference"/>
          <w:rFonts w:eastAsiaTheme="minorHAnsi" w:cs="Times New Roman"/>
          <w:b w:val="0"/>
          <w:bCs w:val="0"/>
        </w:rPr>
        <w:commentReference w:id="153"/>
      </w:r>
    </w:p>
    <w:p w14:paraId="7536D841" w14:textId="1EC7A6F2"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Pr="00207D2A">
        <w:fldChar w:fldCharType="begin"/>
      </w:r>
      <w:r w:rsidR="00164AF4">
        <w:instrText xml:space="preserve"> ADDIN ZOTERO_ITEM CSL_CITATION {"citationID":"a56i8euhah","properties":{"formattedCitation":"\\super 58\\uc0\\u8211{}60\\nosupersub{}","plainCitation":"58–60","noteIndex":0},"citationItems":[{"id":155,"uris":["http://zotero.org/users/5395629/items/WAWRPT3K"],"itemData":{"id":155,"type":"article-journal","abstract":"To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00164AF4" w:rsidRPr="00164AF4">
        <w:rPr>
          <w:kern w:val="0"/>
          <w:szCs w:val="24"/>
          <w:vertAlign w:val="superscript"/>
          <w:lang w:val="en-US"/>
        </w:rPr>
        <w:t>58–60</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Pr="00207D2A">
        <w:fldChar w:fldCharType="begin"/>
      </w:r>
      <w:r w:rsidR="00164AF4">
        <w:instrText xml:space="preserve"> ADDIN ZOTERO_ITEM CSL_CITATION {"citationID":"a2ll45et69n","properties":{"formattedCitation":"\\super 58,60\\uc0\\u8211{}62\\nosupersub{}","plainCitation":"58,60–62","noteIndex":0},"citationItems":[{"id":155,"uris":["http://zotero.org/users/5395629/items/WAWRPT3K"],"itemData":{"id":155,"type":"article-journal","abstract":"To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164AF4" w:rsidRPr="00164AF4">
        <w:rPr>
          <w:kern w:val="0"/>
          <w:szCs w:val="24"/>
          <w:vertAlign w:val="superscript"/>
          <w:lang w:val="en-US"/>
        </w:rPr>
        <w:t>58,60–62</w:t>
      </w:r>
      <w:r w:rsidRPr="00207D2A">
        <w:fldChar w:fldCharType="end"/>
      </w:r>
      <w:r w:rsidRPr="005466B0">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Pr="00207D2A">
        <w:fldChar w:fldCharType="begin"/>
      </w:r>
      <w:r w:rsidR="00164AF4">
        <w:instrText xml:space="preserve"> ADDIN ZOTERO_ITEM CSL_CITATION {"citationID":"a1jpn5ngd6f","properties":{"formattedCitation":"\\super 63,64\\nosupersub{}","plainCitation":"63,64","noteIndex":0},"citationItems":[{"id":1325,"uris":["http://zotero.org/users/5395629/items/BNDZ6HWN"],"itemData":{"id":1325,"type":"article-journal","abstract":"It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164AF4" w:rsidRPr="00164AF4">
        <w:rPr>
          <w:kern w:val="0"/>
          <w:szCs w:val="24"/>
          <w:vertAlign w:val="superscript"/>
          <w:lang w:val="en-US"/>
        </w:rPr>
        <w:t>63,64</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 xml:space="preserve">-derived footage would allow us to better understand the extent to which care behaviours are driven by calves or juveniles seeking care versus </w:t>
      </w:r>
      <w:commentRangeStart w:id="154"/>
      <w:r w:rsidRPr="00207D2A">
        <w:t xml:space="preserve">adults </w:t>
      </w:r>
      <w:commentRangeEnd w:id="154"/>
      <w:r w:rsidR="00943EA6">
        <w:rPr>
          <w:rStyle w:val="CommentReference"/>
        </w:rPr>
        <w:commentReference w:id="154"/>
      </w:r>
      <w:r w:rsidRPr="00207D2A">
        <w:t>providing care, and how these change over</w:t>
      </w:r>
      <w:r w:rsidR="005466B0">
        <w:t xml:space="preserve"> </w:t>
      </w:r>
      <w:r w:rsidRPr="00207D2A">
        <w:t xml:space="preserve">time. </w:t>
      </w:r>
      <w:r w:rsidR="00943EA6">
        <w:t xml:space="preserve">It would also reveal the degree to which each sex may contribute to different aspects of </w:t>
      </w:r>
      <w:r w:rsidR="009D50AB">
        <w:t xml:space="preserve">calf </w:t>
      </w:r>
      <w:r w:rsidR="00943EA6">
        <w:t>care.</w:t>
      </w:r>
    </w:p>
    <w:p w14:paraId="541325DB" w14:textId="2D82765E"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Pr="00207D2A">
        <w:fldChar w:fldCharType="begin"/>
      </w:r>
      <w:r w:rsidR="00DC1D0D">
        <w:instrText xml:space="preserve"> ADDIN ZOTERO_ITEM CSL_CITATION {"citationID":"a2qai6ds0df","properties":{"formattedCitation":"\\super 22\\nosupersub{}","plainCitation":"22","noteIndex":0},"citationItems":[{"id":1218,"uris":["http://zotero.org/users/5395629/items/C8WL59LN"],"itemData":{"id":1218,"type":"article-journal","abstract":"The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commentRangeStart w:id="155"/>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commentRangeEnd w:id="155"/>
      <w:r w:rsidR="00400B43">
        <w:rPr>
          <w:rStyle w:val="CommentReference"/>
        </w:rPr>
        <w:commentReference w:id="155"/>
      </w:r>
      <w:r w:rsidRPr="00207D2A">
        <w:t>correlate with the frequency with which females approach or interact with males and vice versa. While this would not directly measure reproductive success, patterns of female-male interactions could clarify the drivers of female choice</w:t>
      </w:r>
      <w:r w:rsidRPr="00207D2A">
        <w:fldChar w:fldCharType="begin"/>
      </w:r>
      <w:r w:rsidR="00DC1D0D">
        <w:instrText xml:space="preserve"> ADDIN ZOTERO_ITEM CSL_CITATION {"citationID":"a1pck73ei98","properties":{"formattedCitation":"\\super 21\\nosupersub{}","plainCitation":"21","noteIndex":0},"citationItems":[{"id":1474,"uris":["http://zotero.org/users/5395629/items/8HF56D28"],"itemData":{"id":1474,"type":"chapter","abstract":"Sperm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w:t>
      </w:r>
    </w:p>
    <w:p w14:paraId="7DA0204A" w14:textId="6E61C923" w:rsidR="00B80788" w:rsidRPr="00207D2A" w:rsidRDefault="00B80788" w:rsidP="00B80788">
      <w:pPr>
        <w:spacing w:line="360" w:lineRule="auto"/>
      </w:pPr>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commentRangeStart w:id="156"/>
      <w:r w:rsidR="00A162A5" w:rsidRPr="00207D2A">
        <w:t xml:space="preserve">for </w:t>
      </w:r>
      <w:r w:rsidRPr="00207D2A">
        <w:t>quantifying the age structure of a population, and inferring its reproductive potential</w:t>
      </w:r>
      <w:r w:rsidRPr="00207D2A">
        <w:fldChar w:fldCharType="begin"/>
      </w:r>
      <w:r w:rsidR="00A40687">
        <w:instrText xml:space="preserve"> ADDIN ZOTERO_ITEM CSL_CITATION {"citationID":"agv6mkun41","properties":{"formattedCitation":"\\super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commentRangeEnd w:id="156"/>
      <w:r w:rsidR="00400B43">
        <w:rPr>
          <w:rStyle w:val="CommentReference"/>
        </w:rPr>
        <w:commentReference w:id="156"/>
      </w:r>
      <w:r w:rsidRPr="00207D2A">
        <w:t xml:space="preserve">. Usually, estimating the age distribution </w:t>
      </w:r>
      <w:r w:rsidR="00A162A5" w:rsidRPr="00207D2A">
        <w:t>of</w:t>
      </w:r>
      <w:r w:rsidRPr="00207D2A">
        <w:t xml:space="preserve"> a population requires</w:t>
      </w:r>
      <w:commentRangeStart w:id="157"/>
      <w:r w:rsidR="000B7221">
        <w:t xml:space="preserve"> large-scale sampling (e.g., hunting or commercial harvesting), </w:t>
      </w:r>
      <w:r w:rsidRPr="00207D2A">
        <w:t xml:space="preserve">mark-recapture methods </w:t>
      </w:r>
      <w:r w:rsidR="00711750">
        <w:t>or</w:t>
      </w:r>
      <w:r w:rsidR="00711750" w:rsidRPr="00207D2A">
        <w:t xml:space="preserve"> </w:t>
      </w:r>
      <w:r w:rsidRPr="00207D2A">
        <w:t>long-term monitoring</w:t>
      </w:r>
      <w:commentRangeEnd w:id="157"/>
      <w:r w:rsidR="00DA2810">
        <w:rPr>
          <w:rStyle w:val="CommentReference"/>
        </w:rPr>
        <w:commentReference w:id="157"/>
      </w:r>
      <w:r w:rsidRPr="00207D2A">
        <w:t>. But, photogrammetric estimates of size distribution, informed by ground-truthing data, can provide useful estimates</w:t>
      </w:r>
      <w:r w:rsidRPr="00207D2A">
        <w:fldChar w:fldCharType="begin"/>
      </w:r>
      <w:r w:rsidR="00A40687">
        <w:instrText xml:space="preserve"> ADDIN ZOTERO_ITEM CSL_CITATION {"citationID":"atnmqg5s5f","properties":{"formattedCitation":"\\super 46,50\\nosupersub{}","plainCitation":"46,50","noteIndex":0},"citationItems":[{"id":48,"uris":["http://zotero.org/users/5395629/items/7V7GBTZH"],"itemData":{"id":48,"type":"article-journal","container-title":"Reports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This is a particularly useful means of monitoring the reproductive potential </w:t>
      </w:r>
      <w:r w:rsidRPr="00207D2A">
        <w:lastRenderedPageBreak/>
        <w:t>of a population over time, for instance</w:t>
      </w:r>
      <w:r w:rsidR="00400B43">
        <w:t xml:space="preserve"> </w:t>
      </w:r>
      <w:commentRangeStart w:id="158"/>
      <w:r w:rsidR="00400B43">
        <w:t>by comparing reproductive parameters obtained near the end of whaling by traditional methods with present day parameters</w:t>
      </w:r>
      <w:commentRangeEnd w:id="158"/>
      <w:r w:rsidR="00400B43">
        <w:rPr>
          <w:rStyle w:val="CommentReference"/>
        </w:rPr>
        <w:commentReference w:id="158"/>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A162A5" w:rsidRPr="00207D2A">
        <w:fldChar w:fldCharType="begin"/>
      </w:r>
      <w:r w:rsidR="00164AF4">
        <w:instrText xml:space="preserve"> ADDIN ZOTERO_ITEM CSL_CITATION {"citationID":"a2of0jtejec","properties":{"formattedCitation":"\\super 65\\nosupersub{}","plainCitation":"65","noteIndex":0},"citationItems":[{"id":79,"uris":["http://zotero.org/users/5395629/items/RKIDFR3L"],"itemData":{"id":79,"type":"article-journal","abstract":"Culture—socially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164AF4" w:rsidRPr="00164AF4">
        <w:rPr>
          <w:kern w:val="0"/>
          <w:szCs w:val="24"/>
          <w:vertAlign w:val="superscript"/>
          <w:lang w:val="en-US"/>
        </w:rPr>
        <w:t>65</w:t>
      </w:r>
      <w:r w:rsidR="00A162A5" w:rsidRPr="00207D2A">
        <w:fldChar w:fldCharType="end"/>
      </w:r>
      <w:r w:rsidRPr="00207D2A">
        <w:t xml:space="preserve">. Still, some care should be taken to make sure that individuals measured are a representative and unbiased sample of the population. </w:t>
      </w:r>
    </w:p>
    <w:p w14:paraId="0303C001" w14:textId="0EAD1269" w:rsidR="00B80788" w:rsidRPr="001335E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164AF4">
        <w:instrText xml:space="preserve"> ADDIN ZOTERO_ITEM CSL_CITATION {"citationID":"anh8ssl720","properties":{"formattedCitation":"\\super 66\\uc0\\u8211{}68\\nosupersub{}","plainCitation":"66–68","noteIndex":0},"citationItems":[{"id":10,"uris":["http://zotero.org/users/5395629/items/9LRSEEJA"],"itemData":{"id":10,"type":"article-journal","abstract":"A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164AF4">
        <w:rPr>
          <w:rFonts w:ascii="Cambria Math" w:hAnsi="Cambria Math" w:cs="Cambria Math"/>
        </w:rPr>
        <w:instrText>∼</w:instrText>
      </w:r>
      <w:r w:rsidR="00164AF4">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164AF4" w:rsidRPr="00164AF4">
        <w:rPr>
          <w:kern w:val="0"/>
          <w:szCs w:val="24"/>
          <w:vertAlign w:val="superscript"/>
          <w:lang w:val="en-US"/>
        </w:rPr>
        <w:t>66–68</w:t>
      </w:r>
      <w:r w:rsidRPr="00207D2A">
        <w:fldChar w:fldCharType="end"/>
      </w:r>
      <w:r w:rsidR="00DB26B0">
        <w:t>)</w:t>
      </w:r>
      <w:r w:rsidRPr="005466B0">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commentRangeStart w:id="159"/>
      <w:r w:rsidR="00400B43">
        <w:t>males</w:t>
      </w:r>
      <w:commentRangeEnd w:id="159"/>
      <w:r w:rsidR="00400B43">
        <w:rPr>
          <w:rStyle w:val="CommentReference"/>
        </w:rPr>
        <w:commentReference w:id="159"/>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B26B0">
        <w:fldChar w:fldCharType="begin"/>
      </w:r>
      <w:r w:rsidR="00164AF4">
        <w:instrText xml:space="preserve"> ADDIN ZOTERO_ITEM CSL_CITATION {"citationID":"a107skqi3f6","properties":{"formattedCitation":"\\super 62\\nosupersub{}","plainCitation":"62","noteIndex":0},"citationItems":[{"id":22,"uris":["http://zotero.org/users/5395629/items/4E8385WB"],"itemData":{"id":22,"type":"article","DOI":"10.32942/X2NM0Q","publisher":"EcoEvoRxiv","title":"The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164AF4" w:rsidRPr="00164AF4">
        <w:rPr>
          <w:kern w:val="0"/>
          <w:szCs w:val="24"/>
          <w:vertAlign w:val="superscript"/>
          <w:lang w:val="en-US"/>
        </w:rPr>
        <w:t>62</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2AB44C18"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w:t>
      </w:r>
      <w:r w:rsidR="00711750">
        <w:t>no</w:t>
      </w:r>
      <w:r w:rsidRPr="00207D2A">
        <w:t xml:space="preserve">t provide evaluations of classification performance equivalent to those presented by </w:t>
      </w:r>
      <w:r w:rsidR="00DB26B0">
        <w:fldChar w:fldCharType="begin"/>
      </w:r>
      <w:r w:rsidR="00164AF4">
        <w:instrText xml:space="preserve"> ADDIN ZOTERO_ITEM CSL_CITATION {"citationID":"a2genipv4o","properties":{"formattedCitation":"\\super 12,13,15\\nosupersub{}","plainCitation":"12,13,15","noteIndex":0},"citationItems":[{"id":33,"uris":["http://zotero.org/users/5395629/items/52UHIPB3"],"itemData":{"id":33,"type":"article-journal","abstract":"Data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164AF4" w:rsidRPr="00164AF4">
        <w:rPr>
          <w:kern w:val="0"/>
          <w:szCs w:val="24"/>
          <w:vertAlign w:val="superscript"/>
          <w:lang w:val="en-US"/>
        </w:rPr>
        <w:t>12,13,15</w:t>
      </w:r>
      <w:r w:rsidR="00DB26B0">
        <w:fldChar w:fldCharType="end"/>
      </w:r>
      <w:r w:rsidR="00DB26B0">
        <w:t xml:space="preserve">. </w:t>
      </w:r>
      <w:r w:rsidR="00D5751C">
        <w:t>F</w:t>
      </w:r>
      <w:commentRangeStart w:id="160"/>
      <w:commentRangeStart w:id="161"/>
      <w:r w:rsidR="00D5751C" w:rsidRPr="00207D2A">
        <w:t>uture applications of our methods could overcome this limitation by collecting measurements from individuals of known sex and developmental</w:t>
      </w:r>
      <w:r w:rsidR="00711750">
        <w:t xml:space="preserve"> stage</w:t>
      </w:r>
      <w:r w:rsidR="00D5751C" w:rsidRPr="00207D2A">
        <w:t>.</w:t>
      </w:r>
      <w:commentRangeEnd w:id="160"/>
      <w:r w:rsidR="00D5751C">
        <w:rPr>
          <w:rStyle w:val="CommentReference"/>
        </w:rPr>
        <w:commentReference w:id="160"/>
      </w:r>
      <w:commentRangeEnd w:id="161"/>
      <w:r w:rsidR="00D5751C">
        <w:rPr>
          <w:rStyle w:val="CommentReference"/>
        </w:rPr>
        <w:commentReference w:id="161"/>
      </w:r>
      <w:r w:rsidRPr="00207D2A">
        <w:t xml:space="preserve"> For the present study, we evaluated the ability of our methods to infer individual developmental stages and sexes by comparing our findings to those based on direct measurements of thousands of killed individuals</w:t>
      </w:r>
      <w:r w:rsidR="00DB26B0">
        <w:fldChar w:fldCharType="begin"/>
      </w:r>
      <w:r w:rsidR="00164AF4">
        <w:instrText xml:space="preserve"> ADDIN ZOTERO_ITEM CSL_CITATION {"citationID":"a25d61h0370","properties":{"formattedCitation":"\\super 23,34,47\\nosupersub{}","plainCitation":"23,34,47","noteIndex":0},"citationItems":[{"id":1729,"uris":["http://zotero.org/users/5395629/items/4DP8Z8PY"],"itemData":{"id":1729,"type":"article-journal","container-title":"Scientific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164AF4" w:rsidRPr="00164AF4">
        <w:rPr>
          <w:kern w:val="0"/>
          <w:szCs w:val="24"/>
          <w:vertAlign w:val="superscript"/>
          <w:lang w:val="en-US"/>
        </w:rPr>
        <w:t>23,34,47</w:t>
      </w:r>
      <w:r w:rsidR="00DB26B0">
        <w:fldChar w:fldCharType="end"/>
      </w:r>
      <w:r w:rsidR="00DB26B0">
        <w:t xml:space="preserve"> </w:t>
      </w:r>
      <w:r w:rsidRPr="00207D2A">
        <w:t>or mass strandings</w:t>
      </w:r>
      <w:r w:rsidR="00DB26B0">
        <w:fldChar w:fldCharType="begin"/>
      </w:r>
      <w:r w:rsidR="00164AF4">
        <w:instrText xml:space="preserve"> ADDIN ZOTERO_ITEM CSL_CITATION {"citationID":"ajnhps62go","properties":{"formattedCitation":"\\super 41\\nosupersub{}","plainCitation":"41","noteIndex":0},"citationItems":[{"id":46,"uris":["http://zotero.org/users/5395629/items/36G7C89X"],"itemData":{"id":46,"type":"article-journal","abstract":"The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164AF4" w:rsidRPr="00164AF4">
        <w:rPr>
          <w:kern w:val="0"/>
          <w:szCs w:val="24"/>
          <w:vertAlign w:val="superscript"/>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164AF4">
        <w:instrText xml:space="preserve"> ADDIN ZOTERO_ITEM CSL_CITATION {"citationID":"a2o3o63jeoc","properties":{"formattedCitation":"\\super 69\\nosupersub{}","plainCitation":"69","noteIndex":0},"citationItems":[{"id":20,"uris":["http://zotero.org/users/5395629/items/UE28HZHZ"],"itemData":{"id":20,"type":"article-journal","abstract":"Growth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164AF4" w:rsidRPr="00164AF4">
        <w:rPr>
          <w:kern w:val="0"/>
          <w:szCs w:val="24"/>
          <w:vertAlign w:val="superscript"/>
          <w:lang w:val="en-US"/>
        </w:rPr>
        <w:t>69</w:t>
      </w:r>
      <w:r w:rsidRPr="00207D2A">
        <w:fldChar w:fldCharType="end"/>
      </w:r>
      <w:r w:rsidRPr="00207D2A">
        <w:t xml:space="preserve">. For instance, </w:t>
      </w:r>
      <w:r w:rsidR="00DB26B0">
        <w:fldChar w:fldCharType="begin"/>
      </w:r>
      <w:r w:rsidR="00164AF4">
        <w:instrText xml:space="preserve"> ADDIN ZOTERO_ITEM CSL_CITATION {"citationID":"a2fu4sabj48","properties":{"formattedCitation":"\\super 70\\nosupersub{}","plainCitation":"70","noteIndex":0},"citationItems":[{"id":1217,"uris":["http://zotero.org/users/5395629/items/NDVSLRF2"],"itemData":{"id":1217,"type":"article-journal","abstract":"This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164AF4" w:rsidRPr="00164AF4">
        <w:rPr>
          <w:kern w:val="0"/>
          <w:szCs w:val="24"/>
          <w:vertAlign w:val="superscript"/>
          <w:lang w:val="en-US"/>
        </w:rPr>
        <w:t>70</w:t>
      </w:r>
      <w:r w:rsidR="00DB26B0">
        <w:fldChar w:fldCharType="end"/>
      </w:r>
      <w:r w:rsidRPr="00207D2A">
        <w:t xml:space="preserve"> found that female sperm whales killed before the whaling moratorium (1959 – 1962) in the Eastern </w:t>
      </w:r>
      <w:r w:rsidR="00711750" w:rsidRPr="00207D2A">
        <w:t xml:space="preserve">South </w:t>
      </w:r>
      <w:r w:rsidRPr="00207D2A">
        <w:t xml:space="preserve">Pacific sexually matured earlier (6.5 years) and at smaller sizes (8.2 m) than in other regions, presumably as a result of prolonged whaling in the region. Similarly, </w:t>
      </w:r>
      <w:r w:rsidR="00B67D3F">
        <w:fldChar w:fldCharType="begin"/>
      </w:r>
      <w:r w:rsidR="00A40687">
        <w:instrText xml:space="preserve"> ADDIN ZOTERO_ITEM CSL_CITATION {"citationID":"a1f2t4nmj66","properties":{"formattedCitation":"\\super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A40687" w:rsidRPr="00A40687">
        <w:rPr>
          <w:kern w:val="0"/>
          <w:szCs w:val="24"/>
          <w:vertAlign w:val="superscript"/>
          <w:lang w:val="en-US"/>
        </w:rPr>
        <w:t>46</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 xml:space="preserve">may reflect a bias in whaling data towards </w:t>
      </w:r>
      <w:r w:rsidRPr="00207D2A">
        <w:lastRenderedPageBreak/>
        <w:t>larger and more lucrative individuals</w:t>
      </w:r>
      <w:r w:rsidR="00B22DF8" w:rsidRPr="00207D2A">
        <w:t xml:space="preserve"> in whaling data</w:t>
      </w:r>
      <w:r w:rsidRPr="00207D2A">
        <w:t xml:space="preserve">, the differences between growth curves remained within the expected </w:t>
      </w:r>
      <w:commentRangeStart w:id="162"/>
      <w:r w:rsidRPr="00207D2A">
        <w:t>variation</w:t>
      </w:r>
      <w:r w:rsidR="00D5751C">
        <w:t xml:space="preserve"> of age – length relationships</w:t>
      </w:r>
      <w:r w:rsidRPr="00207D2A">
        <w:fldChar w:fldCharType="begin"/>
      </w:r>
      <w:r w:rsidR="00A40687">
        <w:instrText xml:space="preserve"> ADDIN ZOTERO_ITEM CSL_CITATION {"citationID":"a26frri2phc","properties":{"formattedCitation":"\\super 46\\nosupersub{}","plainCitation":"46","noteIndex":0},"citationItems":[{"id":48,"uris":["http://zotero.org/users/5395629/items/7V7GBTZH"],"itemData":{"id":48,"type":"article-journal","container-title":"Reports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w:t>
      </w:r>
      <w:commentRangeEnd w:id="162"/>
      <w:r w:rsidR="00D5751C">
        <w:rPr>
          <w:rStyle w:val="CommentReference"/>
        </w:rPr>
        <w:commentReference w:id="162"/>
      </w:r>
      <w:r w:rsidRPr="00207D2A">
        <w:t xml:space="preserve"> There is also evidence that size distributions among female sperm whales vary geographically, with whales in lower latitudes being generally smaller than those in higher latitudes</w:t>
      </w:r>
      <w:r w:rsidRPr="00207D2A">
        <w:fldChar w:fldCharType="begin"/>
      </w:r>
      <w:r w:rsidR="00164AF4">
        <w:instrText xml:space="preserve"> ADDIN ZOTERO_ITEM CSL_CITATION {"citationID":"a1csop1l0dp","properties":{"formattedCitation":"\\super 71\\nosupersub{}","plainCitation":"71","noteIndex":0},"citationItems":[{"id":17,"uris":["http://zotero.org/users/5395629/items/P3WSJINY"],"itemData":{"id":17,"type":"article-journal","abstract":"This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164AF4" w:rsidRPr="00164AF4">
        <w:rPr>
          <w:kern w:val="0"/>
          <w:szCs w:val="24"/>
          <w:vertAlign w:val="superscript"/>
          <w:lang w:val="en-US"/>
        </w:rPr>
        <w:t>71</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w:t>
      </w:r>
      <w:del w:id="163" w:author="David Gaspard" w:date="2025-10-08T16:54:00Z">
        <w:r w:rsidRPr="00207D2A" w:rsidDel="00D36924">
          <w:delText xml:space="preserve">requires </w:delText>
        </w:r>
      </w:del>
      <w:r w:rsidR="00B22DF8" w:rsidRPr="00207D2A">
        <w:t>will require estimating</w:t>
      </w:r>
      <w:r w:rsidRPr="00207D2A">
        <w:t xml:space="preserve"> optimal parameters for </w:t>
      </w:r>
      <w:r w:rsidR="00B22DF8" w:rsidRPr="00207D2A">
        <w:t>a given population</w:t>
      </w:r>
      <w:r w:rsidRPr="00207D2A">
        <w:t xml:space="preserve">. </w:t>
      </w:r>
    </w:p>
    <w:p w14:paraId="4B1A2405" w14:textId="7CD7E4AA"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Pr="00207D2A">
        <w:fldChar w:fldCharType="begin"/>
      </w:r>
      <w:r w:rsidR="00A40687">
        <w:instrText xml:space="preserve"> ADDIN ZOTERO_ITEM CSL_CITATION {"citationID":"aur3ekled7","properties":{"formattedCitation":"\\super 39\\nosupersub{}","plainCitation":"39","noteIndex":0},"citationItems":[{"id":21,"uris":["http://zotero.org/users/5395629/items/9R5WXN8R"],"itemData":{"id":21,"type":"article-journal","abstract":"Drones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A40687" w:rsidRPr="00A40687">
        <w:rPr>
          <w:kern w:val="0"/>
          <w:szCs w:val="24"/>
          <w:vertAlign w:val="superscript"/>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Pr="00207D2A">
        <w:fldChar w:fldCharType="begin"/>
      </w:r>
      <w:r w:rsidR="00164AF4">
        <w:instrText xml:space="preserve"> ADDIN ZOTERO_ITEM CSL_CITATION {"citationID":"a1vpsf2ojc1","properties":{"formattedCitation":"\\super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164AF4">
        <w:instrText xml:space="preserve"> ADDIN ZOTERO_ITEM CSL_CITATION {"citationID":"a3itaj3mcs","properties":{"formattedCitation":"\\super 10,72\\nosupersub{}","plainCitation":"10,72","noteIndex":0},"citationItems":[{"id":185,"uris":["http://zotero.org/users/5395629/items/57K542TH"],"itemData":{"id":185,"type":"article-journal","abstract":"Increasingly,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00E2236F">
        <w:t>)</w:t>
      </w:r>
      <w:r w:rsidR="00B67D3F">
        <w:t>.</w:t>
      </w:r>
    </w:p>
    <w:bookmarkEnd w:id="152"/>
    <w:p w14:paraId="36AC0E5C" w14:textId="3F933B5E" w:rsidR="00B67D3F" w:rsidRDefault="00B67D3F" w:rsidP="00B67D3F">
      <w:pPr>
        <w:pStyle w:val="Heading3"/>
        <w:rPr>
          <w:rFonts w:cs="Times New Roman"/>
        </w:rPr>
      </w:pPr>
      <w:r w:rsidRPr="00207D2A">
        <w:rPr>
          <w:rFonts w:cs="Times New Roman"/>
        </w:rPr>
        <w:t xml:space="preserve">5 | </w:t>
      </w:r>
      <w:r>
        <w:rPr>
          <w:rFonts w:cs="Times New Roman"/>
        </w:rPr>
        <w:t>Conclusions</w:t>
      </w:r>
    </w:p>
    <w:p w14:paraId="01942FC7" w14:textId="2FA6DB30" w:rsidR="00B67D3F" w:rsidRPr="00B67D3F" w:rsidRDefault="00B67D3F" w:rsidP="00B67D3F">
      <w:r>
        <w:t xml:space="preserve">Using </w:t>
      </w:r>
    </w:p>
    <w:p w14:paraId="30CDD31A" w14:textId="77777777" w:rsidR="00B67D3F" w:rsidRDefault="00B67D3F" w:rsidP="00B80788">
      <w:pPr>
        <w:spacing w:line="360" w:lineRule="auto"/>
      </w:pPr>
    </w:p>
    <w:p w14:paraId="1E6045E7" w14:textId="77777777" w:rsidR="00B67D3F" w:rsidRPr="00207D2A" w:rsidRDefault="00B67D3F" w:rsidP="00B80788">
      <w:pPr>
        <w:spacing w:line="360" w:lineRule="auto"/>
      </w:pPr>
    </w:p>
    <w:p w14:paraId="5B16B1E3" w14:textId="77777777" w:rsidR="00B67D3F" w:rsidRDefault="00B67D3F">
      <w:pPr>
        <w:spacing w:line="259" w:lineRule="auto"/>
        <w:rPr>
          <w:rFonts w:eastAsiaTheme="majorEastAsia" w:cstheme="majorBidi"/>
          <w:b/>
          <w:bCs/>
          <w:sz w:val="24"/>
          <w:szCs w:val="24"/>
        </w:rPr>
      </w:pPr>
      <w:r>
        <w:br w:type="page"/>
      </w:r>
    </w:p>
    <w:p w14:paraId="7B461ACD" w14:textId="5176F15F" w:rsidR="00B67D3F" w:rsidRDefault="00B67D3F" w:rsidP="00B67D3F">
      <w:pPr>
        <w:pStyle w:val="Heading3"/>
      </w:pPr>
      <w:r>
        <w:lastRenderedPageBreak/>
        <w:t>References</w:t>
      </w:r>
    </w:p>
    <w:p w14:paraId="60AE07B0" w14:textId="77777777" w:rsidR="00164AF4" w:rsidRPr="00164AF4" w:rsidRDefault="00B67D3F" w:rsidP="00164AF4">
      <w:pPr>
        <w:pStyle w:val="Bibliography"/>
        <w:rPr>
          <w:lang w:val="en-US"/>
        </w:rPr>
      </w:pPr>
      <w:r>
        <w:fldChar w:fldCharType="begin"/>
      </w:r>
      <w:r w:rsidR="00164AF4">
        <w:instrText xml:space="preserve"> ADDIN ZOTERO_BIBL {"uncited":[],"omitted":[],"custom":[]} CSL_BIBLIOGRAPHY </w:instrText>
      </w:r>
      <w:r>
        <w:fldChar w:fldCharType="separate"/>
      </w:r>
      <w:r w:rsidR="00164AF4" w:rsidRPr="00164AF4">
        <w:rPr>
          <w:lang w:val="en-US"/>
        </w:rPr>
        <w:t>1.</w:t>
      </w:r>
      <w:r w:rsidR="00164AF4" w:rsidRPr="00164AF4">
        <w:rPr>
          <w:lang w:val="en-US"/>
        </w:rPr>
        <w:tab/>
        <w:t xml:space="preserve">Bleich, V. C., Bowyer, R. T. &amp; Wehausen, J. D. Sexual segregation in mountain sheep: resources or predation? </w:t>
      </w:r>
      <w:r w:rsidR="00164AF4" w:rsidRPr="00164AF4">
        <w:rPr>
          <w:i/>
          <w:iCs/>
          <w:lang w:val="en-US"/>
        </w:rPr>
        <w:t>Wildl. Monogr.</w:t>
      </w:r>
      <w:r w:rsidR="00164AF4" w:rsidRPr="00164AF4">
        <w:rPr>
          <w:lang w:val="en-US"/>
        </w:rPr>
        <w:t xml:space="preserve"> </w:t>
      </w:r>
      <w:r w:rsidR="00164AF4" w:rsidRPr="00164AF4">
        <w:rPr>
          <w:b/>
          <w:bCs/>
          <w:lang w:val="en-US"/>
        </w:rPr>
        <w:t>134</w:t>
      </w:r>
      <w:r w:rsidR="00164AF4" w:rsidRPr="00164AF4">
        <w:rPr>
          <w:lang w:val="en-US"/>
        </w:rPr>
        <w:t>, 3–50 (1997).</w:t>
      </w:r>
    </w:p>
    <w:p w14:paraId="0F69E6A6" w14:textId="77777777" w:rsidR="00164AF4" w:rsidRPr="00164AF4" w:rsidRDefault="00164AF4" w:rsidP="00164AF4">
      <w:pPr>
        <w:pStyle w:val="Bibliography"/>
        <w:rPr>
          <w:lang w:val="en-US"/>
        </w:rPr>
      </w:pPr>
      <w:r w:rsidRPr="00164AF4">
        <w:rPr>
          <w:lang w:val="en-US"/>
        </w:rPr>
        <w:t>2.</w:t>
      </w:r>
      <w:r w:rsidRPr="00164AF4">
        <w:rPr>
          <w:lang w:val="en-US"/>
        </w:rPr>
        <w:tab/>
        <w:t xml:space="preserve">Ruckstuhl, K. E. Sexual segregation in vertebrates: proximate and ultimate causes. </w:t>
      </w:r>
      <w:r w:rsidRPr="00164AF4">
        <w:rPr>
          <w:i/>
          <w:iCs/>
          <w:lang w:val="en-US"/>
        </w:rPr>
        <w:t>Integr. Comp. Biol.</w:t>
      </w:r>
      <w:r w:rsidRPr="00164AF4">
        <w:rPr>
          <w:lang w:val="en-US"/>
        </w:rPr>
        <w:t xml:space="preserve"> </w:t>
      </w:r>
      <w:r w:rsidRPr="00164AF4">
        <w:rPr>
          <w:b/>
          <w:bCs/>
          <w:lang w:val="en-US"/>
        </w:rPr>
        <w:t>47</w:t>
      </w:r>
      <w:r w:rsidRPr="00164AF4">
        <w:rPr>
          <w:lang w:val="en-US"/>
        </w:rPr>
        <w:t>, 245–257 (2007).</w:t>
      </w:r>
    </w:p>
    <w:p w14:paraId="6CC21D82" w14:textId="77777777" w:rsidR="00164AF4" w:rsidRPr="00164AF4" w:rsidRDefault="00164AF4" w:rsidP="00164AF4">
      <w:pPr>
        <w:pStyle w:val="Bibliography"/>
        <w:rPr>
          <w:lang w:val="en-US"/>
        </w:rPr>
      </w:pPr>
      <w:r w:rsidRPr="00164AF4">
        <w:rPr>
          <w:lang w:val="en-US"/>
        </w:rPr>
        <w:t>3.</w:t>
      </w:r>
      <w:r w:rsidRPr="00164AF4">
        <w:rPr>
          <w:lang w:val="en-US"/>
        </w:rPr>
        <w:tab/>
        <w:t xml:space="preserve">Griffiths, S. W., Orpwood, J. E., Ojanguren, A. F., Armstrong, J. D. &amp; Magurran, A. E. Sexual segregation in monomorphic minnows. </w:t>
      </w:r>
      <w:r w:rsidRPr="00164AF4">
        <w:rPr>
          <w:i/>
          <w:iCs/>
          <w:lang w:val="en-US"/>
        </w:rPr>
        <w:t>Anim. Behav.</w:t>
      </w:r>
      <w:r w:rsidRPr="00164AF4">
        <w:rPr>
          <w:lang w:val="en-US"/>
        </w:rPr>
        <w:t xml:space="preserve"> </w:t>
      </w:r>
      <w:r w:rsidRPr="00164AF4">
        <w:rPr>
          <w:b/>
          <w:bCs/>
          <w:lang w:val="en-US"/>
        </w:rPr>
        <w:t>88</w:t>
      </w:r>
      <w:r w:rsidRPr="00164AF4">
        <w:rPr>
          <w:lang w:val="en-US"/>
        </w:rPr>
        <w:t>, 7–12 (2014).</w:t>
      </w:r>
    </w:p>
    <w:p w14:paraId="6DF2EEB2" w14:textId="77777777" w:rsidR="00164AF4" w:rsidRPr="00164AF4" w:rsidRDefault="00164AF4" w:rsidP="00164AF4">
      <w:pPr>
        <w:pStyle w:val="Bibliography"/>
        <w:rPr>
          <w:lang w:val="en-US"/>
        </w:rPr>
      </w:pPr>
      <w:r w:rsidRPr="00164AF4">
        <w:rPr>
          <w:lang w:val="en-US"/>
        </w:rPr>
        <w:t>4.</w:t>
      </w:r>
      <w:r w:rsidRPr="00164AF4">
        <w:rPr>
          <w:lang w:val="en-US"/>
        </w:rPr>
        <w:tab/>
        <w:t xml:space="preserve">Volis, S. &amp; Deng, T. Importance of a single population demographic census as a first step of threatened species conservation planning. </w:t>
      </w:r>
      <w:r w:rsidRPr="00164AF4">
        <w:rPr>
          <w:i/>
          <w:iCs/>
          <w:lang w:val="en-US"/>
        </w:rPr>
        <w:t>Biodivers. Conserv.</w:t>
      </w:r>
      <w:r w:rsidRPr="00164AF4">
        <w:rPr>
          <w:lang w:val="en-US"/>
        </w:rPr>
        <w:t xml:space="preserve"> </w:t>
      </w:r>
      <w:r w:rsidRPr="00164AF4">
        <w:rPr>
          <w:b/>
          <w:bCs/>
          <w:lang w:val="en-US"/>
        </w:rPr>
        <w:t>29</w:t>
      </w:r>
      <w:r w:rsidRPr="00164AF4">
        <w:rPr>
          <w:lang w:val="en-US"/>
        </w:rPr>
        <w:t>, 527–543 (2020).</w:t>
      </w:r>
    </w:p>
    <w:p w14:paraId="1BBC2737" w14:textId="77777777" w:rsidR="00164AF4" w:rsidRPr="00164AF4" w:rsidRDefault="00164AF4" w:rsidP="00164AF4">
      <w:pPr>
        <w:pStyle w:val="Bibliography"/>
        <w:rPr>
          <w:lang w:val="en-US"/>
        </w:rPr>
      </w:pPr>
      <w:r w:rsidRPr="00164AF4">
        <w:rPr>
          <w:lang w:val="en-US"/>
        </w:rPr>
        <w:t>5.</w:t>
      </w:r>
      <w:r w:rsidRPr="00164AF4">
        <w:rPr>
          <w:lang w:val="en-US"/>
        </w:rPr>
        <w:tab/>
        <w:t xml:space="preserve">Le Clercq, L., Kotzé, A., Grobler, J. P. &amp; Dalton, D. L. Biological clocks as age estimation markers in animals: a systematic review and meta‐analysis. </w:t>
      </w:r>
      <w:r w:rsidRPr="00164AF4">
        <w:rPr>
          <w:i/>
          <w:iCs/>
          <w:lang w:val="en-US"/>
        </w:rPr>
        <w:t>Biol. Rev.</w:t>
      </w:r>
      <w:r w:rsidRPr="00164AF4">
        <w:rPr>
          <w:lang w:val="en-US"/>
        </w:rPr>
        <w:t xml:space="preserve"> </w:t>
      </w:r>
      <w:r w:rsidRPr="00164AF4">
        <w:rPr>
          <w:b/>
          <w:bCs/>
          <w:lang w:val="en-US"/>
        </w:rPr>
        <w:t>98</w:t>
      </w:r>
      <w:r w:rsidRPr="00164AF4">
        <w:rPr>
          <w:lang w:val="en-US"/>
        </w:rPr>
        <w:t>, 1972–2011 (2023).</w:t>
      </w:r>
    </w:p>
    <w:p w14:paraId="1C3928E6" w14:textId="77777777" w:rsidR="00164AF4" w:rsidRPr="00164AF4" w:rsidRDefault="00164AF4" w:rsidP="00164AF4">
      <w:pPr>
        <w:pStyle w:val="Bibliography"/>
        <w:rPr>
          <w:lang w:val="en-US"/>
        </w:rPr>
      </w:pPr>
      <w:r w:rsidRPr="00164AF4">
        <w:rPr>
          <w:lang w:val="en-US"/>
        </w:rPr>
        <w:t>6.</w:t>
      </w:r>
      <w:r w:rsidRPr="00164AF4">
        <w:rPr>
          <w:lang w:val="en-US"/>
        </w:rPr>
        <w:tab/>
        <w:t xml:space="preserve">Shaw, C. N., Wilson, P. J. &amp; White, B. N. A reliable molecular method of gender determination for mammals. </w:t>
      </w:r>
      <w:r w:rsidRPr="00164AF4">
        <w:rPr>
          <w:i/>
          <w:iCs/>
          <w:lang w:val="en-US"/>
        </w:rPr>
        <w:t>J. Mammal.</w:t>
      </w:r>
      <w:r w:rsidRPr="00164AF4">
        <w:rPr>
          <w:lang w:val="en-US"/>
        </w:rPr>
        <w:t xml:space="preserve"> </w:t>
      </w:r>
      <w:r w:rsidRPr="00164AF4">
        <w:rPr>
          <w:b/>
          <w:bCs/>
          <w:lang w:val="en-US"/>
        </w:rPr>
        <w:t>84</w:t>
      </w:r>
      <w:r w:rsidRPr="00164AF4">
        <w:rPr>
          <w:lang w:val="en-US"/>
        </w:rPr>
        <w:t>, 123–128 (2003).</w:t>
      </w:r>
    </w:p>
    <w:p w14:paraId="57E2B0B5" w14:textId="77777777" w:rsidR="00164AF4" w:rsidRPr="00164AF4" w:rsidRDefault="00164AF4" w:rsidP="00164AF4">
      <w:pPr>
        <w:pStyle w:val="Bibliography"/>
        <w:rPr>
          <w:lang w:val="en-US"/>
        </w:rPr>
      </w:pPr>
      <w:r w:rsidRPr="00164AF4">
        <w:rPr>
          <w:lang w:val="en-US"/>
        </w:rPr>
        <w:t>7.</w:t>
      </w:r>
      <w:r w:rsidRPr="00164AF4">
        <w:rPr>
          <w:lang w:val="en-US"/>
        </w:rPr>
        <w:tab/>
        <w:t xml:space="preserve">Gowans, S., Whitehead, H. &amp; Hooker, S. K. Social organization in northern bottlenose whales, Hyperoodon ampullatus: not driven by deep-water foraging? </w:t>
      </w:r>
      <w:r w:rsidRPr="00164AF4">
        <w:rPr>
          <w:i/>
          <w:iCs/>
          <w:lang w:val="en-US"/>
        </w:rPr>
        <w:t>Anim. Behav.</w:t>
      </w:r>
      <w:r w:rsidRPr="00164AF4">
        <w:rPr>
          <w:lang w:val="en-US"/>
        </w:rPr>
        <w:t xml:space="preserve"> </w:t>
      </w:r>
      <w:r w:rsidRPr="00164AF4">
        <w:rPr>
          <w:b/>
          <w:bCs/>
          <w:lang w:val="en-US"/>
        </w:rPr>
        <w:t>62</w:t>
      </w:r>
      <w:r w:rsidRPr="00164AF4">
        <w:rPr>
          <w:lang w:val="en-US"/>
        </w:rPr>
        <w:t>, 369–377 (2001).</w:t>
      </w:r>
    </w:p>
    <w:p w14:paraId="2EA1EF97" w14:textId="77777777" w:rsidR="00164AF4" w:rsidRPr="00764DF1" w:rsidRDefault="00164AF4" w:rsidP="00164AF4">
      <w:pPr>
        <w:pStyle w:val="Bibliography"/>
        <w:rPr>
          <w:lang w:val="fr-FR"/>
          <w:rPrChange w:id="164" w:author="Hal Whitehead" w:date="2025-09-27T08:17:00Z">
            <w:rPr>
              <w:lang w:val="en-US"/>
            </w:rPr>
          </w:rPrChange>
        </w:rPr>
      </w:pPr>
      <w:r w:rsidRPr="00164AF4">
        <w:rPr>
          <w:lang w:val="en-US"/>
        </w:rPr>
        <w:t>8.</w:t>
      </w:r>
      <w:r w:rsidRPr="00164AF4">
        <w:rPr>
          <w:lang w:val="en-US"/>
        </w:rPr>
        <w:tab/>
        <w:t xml:space="preserve">Denkinger, J. </w:t>
      </w:r>
      <w:r w:rsidRPr="00164AF4">
        <w:rPr>
          <w:i/>
          <w:iCs/>
          <w:lang w:val="en-US"/>
        </w:rPr>
        <w:t>et al.</w:t>
      </w:r>
      <w:r w:rsidRPr="00164AF4">
        <w:rPr>
          <w:lang w:val="en-US"/>
        </w:rPr>
        <w:t xml:space="preserve"> Social structure of killer whales (Orcinus orca) in a variable low‐latitude environment, the Galápagos Archipelago. </w:t>
      </w:r>
      <w:r w:rsidRPr="00764DF1">
        <w:rPr>
          <w:i/>
          <w:iCs/>
          <w:lang w:val="fr-FR"/>
          <w:rPrChange w:id="165" w:author="Hal Whitehead" w:date="2025-09-27T08:17:00Z">
            <w:rPr>
              <w:i/>
              <w:iCs/>
              <w:lang w:val="en-US"/>
            </w:rPr>
          </w:rPrChange>
        </w:rPr>
        <w:t>Mar. Mammal Sci.</w:t>
      </w:r>
      <w:r w:rsidRPr="00764DF1">
        <w:rPr>
          <w:lang w:val="fr-FR"/>
          <w:rPrChange w:id="166" w:author="Hal Whitehead" w:date="2025-09-27T08:17:00Z">
            <w:rPr>
              <w:lang w:val="en-US"/>
            </w:rPr>
          </w:rPrChange>
        </w:rPr>
        <w:t xml:space="preserve"> mms.12672 (2020) doi:10.1111/mms.12672.</w:t>
      </w:r>
    </w:p>
    <w:p w14:paraId="1571338C" w14:textId="77777777" w:rsidR="00164AF4" w:rsidRPr="00164AF4" w:rsidRDefault="00164AF4" w:rsidP="00164AF4">
      <w:pPr>
        <w:pStyle w:val="Bibliography"/>
        <w:rPr>
          <w:lang w:val="en-US"/>
        </w:rPr>
      </w:pPr>
      <w:r w:rsidRPr="00764DF1">
        <w:rPr>
          <w:lang w:val="fr-FR"/>
          <w:rPrChange w:id="167" w:author="Hal Whitehead" w:date="2025-09-27T08:17:00Z">
            <w:rPr>
              <w:lang w:val="en-US"/>
            </w:rPr>
          </w:rPrChange>
        </w:rPr>
        <w:t>9.</w:t>
      </w:r>
      <w:r w:rsidRPr="00764DF1">
        <w:rPr>
          <w:lang w:val="fr-FR"/>
          <w:rPrChange w:id="168" w:author="Hal Whitehead" w:date="2025-09-27T08:17:00Z">
            <w:rPr>
              <w:lang w:val="en-US"/>
            </w:rPr>
          </w:rPrChange>
        </w:rPr>
        <w:tab/>
        <w:t xml:space="preserve">Burnett, J. D. </w:t>
      </w:r>
      <w:r w:rsidRPr="00764DF1">
        <w:rPr>
          <w:i/>
          <w:iCs/>
          <w:lang w:val="fr-FR"/>
          <w:rPrChange w:id="169" w:author="Hal Whitehead" w:date="2025-09-27T08:17:00Z">
            <w:rPr>
              <w:i/>
              <w:iCs/>
              <w:lang w:val="en-US"/>
            </w:rPr>
          </w:rPrChange>
        </w:rPr>
        <w:t>et al.</w:t>
      </w:r>
      <w:r w:rsidRPr="00764DF1">
        <w:rPr>
          <w:lang w:val="fr-FR"/>
          <w:rPrChange w:id="170" w:author="Hal Whitehead" w:date="2025-09-27T08:17:00Z">
            <w:rPr>
              <w:lang w:val="en-US"/>
            </w:rPr>
          </w:rPrChange>
        </w:rPr>
        <w:t xml:space="preserve"> </w:t>
      </w:r>
      <w:r w:rsidRPr="00164AF4">
        <w:rPr>
          <w:lang w:val="en-US"/>
        </w:rPr>
        <w:t xml:space="preserve">Estimating morphometric attributes of baleen whales with photogrammetry from small UASs: A case study with blue and gray whales: PHOTOGRAMMETRIC WHALE MORPHOLOGY. </w:t>
      </w:r>
      <w:r w:rsidRPr="00164AF4">
        <w:rPr>
          <w:i/>
          <w:iCs/>
          <w:lang w:val="en-US"/>
        </w:rPr>
        <w:t>Mar. Mammal Sci.</w:t>
      </w:r>
      <w:r w:rsidRPr="00164AF4">
        <w:rPr>
          <w:lang w:val="en-US"/>
        </w:rPr>
        <w:t xml:space="preserve"> </w:t>
      </w:r>
      <w:r w:rsidRPr="00164AF4">
        <w:rPr>
          <w:b/>
          <w:bCs/>
          <w:lang w:val="en-US"/>
        </w:rPr>
        <w:t>35</w:t>
      </w:r>
      <w:r w:rsidRPr="00164AF4">
        <w:rPr>
          <w:lang w:val="en-US"/>
        </w:rPr>
        <w:t>, 108–139 (2019).</w:t>
      </w:r>
    </w:p>
    <w:p w14:paraId="32D34479" w14:textId="77777777" w:rsidR="00164AF4" w:rsidRPr="00164AF4" w:rsidRDefault="00164AF4" w:rsidP="00164AF4">
      <w:pPr>
        <w:pStyle w:val="Bibliography"/>
        <w:rPr>
          <w:lang w:val="en-US"/>
        </w:rPr>
      </w:pPr>
      <w:r w:rsidRPr="00164AF4">
        <w:rPr>
          <w:lang w:val="en-US"/>
        </w:rPr>
        <w:t>10.</w:t>
      </w:r>
      <w:r w:rsidRPr="00164AF4">
        <w:rPr>
          <w:lang w:val="en-US"/>
        </w:rPr>
        <w:tab/>
        <w:t xml:space="preserve">Bierlich, K. </w:t>
      </w:r>
      <w:r w:rsidRPr="00164AF4">
        <w:rPr>
          <w:i/>
          <w:iCs/>
          <w:lang w:val="en-US"/>
        </w:rPr>
        <w:t>et al.</w:t>
      </w:r>
      <w:r w:rsidRPr="00164AF4">
        <w:rPr>
          <w:lang w:val="en-US"/>
        </w:rPr>
        <w:t xml:space="preserve"> Bayesian approach for predicting photogrammetric uncertainty in morphometric measurements derived from drones. </w:t>
      </w:r>
      <w:r w:rsidRPr="00164AF4">
        <w:rPr>
          <w:i/>
          <w:iCs/>
          <w:lang w:val="en-US"/>
        </w:rPr>
        <w:t>Mar. Ecol. Prog. Ser.</w:t>
      </w:r>
      <w:r w:rsidRPr="00164AF4">
        <w:rPr>
          <w:lang w:val="en-US"/>
        </w:rPr>
        <w:t xml:space="preserve"> </w:t>
      </w:r>
      <w:r w:rsidRPr="00164AF4">
        <w:rPr>
          <w:b/>
          <w:bCs/>
          <w:lang w:val="en-US"/>
        </w:rPr>
        <w:t>673</w:t>
      </w:r>
      <w:r w:rsidRPr="00164AF4">
        <w:rPr>
          <w:lang w:val="en-US"/>
        </w:rPr>
        <w:t>, 193–210 (2021).</w:t>
      </w:r>
    </w:p>
    <w:p w14:paraId="6DF69BCA" w14:textId="77777777" w:rsidR="00164AF4" w:rsidRPr="00164AF4" w:rsidRDefault="00164AF4" w:rsidP="00164AF4">
      <w:pPr>
        <w:pStyle w:val="Bibliography"/>
        <w:rPr>
          <w:lang w:val="en-US"/>
        </w:rPr>
      </w:pPr>
      <w:r w:rsidRPr="00164AF4">
        <w:rPr>
          <w:lang w:val="en-US"/>
        </w:rPr>
        <w:t>11.</w:t>
      </w:r>
      <w:r w:rsidRPr="00164AF4">
        <w:rPr>
          <w:lang w:val="en-US"/>
        </w:rPr>
        <w:tab/>
        <w:t xml:space="preserve">Glarou, M. </w:t>
      </w:r>
      <w:r w:rsidRPr="00164AF4">
        <w:rPr>
          <w:i/>
          <w:iCs/>
          <w:lang w:val="en-US"/>
        </w:rPr>
        <w:t>et al.</w:t>
      </w:r>
      <w:r w:rsidRPr="00164AF4">
        <w:rPr>
          <w:lang w:val="en-US"/>
        </w:rPr>
        <w:t xml:space="preserve"> Estimating body mass of sperm whales from aerial photographs. </w:t>
      </w:r>
      <w:r w:rsidRPr="00164AF4">
        <w:rPr>
          <w:i/>
          <w:iCs/>
          <w:lang w:val="en-US"/>
        </w:rPr>
        <w:t>Mar. Mammal Sci.</w:t>
      </w:r>
      <w:r w:rsidRPr="00164AF4">
        <w:rPr>
          <w:lang w:val="en-US"/>
        </w:rPr>
        <w:t xml:space="preserve"> </w:t>
      </w:r>
      <w:r w:rsidRPr="00164AF4">
        <w:rPr>
          <w:b/>
          <w:bCs/>
          <w:lang w:val="en-US"/>
        </w:rPr>
        <w:t>39</w:t>
      </w:r>
      <w:r w:rsidRPr="00164AF4">
        <w:rPr>
          <w:lang w:val="en-US"/>
        </w:rPr>
        <w:t>, mms.12982 (2022).</w:t>
      </w:r>
    </w:p>
    <w:p w14:paraId="28C37950" w14:textId="77777777" w:rsidR="00164AF4" w:rsidRPr="00164AF4" w:rsidRDefault="00164AF4" w:rsidP="00164AF4">
      <w:pPr>
        <w:pStyle w:val="Bibliography"/>
        <w:rPr>
          <w:lang w:val="en-US"/>
        </w:rPr>
      </w:pPr>
      <w:r w:rsidRPr="00164AF4">
        <w:rPr>
          <w:lang w:val="en-US"/>
        </w:rPr>
        <w:lastRenderedPageBreak/>
        <w:t>12.</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acv.12978 (2024) doi:10.1111/acv.12978.</w:t>
      </w:r>
    </w:p>
    <w:p w14:paraId="6E11BF50" w14:textId="77777777" w:rsidR="00164AF4" w:rsidRPr="00164AF4" w:rsidRDefault="00164AF4" w:rsidP="00164AF4">
      <w:pPr>
        <w:pStyle w:val="Bibliography"/>
        <w:rPr>
          <w:lang w:val="en-US"/>
        </w:rPr>
      </w:pPr>
      <w:r w:rsidRPr="00164AF4">
        <w:rPr>
          <w:lang w:val="en-US"/>
        </w:rPr>
        <w:t>13.</w:t>
      </w:r>
      <w:r w:rsidRPr="00164AF4">
        <w:rPr>
          <w:lang w:val="en-US"/>
        </w:rPr>
        <w:tab/>
        <w:t xml:space="preserve">Cheney, B. J., Dale, J., Thompson, P. M. &amp; Quick, N. J. Spy in the sky: a method to identify pregnant small cetaceans. </w:t>
      </w:r>
      <w:r w:rsidRPr="00164AF4">
        <w:rPr>
          <w:i/>
          <w:iCs/>
          <w:lang w:val="en-US"/>
        </w:rPr>
        <w:t>Remote Sens. Ecol. Conserv.</w:t>
      </w:r>
      <w:r w:rsidRPr="00164AF4">
        <w:rPr>
          <w:lang w:val="en-US"/>
        </w:rPr>
        <w:t xml:space="preserve"> </w:t>
      </w:r>
      <w:r w:rsidRPr="00164AF4">
        <w:rPr>
          <w:b/>
          <w:bCs/>
          <w:lang w:val="en-US"/>
        </w:rPr>
        <w:t>8</w:t>
      </w:r>
      <w:r w:rsidRPr="00164AF4">
        <w:rPr>
          <w:lang w:val="en-US"/>
        </w:rPr>
        <w:t>, 492–505 (2022).</w:t>
      </w:r>
    </w:p>
    <w:p w14:paraId="39E54451" w14:textId="77777777" w:rsidR="00164AF4" w:rsidRPr="00164AF4" w:rsidRDefault="00164AF4" w:rsidP="00164AF4">
      <w:pPr>
        <w:pStyle w:val="Bibliography"/>
        <w:rPr>
          <w:lang w:val="en-US"/>
        </w:rPr>
      </w:pPr>
      <w:r w:rsidRPr="00164AF4">
        <w:rPr>
          <w:lang w:val="en-US"/>
        </w:rPr>
        <w:t>14.</w:t>
      </w:r>
      <w:r w:rsidRPr="00164AF4">
        <w:rPr>
          <w:lang w:val="en-US"/>
        </w:rPr>
        <w:tab/>
        <w:t xml:space="preserve">Fernandez Ajó, A. </w:t>
      </w:r>
      <w:r w:rsidRPr="00164AF4">
        <w:rPr>
          <w:i/>
          <w:iCs/>
          <w:lang w:val="en-US"/>
        </w:rPr>
        <w:t>et al.</w:t>
      </w:r>
      <w:r w:rsidRPr="00164AF4">
        <w:rPr>
          <w:lang w:val="en-US"/>
        </w:rPr>
        <w:t xml:space="preserve"> Assessment of a non-invasive approach to pregnancy diagnosis in gray whales through drone-based photogrammetry and faecal hormone analysis. </w:t>
      </w:r>
      <w:r w:rsidRPr="00164AF4">
        <w:rPr>
          <w:i/>
          <w:iCs/>
          <w:lang w:val="en-US"/>
        </w:rPr>
        <w:t>R. Soc. Open Sci.</w:t>
      </w:r>
      <w:r w:rsidRPr="00164AF4">
        <w:rPr>
          <w:lang w:val="en-US"/>
        </w:rPr>
        <w:t xml:space="preserve"> </w:t>
      </w:r>
      <w:r w:rsidRPr="00164AF4">
        <w:rPr>
          <w:b/>
          <w:bCs/>
          <w:lang w:val="en-US"/>
        </w:rPr>
        <w:t>10</w:t>
      </w:r>
      <w:r w:rsidRPr="00164AF4">
        <w:rPr>
          <w:lang w:val="en-US"/>
        </w:rPr>
        <w:t>, (2023).</w:t>
      </w:r>
    </w:p>
    <w:p w14:paraId="2B7AB2C4" w14:textId="77777777" w:rsidR="00164AF4" w:rsidRPr="00164AF4" w:rsidRDefault="00164AF4" w:rsidP="00164AF4">
      <w:pPr>
        <w:pStyle w:val="Bibliography"/>
        <w:rPr>
          <w:lang w:val="en-US"/>
        </w:rPr>
      </w:pPr>
      <w:r w:rsidRPr="00164AF4">
        <w:rPr>
          <w:lang w:val="en-US"/>
        </w:rPr>
        <w:t>15.</w:t>
      </w:r>
      <w:r w:rsidRPr="00164AF4">
        <w:rPr>
          <w:lang w:val="en-US"/>
        </w:rPr>
        <w:tab/>
        <w:t xml:space="preserve">Robinson, C. V. &amp; Visona-Kelly, B. C. A geometric morphometric approach for detecting different reproductive stages of a free-ranging killer whale Orcinus orca population. </w:t>
      </w:r>
      <w:r w:rsidRPr="00164AF4">
        <w:rPr>
          <w:i/>
          <w:iCs/>
          <w:lang w:val="en-US"/>
        </w:rPr>
        <w:t>Sci. Rep.</w:t>
      </w:r>
      <w:r w:rsidRPr="00164AF4">
        <w:rPr>
          <w:lang w:val="en-US"/>
        </w:rPr>
        <w:t xml:space="preserve"> </w:t>
      </w:r>
      <w:r w:rsidRPr="00164AF4">
        <w:rPr>
          <w:b/>
          <w:bCs/>
          <w:lang w:val="en-US"/>
        </w:rPr>
        <w:t>15</w:t>
      </w:r>
      <w:r w:rsidRPr="00164AF4">
        <w:rPr>
          <w:lang w:val="en-US"/>
        </w:rPr>
        <w:t>, (2025).</w:t>
      </w:r>
    </w:p>
    <w:p w14:paraId="1D28CCCA" w14:textId="77777777" w:rsidR="00164AF4" w:rsidRPr="00164AF4" w:rsidRDefault="00164AF4" w:rsidP="00164AF4">
      <w:pPr>
        <w:pStyle w:val="Bibliography"/>
        <w:rPr>
          <w:lang w:val="en-US"/>
        </w:rPr>
      </w:pPr>
      <w:r w:rsidRPr="00164AF4">
        <w:rPr>
          <w:lang w:val="en-US"/>
        </w:rPr>
        <w:t>16.</w:t>
      </w:r>
      <w:r w:rsidRPr="00164AF4">
        <w:rPr>
          <w:lang w:val="en-US"/>
        </w:rPr>
        <w:tab/>
        <w:t xml:space="preserve">Whitehead, H. </w:t>
      </w:r>
      <w:r w:rsidRPr="00164AF4">
        <w:rPr>
          <w:i/>
          <w:iCs/>
          <w:lang w:val="en-US"/>
        </w:rPr>
        <w:t>Sperm Whales: Social Evolution in the Ocean</w:t>
      </w:r>
      <w:r w:rsidRPr="00164AF4">
        <w:rPr>
          <w:lang w:val="en-US"/>
        </w:rPr>
        <w:t>. (University of Chicago Press, Chicago, USA, 2003).</w:t>
      </w:r>
    </w:p>
    <w:p w14:paraId="41453514" w14:textId="77777777" w:rsidR="00164AF4" w:rsidRPr="00164AF4" w:rsidRDefault="00164AF4" w:rsidP="00164AF4">
      <w:pPr>
        <w:pStyle w:val="Bibliography"/>
        <w:rPr>
          <w:lang w:val="en-US"/>
        </w:rPr>
      </w:pPr>
      <w:r w:rsidRPr="00164AF4">
        <w:rPr>
          <w:lang w:val="en-US"/>
        </w:rPr>
        <w:t>17.</w:t>
      </w:r>
      <w:r w:rsidRPr="00164AF4">
        <w:rPr>
          <w:lang w:val="en-US"/>
        </w:rPr>
        <w:tab/>
        <w:t>Cantor, M., Eguiguren, A., Merlen, G. &amp; Whitehead, H. Galápagos sperm whales (</w:t>
      </w:r>
      <w:r w:rsidRPr="00164AF4">
        <w:rPr>
          <w:i/>
          <w:iCs/>
          <w:lang w:val="en-US"/>
        </w:rPr>
        <w:t>Physeter macrocephalus</w:t>
      </w:r>
      <w:r w:rsidRPr="00164AF4">
        <w:rPr>
          <w:lang w:val="en-US"/>
        </w:rPr>
        <w:t xml:space="preserve">): Waxing and waning over three decades. </w:t>
      </w:r>
      <w:r w:rsidRPr="00164AF4">
        <w:rPr>
          <w:i/>
          <w:iCs/>
          <w:lang w:val="en-US"/>
        </w:rPr>
        <w:t>Can. J. Zool.</w:t>
      </w:r>
      <w:r w:rsidRPr="00164AF4">
        <w:rPr>
          <w:lang w:val="en-US"/>
        </w:rPr>
        <w:t xml:space="preserve"> </w:t>
      </w:r>
      <w:r w:rsidRPr="00164AF4">
        <w:rPr>
          <w:b/>
          <w:bCs/>
          <w:lang w:val="en-US"/>
        </w:rPr>
        <w:t>95</w:t>
      </w:r>
      <w:r w:rsidRPr="00164AF4">
        <w:rPr>
          <w:lang w:val="en-US"/>
        </w:rPr>
        <w:t>, 645–652 (2017).</w:t>
      </w:r>
    </w:p>
    <w:p w14:paraId="171215FD" w14:textId="77777777" w:rsidR="00164AF4" w:rsidRPr="00164AF4" w:rsidRDefault="00164AF4" w:rsidP="00164AF4">
      <w:pPr>
        <w:pStyle w:val="Bibliography"/>
        <w:rPr>
          <w:lang w:val="en-US"/>
        </w:rPr>
      </w:pPr>
      <w:r w:rsidRPr="00164AF4">
        <w:rPr>
          <w:lang w:val="en-US"/>
        </w:rPr>
        <w:t>18.</w:t>
      </w:r>
      <w:r w:rsidRPr="00164AF4">
        <w:rPr>
          <w:lang w:val="en-US"/>
        </w:rPr>
        <w:tab/>
        <w:t xml:space="preserve">Whitehead, H., Coakes, A., Jaquet, N. &amp; Lusseau, S. Movements of sperm whales in the tropical Pacific. </w:t>
      </w:r>
      <w:r w:rsidRPr="00164AF4">
        <w:rPr>
          <w:i/>
          <w:iCs/>
          <w:lang w:val="en-US"/>
        </w:rPr>
        <w:t>Mar. Ecol. Prog. Ser.</w:t>
      </w:r>
      <w:r w:rsidRPr="00164AF4">
        <w:rPr>
          <w:lang w:val="en-US"/>
        </w:rPr>
        <w:t xml:space="preserve"> </w:t>
      </w:r>
      <w:r w:rsidRPr="00164AF4">
        <w:rPr>
          <w:b/>
          <w:bCs/>
          <w:lang w:val="en-US"/>
        </w:rPr>
        <w:t>361</w:t>
      </w:r>
      <w:r w:rsidRPr="00164AF4">
        <w:rPr>
          <w:lang w:val="en-US"/>
        </w:rPr>
        <w:t>, 291–300 (2008).</w:t>
      </w:r>
    </w:p>
    <w:p w14:paraId="2BE23698" w14:textId="77777777" w:rsidR="00164AF4" w:rsidRPr="00164AF4" w:rsidRDefault="00164AF4" w:rsidP="00164AF4">
      <w:pPr>
        <w:pStyle w:val="Bibliography"/>
        <w:rPr>
          <w:lang w:val="en-US"/>
        </w:rPr>
      </w:pPr>
      <w:r w:rsidRPr="00164AF4">
        <w:rPr>
          <w:lang w:val="en-US"/>
        </w:rPr>
        <w:t>19.</w:t>
      </w:r>
      <w:r w:rsidRPr="00164AF4">
        <w:rPr>
          <w:lang w:val="en-US"/>
        </w:rPr>
        <w:tab/>
        <w:t xml:space="preserve">Christal, J. &amp; Whitehead, H. Aggregations of mature male sperm whales on the Galápagos Islands breeding ground. </w:t>
      </w:r>
      <w:r w:rsidRPr="00164AF4">
        <w:rPr>
          <w:i/>
          <w:iCs/>
          <w:lang w:val="en-US"/>
        </w:rPr>
        <w:t>Mar. Mammal Sci.</w:t>
      </w:r>
      <w:r w:rsidRPr="00164AF4">
        <w:rPr>
          <w:lang w:val="en-US"/>
        </w:rPr>
        <w:t xml:space="preserve"> </w:t>
      </w:r>
      <w:r w:rsidRPr="00164AF4">
        <w:rPr>
          <w:b/>
          <w:bCs/>
          <w:lang w:val="en-US"/>
        </w:rPr>
        <w:t>13</w:t>
      </w:r>
      <w:r w:rsidRPr="00164AF4">
        <w:rPr>
          <w:lang w:val="en-US"/>
        </w:rPr>
        <w:t>, 59–69 (1997).</w:t>
      </w:r>
    </w:p>
    <w:p w14:paraId="20553B17" w14:textId="77777777" w:rsidR="00164AF4" w:rsidRPr="00164AF4" w:rsidRDefault="00164AF4" w:rsidP="00164AF4">
      <w:pPr>
        <w:pStyle w:val="Bibliography"/>
        <w:rPr>
          <w:lang w:val="en-US"/>
        </w:rPr>
      </w:pPr>
      <w:r w:rsidRPr="00164AF4">
        <w:rPr>
          <w:lang w:val="en-US"/>
        </w:rPr>
        <w:t>20.</w:t>
      </w:r>
      <w:r w:rsidRPr="00164AF4">
        <w:rPr>
          <w:lang w:val="en-US"/>
        </w:rPr>
        <w:tab/>
        <w:t xml:space="preserve">Rice, D. W. Sperm whale. </w:t>
      </w:r>
      <w:r w:rsidRPr="00164AF4">
        <w:rPr>
          <w:i/>
          <w:iCs/>
          <w:lang w:val="en-US"/>
        </w:rPr>
        <w:t>Physeter macrocephalus</w:t>
      </w:r>
      <w:r w:rsidRPr="00164AF4">
        <w:rPr>
          <w:lang w:val="en-US"/>
        </w:rPr>
        <w:t xml:space="preserve"> Linnaeus, 1758. in </w:t>
      </w:r>
      <w:r w:rsidRPr="00164AF4">
        <w:rPr>
          <w:i/>
          <w:iCs/>
          <w:lang w:val="en-US"/>
        </w:rPr>
        <w:t>Handbook of marine mammals</w:t>
      </w:r>
      <w:r w:rsidRPr="00164AF4">
        <w:rPr>
          <w:lang w:val="en-US"/>
        </w:rPr>
        <w:t xml:space="preserve"> (eds Ridgway, S. H. &amp; Harrison, R.) 177–233 (Academic Press, London, 1989).</w:t>
      </w:r>
    </w:p>
    <w:p w14:paraId="00C89AFB" w14:textId="77777777" w:rsidR="00164AF4" w:rsidRPr="00164AF4" w:rsidRDefault="00164AF4" w:rsidP="00164AF4">
      <w:pPr>
        <w:pStyle w:val="Bibliography"/>
        <w:rPr>
          <w:lang w:val="en-US"/>
        </w:rPr>
      </w:pPr>
      <w:r w:rsidRPr="00164AF4">
        <w:rPr>
          <w:lang w:val="en-US"/>
        </w:rPr>
        <w:t>21.</w:t>
      </w:r>
      <w:r w:rsidRPr="00164AF4">
        <w:rPr>
          <w:lang w:val="en-US"/>
        </w:rPr>
        <w:tab/>
        <w:t xml:space="preserve">Eguiguren, A., Konrad Clarke, C. M. &amp; Cantor, M. Sperm Whale Reproductive Strategies: Current Knowledge and Future Directions. in </w:t>
      </w:r>
      <w:r w:rsidRPr="00164AF4">
        <w:rPr>
          <w:i/>
          <w:iCs/>
          <w:lang w:val="en-US"/>
        </w:rPr>
        <w:t>Sex in Cetaceans: Morphology, Behavior, and the Evolution of Sexual Strategies</w:t>
      </w:r>
      <w:r w:rsidRPr="00164AF4">
        <w:rPr>
          <w:lang w:val="en-US"/>
        </w:rPr>
        <w:t xml:space="preserve"> (eds Würsig, B. &amp; Orbach, D. N.) 443–467 (Springer International Publishing, Cham, 2023). doi:10.1007/978-3-031-35651-3_19.</w:t>
      </w:r>
    </w:p>
    <w:p w14:paraId="2AEE3673" w14:textId="77777777" w:rsidR="00164AF4" w:rsidRPr="00164AF4" w:rsidRDefault="00164AF4" w:rsidP="00164AF4">
      <w:pPr>
        <w:pStyle w:val="Bibliography"/>
        <w:rPr>
          <w:lang w:val="en-US"/>
        </w:rPr>
      </w:pPr>
      <w:r w:rsidRPr="00164AF4">
        <w:rPr>
          <w:lang w:val="en-US"/>
        </w:rPr>
        <w:t>22.</w:t>
      </w:r>
      <w:r w:rsidRPr="00164AF4">
        <w:rPr>
          <w:lang w:val="en-US"/>
        </w:rPr>
        <w:tab/>
        <w:t xml:space="preserve">Cranford, T. W. The sperm whale’s nose: sexual selection on a grand scale? </w:t>
      </w:r>
      <w:r w:rsidRPr="00164AF4">
        <w:rPr>
          <w:i/>
          <w:iCs/>
          <w:lang w:val="en-US"/>
        </w:rPr>
        <w:t>Mar. Mammal Sci.</w:t>
      </w:r>
      <w:r w:rsidRPr="00164AF4">
        <w:rPr>
          <w:lang w:val="en-US"/>
        </w:rPr>
        <w:t xml:space="preserve"> </w:t>
      </w:r>
      <w:r w:rsidRPr="00164AF4">
        <w:rPr>
          <w:b/>
          <w:bCs/>
          <w:lang w:val="en-US"/>
        </w:rPr>
        <w:t>15</w:t>
      </w:r>
      <w:r w:rsidRPr="00164AF4">
        <w:rPr>
          <w:lang w:val="en-US"/>
        </w:rPr>
        <w:t>, 1133–1157 (1999).</w:t>
      </w:r>
    </w:p>
    <w:p w14:paraId="0FAB9427" w14:textId="77777777" w:rsidR="00164AF4" w:rsidRPr="00164AF4" w:rsidRDefault="00164AF4" w:rsidP="00164AF4">
      <w:pPr>
        <w:pStyle w:val="Bibliography"/>
        <w:rPr>
          <w:lang w:val="en-US"/>
        </w:rPr>
      </w:pPr>
      <w:r w:rsidRPr="00164AF4">
        <w:rPr>
          <w:lang w:val="en-US"/>
        </w:rPr>
        <w:lastRenderedPageBreak/>
        <w:t>23.</w:t>
      </w:r>
      <w:r w:rsidRPr="00164AF4">
        <w:rPr>
          <w:lang w:val="en-US"/>
        </w:rPr>
        <w:tab/>
        <w:t xml:space="preserve">Nishiwaki, M., Ohsumi, S. &amp; Maeda, Y. Change of form in the sperm whale accompanied with growth. </w:t>
      </w:r>
      <w:r w:rsidRPr="00164AF4">
        <w:rPr>
          <w:i/>
          <w:iCs/>
          <w:lang w:val="en-US"/>
        </w:rPr>
        <w:t>Sci. Rep. Whales Res. Inst. Tokyo</w:t>
      </w:r>
      <w:r w:rsidRPr="00164AF4">
        <w:rPr>
          <w:lang w:val="en-US"/>
        </w:rPr>
        <w:t xml:space="preserve"> </w:t>
      </w:r>
      <w:r w:rsidRPr="00164AF4">
        <w:rPr>
          <w:b/>
          <w:bCs/>
          <w:lang w:val="en-US"/>
        </w:rPr>
        <w:t>17</w:t>
      </w:r>
      <w:r w:rsidRPr="00164AF4">
        <w:rPr>
          <w:lang w:val="en-US"/>
        </w:rPr>
        <w:t>, 1–17 (1963).</w:t>
      </w:r>
    </w:p>
    <w:p w14:paraId="445F47E4" w14:textId="77777777" w:rsidR="00164AF4" w:rsidRPr="00164AF4" w:rsidRDefault="00164AF4" w:rsidP="00164AF4">
      <w:pPr>
        <w:pStyle w:val="Bibliography"/>
        <w:rPr>
          <w:lang w:val="en-US"/>
        </w:rPr>
      </w:pPr>
      <w:r w:rsidRPr="00164AF4">
        <w:rPr>
          <w:lang w:val="en-US"/>
        </w:rPr>
        <w:t>24.</w:t>
      </w:r>
      <w:r w:rsidRPr="00164AF4">
        <w:rPr>
          <w:lang w:val="en-US"/>
        </w:rPr>
        <w:tab/>
        <w:t xml:space="preserve">Altmann, J. Observational study of behavior: sampling methods. </w:t>
      </w:r>
      <w:r w:rsidRPr="00164AF4">
        <w:rPr>
          <w:i/>
          <w:iCs/>
          <w:lang w:val="en-US"/>
        </w:rPr>
        <w:t>Behaviour</w:t>
      </w:r>
      <w:r w:rsidRPr="00164AF4">
        <w:rPr>
          <w:lang w:val="en-US"/>
        </w:rPr>
        <w:t xml:space="preserve"> </w:t>
      </w:r>
      <w:r w:rsidRPr="00164AF4">
        <w:rPr>
          <w:b/>
          <w:bCs/>
          <w:lang w:val="en-US"/>
        </w:rPr>
        <w:t>49</w:t>
      </w:r>
      <w:r w:rsidRPr="00164AF4">
        <w:rPr>
          <w:lang w:val="en-US"/>
        </w:rPr>
        <w:t>, 227–266 (1974).</w:t>
      </w:r>
    </w:p>
    <w:p w14:paraId="1655BC00" w14:textId="77777777" w:rsidR="00164AF4" w:rsidRPr="00164AF4" w:rsidRDefault="00164AF4" w:rsidP="00164AF4">
      <w:pPr>
        <w:pStyle w:val="Bibliography"/>
        <w:rPr>
          <w:lang w:val="en-US"/>
        </w:rPr>
      </w:pPr>
      <w:r w:rsidRPr="00164AF4">
        <w:rPr>
          <w:lang w:val="en-US"/>
        </w:rPr>
        <w:t>25.</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721A16C7" w14:textId="77777777" w:rsidR="00164AF4" w:rsidRPr="00164AF4" w:rsidRDefault="00164AF4" w:rsidP="00164AF4">
      <w:pPr>
        <w:pStyle w:val="Bibliography"/>
        <w:rPr>
          <w:lang w:val="en-US"/>
        </w:rPr>
      </w:pPr>
      <w:r w:rsidRPr="00164AF4">
        <w:rPr>
          <w:lang w:val="en-US"/>
        </w:rPr>
        <w:t>26.</w:t>
      </w:r>
      <w:r w:rsidRPr="00164AF4">
        <w:rPr>
          <w:lang w:val="en-US"/>
        </w:rPr>
        <w:tab/>
        <w:t xml:space="preserve">Torres, W. &amp; Bierlich, K. MorphoMetriX: a photogrammetric measurement GUI for morphometric analysis of megafauna. </w:t>
      </w:r>
      <w:r w:rsidRPr="00164AF4">
        <w:rPr>
          <w:i/>
          <w:iCs/>
          <w:lang w:val="en-US"/>
        </w:rPr>
        <w:t>J. Open Source Softw.</w:t>
      </w:r>
      <w:r w:rsidRPr="00164AF4">
        <w:rPr>
          <w:lang w:val="en-US"/>
        </w:rPr>
        <w:t xml:space="preserve"> </w:t>
      </w:r>
      <w:r w:rsidRPr="00164AF4">
        <w:rPr>
          <w:b/>
          <w:bCs/>
          <w:lang w:val="en-US"/>
        </w:rPr>
        <w:t>5</w:t>
      </w:r>
      <w:r w:rsidRPr="00164AF4">
        <w:rPr>
          <w:lang w:val="en-US"/>
        </w:rPr>
        <w:t>, 1825 (2020).</w:t>
      </w:r>
    </w:p>
    <w:p w14:paraId="6DE8B4C5" w14:textId="77777777" w:rsidR="00164AF4" w:rsidRPr="00164AF4" w:rsidRDefault="00164AF4" w:rsidP="00164AF4">
      <w:pPr>
        <w:pStyle w:val="Bibliography"/>
        <w:rPr>
          <w:lang w:val="en-US"/>
        </w:rPr>
      </w:pPr>
      <w:r w:rsidRPr="00164AF4">
        <w:rPr>
          <w:lang w:val="en-US"/>
        </w:rPr>
        <w:t>27.</w:t>
      </w:r>
      <w:r w:rsidRPr="00164AF4">
        <w:rPr>
          <w:lang w:val="en-US"/>
        </w:rPr>
        <w:tab/>
        <w:t xml:space="preserve">Friard, O. &amp; Gamba, M. </w:t>
      </w:r>
      <w:r w:rsidRPr="00164AF4">
        <w:rPr>
          <w:smallCaps/>
          <w:lang w:val="en-US"/>
        </w:rPr>
        <w:t>BORIS</w:t>
      </w:r>
      <w:r w:rsidRPr="00164AF4">
        <w:rPr>
          <w:lang w:val="en-US"/>
        </w:rPr>
        <w:t xml:space="preserve"> : a free, versatile open‐source event‐logging software for video/audio coding and live observations. </w:t>
      </w:r>
      <w:r w:rsidRPr="00164AF4">
        <w:rPr>
          <w:i/>
          <w:iCs/>
          <w:lang w:val="en-US"/>
        </w:rPr>
        <w:t>Methods Ecol. Evol.</w:t>
      </w:r>
      <w:r w:rsidRPr="00164AF4">
        <w:rPr>
          <w:lang w:val="en-US"/>
        </w:rPr>
        <w:t xml:space="preserve"> </w:t>
      </w:r>
      <w:r w:rsidRPr="00164AF4">
        <w:rPr>
          <w:b/>
          <w:bCs/>
          <w:lang w:val="en-US"/>
        </w:rPr>
        <w:t>7</w:t>
      </w:r>
      <w:r w:rsidRPr="00164AF4">
        <w:rPr>
          <w:lang w:val="en-US"/>
        </w:rPr>
        <w:t>, 1325–1330 (2016).</w:t>
      </w:r>
    </w:p>
    <w:p w14:paraId="136BD9BD" w14:textId="77777777" w:rsidR="00164AF4" w:rsidRPr="00164AF4" w:rsidRDefault="00164AF4" w:rsidP="00164AF4">
      <w:pPr>
        <w:pStyle w:val="Bibliography"/>
        <w:rPr>
          <w:lang w:val="en-US"/>
        </w:rPr>
      </w:pPr>
      <w:r w:rsidRPr="00164AF4">
        <w:rPr>
          <w:lang w:val="en-US"/>
        </w:rPr>
        <w:t>28.</w:t>
      </w:r>
      <w:r w:rsidRPr="00164AF4">
        <w:rPr>
          <w:lang w:val="en-US"/>
        </w:rPr>
        <w:tab/>
        <w:t xml:space="preserve">O’Callaghan, S. A. </w:t>
      </w:r>
      <w:r w:rsidRPr="00164AF4">
        <w:rPr>
          <w:i/>
          <w:iCs/>
          <w:lang w:val="en-US"/>
        </w:rPr>
        <w:t>et al.</w:t>
      </w:r>
      <w:r w:rsidRPr="00164AF4">
        <w:rPr>
          <w:lang w:val="en-US"/>
        </w:rPr>
        <w:t xml:space="preserve"> Aerial photo-identification of sperm whales (</w:t>
      </w:r>
      <w:r w:rsidRPr="00164AF4">
        <w:rPr>
          <w:i/>
          <w:iCs/>
          <w:lang w:val="en-US"/>
        </w:rPr>
        <w:t>Physeter macrocephalus</w:t>
      </w:r>
      <w:r w:rsidRPr="00164AF4">
        <w:rPr>
          <w:lang w:val="en-US"/>
        </w:rPr>
        <w:t xml:space="preserve">). </w:t>
      </w:r>
      <w:r w:rsidRPr="00164AF4">
        <w:rPr>
          <w:i/>
          <w:iCs/>
          <w:lang w:val="en-US"/>
        </w:rPr>
        <w:t>Aquat. Mamm.</w:t>
      </w:r>
      <w:r w:rsidRPr="00164AF4">
        <w:rPr>
          <w:lang w:val="en-US"/>
        </w:rPr>
        <w:t xml:space="preserve"> </w:t>
      </w:r>
      <w:r w:rsidRPr="00164AF4">
        <w:rPr>
          <w:b/>
          <w:bCs/>
          <w:lang w:val="en-US"/>
        </w:rPr>
        <w:t>50</w:t>
      </w:r>
      <w:r w:rsidRPr="00164AF4">
        <w:rPr>
          <w:lang w:val="en-US"/>
        </w:rPr>
        <w:t>, 479–494 (2024).</w:t>
      </w:r>
    </w:p>
    <w:p w14:paraId="2B8CD7FE" w14:textId="77777777" w:rsidR="00164AF4" w:rsidRPr="00164AF4" w:rsidRDefault="00164AF4" w:rsidP="00164AF4">
      <w:pPr>
        <w:pStyle w:val="Bibliography"/>
        <w:rPr>
          <w:lang w:val="en-US"/>
        </w:rPr>
      </w:pPr>
      <w:r w:rsidRPr="00164AF4">
        <w:rPr>
          <w:lang w:val="en-US"/>
        </w:rPr>
        <w:t>29.</w:t>
      </w:r>
      <w:r w:rsidRPr="00164AF4">
        <w:rPr>
          <w:lang w:val="en-US"/>
        </w:rPr>
        <w:tab/>
        <w:t xml:space="preserve">Arnbom, T. Individual identification of sperm whales. </w:t>
      </w:r>
      <w:r w:rsidRPr="00164AF4">
        <w:rPr>
          <w:i/>
          <w:iCs/>
          <w:lang w:val="en-US"/>
        </w:rPr>
        <w:t>Int. Whal. Commision</w:t>
      </w:r>
      <w:r w:rsidRPr="00164AF4">
        <w:rPr>
          <w:lang w:val="en-US"/>
        </w:rPr>
        <w:t xml:space="preserve"> </w:t>
      </w:r>
      <w:r w:rsidRPr="00164AF4">
        <w:rPr>
          <w:b/>
          <w:bCs/>
          <w:lang w:val="en-US"/>
        </w:rPr>
        <w:t>37</w:t>
      </w:r>
      <w:r w:rsidRPr="00164AF4">
        <w:rPr>
          <w:lang w:val="en-US"/>
        </w:rPr>
        <w:t>, 201–204 (1987).</w:t>
      </w:r>
    </w:p>
    <w:p w14:paraId="5546E4D1" w14:textId="77777777" w:rsidR="00164AF4" w:rsidRPr="00164AF4" w:rsidRDefault="00164AF4" w:rsidP="00164AF4">
      <w:pPr>
        <w:pStyle w:val="Bibliography"/>
        <w:rPr>
          <w:lang w:val="en-US"/>
        </w:rPr>
      </w:pPr>
      <w:r w:rsidRPr="00164AF4">
        <w:rPr>
          <w:lang w:val="en-US"/>
        </w:rPr>
        <w:t>30.</w:t>
      </w:r>
      <w:r w:rsidRPr="00164AF4">
        <w:rPr>
          <w:lang w:val="en-US"/>
        </w:rPr>
        <w:tab/>
        <w:t>R Core Team. R: A language and environment for statistical computing. R Foundation for Statistical Computing (2019).</w:t>
      </w:r>
    </w:p>
    <w:p w14:paraId="1BC512F3" w14:textId="77777777" w:rsidR="00164AF4" w:rsidRPr="00164AF4" w:rsidRDefault="00164AF4" w:rsidP="00164AF4">
      <w:pPr>
        <w:pStyle w:val="Bibliography"/>
        <w:rPr>
          <w:lang w:val="en-US"/>
        </w:rPr>
      </w:pPr>
      <w:r w:rsidRPr="00164AF4">
        <w:rPr>
          <w:lang w:val="en-US"/>
        </w:rPr>
        <w:t>31.</w:t>
      </w:r>
      <w:r w:rsidRPr="00164AF4">
        <w:rPr>
          <w:lang w:val="en-US"/>
        </w:rPr>
        <w:tab/>
        <w:t xml:space="preserve">Dixon, P. M. The Bootstrap and the Jackknife: Describing the Precision of Ecological Indices. in </w:t>
      </w:r>
      <w:r w:rsidRPr="00164AF4">
        <w:rPr>
          <w:i/>
          <w:iCs/>
          <w:lang w:val="en-US"/>
        </w:rPr>
        <w:t>Design and Analysis of Ecological Experiments</w:t>
      </w:r>
      <w:r w:rsidRPr="00164AF4">
        <w:rPr>
          <w:lang w:val="en-US"/>
        </w:rPr>
        <w:t xml:space="preserve"> (eds Scheiner, S. M. &amp; Gurevitch, J.) 267–288 (Oxford University PressNew York, NY, 2001). doi:10.1093/oso/9780195131871.003.0014.</w:t>
      </w:r>
    </w:p>
    <w:p w14:paraId="7274B2C4" w14:textId="77777777" w:rsidR="00164AF4" w:rsidRPr="00164AF4" w:rsidRDefault="00164AF4" w:rsidP="00164AF4">
      <w:pPr>
        <w:pStyle w:val="Bibliography"/>
        <w:rPr>
          <w:lang w:val="en-US"/>
        </w:rPr>
      </w:pPr>
      <w:r w:rsidRPr="00164AF4">
        <w:rPr>
          <w:lang w:val="en-US"/>
        </w:rPr>
        <w:t>32.</w:t>
      </w:r>
      <w:r w:rsidRPr="00164AF4">
        <w:rPr>
          <w:lang w:val="en-US"/>
        </w:rPr>
        <w:tab/>
        <w:t xml:space="preserve">Richard, K. R., Dillon, M. C., Whitehead, H. &amp; Wright, J. M. Patterns of kinship in groups of free-living sperm whales (Physeter macrocephalus) revealed by multiple molecular genetic analyses. </w:t>
      </w:r>
      <w:r w:rsidRPr="00164AF4">
        <w:rPr>
          <w:i/>
          <w:iCs/>
          <w:lang w:val="en-US"/>
        </w:rPr>
        <w:t>Proc. Natl. Acad. Sci.</w:t>
      </w:r>
      <w:r w:rsidRPr="00164AF4">
        <w:rPr>
          <w:lang w:val="en-US"/>
        </w:rPr>
        <w:t xml:space="preserve"> </w:t>
      </w:r>
      <w:r w:rsidRPr="00164AF4">
        <w:rPr>
          <w:b/>
          <w:bCs/>
          <w:lang w:val="en-US"/>
        </w:rPr>
        <w:t>93</w:t>
      </w:r>
      <w:r w:rsidRPr="00164AF4">
        <w:rPr>
          <w:lang w:val="en-US"/>
        </w:rPr>
        <w:t>, 8792–8795 (1996).</w:t>
      </w:r>
    </w:p>
    <w:p w14:paraId="01FAF5C7" w14:textId="77777777" w:rsidR="00164AF4" w:rsidRPr="00164AF4" w:rsidRDefault="00164AF4" w:rsidP="00164AF4">
      <w:pPr>
        <w:pStyle w:val="Bibliography"/>
        <w:rPr>
          <w:lang w:val="en-US"/>
        </w:rPr>
      </w:pPr>
      <w:r w:rsidRPr="00164AF4">
        <w:rPr>
          <w:lang w:val="en-US"/>
        </w:rPr>
        <w:t>33.</w:t>
      </w:r>
      <w:r w:rsidRPr="00164AF4">
        <w:rPr>
          <w:lang w:val="en-US"/>
        </w:rPr>
        <w:tab/>
        <w:t xml:space="preserve">Best, P. B. Social organization in sperm whales, </w:t>
      </w:r>
      <w:r w:rsidRPr="00164AF4">
        <w:rPr>
          <w:i/>
          <w:iCs/>
          <w:lang w:val="en-US"/>
        </w:rPr>
        <w:t>Physeter macrocephalus</w:t>
      </w:r>
      <w:r w:rsidRPr="00164AF4">
        <w:rPr>
          <w:lang w:val="en-US"/>
        </w:rPr>
        <w:t xml:space="preserve">. in </w:t>
      </w:r>
      <w:r w:rsidRPr="00164AF4">
        <w:rPr>
          <w:i/>
          <w:iCs/>
          <w:lang w:val="en-US"/>
        </w:rPr>
        <w:t>Behavior of marine animals</w:t>
      </w:r>
      <w:r w:rsidRPr="00164AF4">
        <w:rPr>
          <w:lang w:val="en-US"/>
        </w:rPr>
        <w:t xml:space="preserve"> (eds Winn, H. E. &amp; Olla, B. L.) 227–290 (University of California Press, Berkeley, 1979).</w:t>
      </w:r>
    </w:p>
    <w:p w14:paraId="13B38E6A" w14:textId="77777777" w:rsidR="00164AF4" w:rsidRPr="00164AF4" w:rsidRDefault="00164AF4" w:rsidP="00164AF4">
      <w:pPr>
        <w:pStyle w:val="Bibliography"/>
        <w:rPr>
          <w:lang w:val="en-US"/>
        </w:rPr>
      </w:pPr>
      <w:r w:rsidRPr="00164AF4">
        <w:rPr>
          <w:lang w:val="en-US"/>
        </w:rPr>
        <w:t>34.</w:t>
      </w:r>
      <w:r w:rsidRPr="00164AF4">
        <w:rPr>
          <w:lang w:val="en-US"/>
        </w:rPr>
        <w:tab/>
        <w:t xml:space="preserve">Best, P. B., Canham, P. A. S. &amp; Macleod, N. Patterns of reproduction in sperm whales, </w:t>
      </w:r>
      <w:r w:rsidRPr="00164AF4">
        <w:rPr>
          <w:i/>
          <w:iCs/>
          <w:lang w:val="en-US"/>
        </w:rPr>
        <w:t>Physeter macrocephalus</w:t>
      </w:r>
      <w:r w:rsidRPr="00164AF4">
        <w:rPr>
          <w:lang w:val="en-US"/>
        </w:rPr>
        <w:t xml:space="preserve">. </w:t>
      </w:r>
      <w:r w:rsidRPr="00164AF4">
        <w:rPr>
          <w:i/>
          <w:iCs/>
          <w:lang w:val="en-US"/>
        </w:rPr>
        <w:t>Rep. Int. Whal. Comm.</w:t>
      </w:r>
      <w:r w:rsidRPr="00164AF4">
        <w:rPr>
          <w:lang w:val="en-US"/>
        </w:rPr>
        <w:t xml:space="preserve"> 51–79 (1984).</w:t>
      </w:r>
    </w:p>
    <w:p w14:paraId="6A6B380C" w14:textId="77777777" w:rsidR="00164AF4" w:rsidRPr="00164AF4" w:rsidRDefault="00164AF4" w:rsidP="00164AF4">
      <w:pPr>
        <w:pStyle w:val="Bibliography"/>
        <w:rPr>
          <w:lang w:val="en-US"/>
        </w:rPr>
      </w:pPr>
      <w:r w:rsidRPr="00164AF4">
        <w:rPr>
          <w:lang w:val="en-US"/>
        </w:rPr>
        <w:lastRenderedPageBreak/>
        <w:t>35.</w:t>
      </w:r>
      <w:r w:rsidRPr="00164AF4">
        <w:rPr>
          <w:lang w:val="en-US"/>
        </w:rPr>
        <w:tab/>
        <w:t xml:space="preserve">Mendes, S., Newton, J., Reid, R. J., Zuur, A. F. &amp; Pierce, G. J. Stable carbon and nitrogen isotope ratio profiling of sperm whale teeth reveals ontogenetic movements and trophic ecology. </w:t>
      </w:r>
      <w:r w:rsidRPr="00164AF4">
        <w:rPr>
          <w:i/>
          <w:iCs/>
          <w:lang w:val="en-US"/>
        </w:rPr>
        <w:t>Oecologia</w:t>
      </w:r>
      <w:r w:rsidRPr="00164AF4">
        <w:rPr>
          <w:lang w:val="en-US"/>
        </w:rPr>
        <w:t xml:space="preserve"> </w:t>
      </w:r>
      <w:r w:rsidRPr="00164AF4">
        <w:rPr>
          <w:b/>
          <w:bCs/>
          <w:lang w:val="en-US"/>
        </w:rPr>
        <w:t>151</w:t>
      </w:r>
      <w:r w:rsidRPr="00164AF4">
        <w:rPr>
          <w:lang w:val="en-US"/>
        </w:rPr>
        <w:t>, 605–615 (2007).</w:t>
      </w:r>
    </w:p>
    <w:p w14:paraId="2E521667" w14:textId="77777777" w:rsidR="00164AF4" w:rsidRPr="00164AF4" w:rsidRDefault="00164AF4" w:rsidP="00164AF4">
      <w:pPr>
        <w:pStyle w:val="Bibliography"/>
        <w:rPr>
          <w:lang w:val="en-US"/>
        </w:rPr>
      </w:pPr>
      <w:r w:rsidRPr="00164AF4">
        <w:rPr>
          <w:lang w:val="en-US"/>
        </w:rPr>
        <w:t>36.</w:t>
      </w:r>
      <w:r w:rsidRPr="00164AF4">
        <w:rPr>
          <w:lang w:val="en-US"/>
        </w:rPr>
        <w:tab/>
        <w:t xml:space="preserve">Gero, S. &amp; Whitehead, H. Sucking behavior in sperm whale calves: observations and hypotheses. </w:t>
      </w:r>
      <w:r w:rsidRPr="00164AF4">
        <w:rPr>
          <w:i/>
          <w:iCs/>
          <w:lang w:val="en-US"/>
        </w:rPr>
        <w:t>Mar. Mammal Sci.</w:t>
      </w:r>
      <w:r w:rsidRPr="00164AF4">
        <w:rPr>
          <w:lang w:val="en-US"/>
        </w:rPr>
        <w:t xml:space="preserve"> </w:t>
      </w:r>
      <w:r w:rsidRPr="00164AF4">
        <w:rPr>
          <w:b/>
          <w:bCs/>
          <w:lang w:val="en-US"/>
        </w:rPr>
        <w:t>23</w:t>
      </w:r>
      <w:r w:rsidRPr="00164AF4">
        <w:rPr>
          <w:lang w:val="en-US"/>
        </w:rPr>
        <w:t>, 398–413 (2007).</w:t>
      </w:r>
    </w:p>
    <w:p w14:paraId="1E32326E" w14:textId="77777777" w:rsidR="00164AF4" w:rsidRPr="00164AF4" w:rsidRDefault="00164AF4" w:rsidP="00164AF4">
      <w:pPr>
        <w:pStyle w:val="Bibliography"/>
        <w:rPr>
          <w:lang w:val="en-US"/>
        </w:rPr>
      </w:pPr>
      <w:r w:rsidRPr="00164AF4">
        <w:rPr>
          <w:lang w:val="en-US"/>
        </w:rPr>
        <w:t>37.</w:t>
      </w:r>
      <w:r w:rsidRPr="00164AF4">
        <w:rPr>
          <w:lang w:val="en-US"/>
        </w:rPr>
        <w:tab/>
        <w:t xml:space="preserve">Sarano, F. </w:t>
      </w:r>
      <w:r w:rsidRPr="00164AF4">
        <w:rPr>
          <w:i/>
          <w:iCs/>
          <w:lang w:val="en-US"/>
        </w:rPr>
        <w:t>et al.</w:t>
      </w:r>
      <w:r w:rsidRPr="00164AF4">
        <w:rPr>
          <w:lang w:val="en-US"/>
        </w:rPr>
        <w:t xml:space="preserve"> Nursing Behavior in Sperm Whales (Physeter macrocephalus). </w:t>
      </w:r>
      <w:r w:rsidRPr="00164AF4">
        <w:rPr>
          <w:i/>
          <w:iCs/>
          <w:lang w:val="en-US"/>
        </w:rPr>
        <w:t>Anim. Behav. Cogn.</w:t>
      </w:r>
      <w:r w:rsidRPr="00164AF4">
        <w:rPr>
          <w:lang w:val="en-US"/>
        </w:rPr>
        <w:t xml:space="preserve"> </w:t>
      </w:r>
      <w:r w:rsidRPr="00164AF4">
        <w:rPr>
          <w:b/>
          <w:bCs/>
          <w:lang w:val="en-US"/>
        </w:rPr>
        <w:t>10</w:t>
      </w:r>
      <w:r w:rsidRPr="00164AF4">
        <w:rPr>
          <w:lang w:val="en-US"/>
        </w:rPr>
        <w:t>, 105–131 (2023).</w:t>
      </w:r>
    </w:p>
    <w:p w14:paraId="06C5649B" w14:textId="77777777" w:rsidR="00164AF4" w:rsidRPr="00164AF4" w:rsidRDefault="00164AF4" w:rsidP="00164AF4">
      <w:pPr>
        <w:pStyle w:val="Bibliography"/>
        <w:rPr>
          <w:lang w:val="en-US"/>
        </w:rPr>
      </w:pPr>
      <w:r w:rsidRPr="00164AF4">
        <w:rPr>
          <w:lang w:val="en-US"/>
        </w:rPr>
        <w:t>38.</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DB13C17" w14:textId="77777777" w:rsidR="00164AF4" w:rsidRPr="00164AF4" w:rsidRDefault="00164AF4" w:rsidP="00164AF4">
      <w:pPr>
        <w:pStyle w:val="Bibliography"/>
        <w:rPr>
          <w:lang w:val="en-US"/>
        </w:rPr>
      </w:pPr>
      <w:r w:rsidRPr="00164AF4">
        <w:rPr>
          <w:lang w:val="en-US"/>
        </w:rPr>
        <w:t>39.</w:t>
      </w:r>
      <w:r w:rsidRPr="00164AF4">
        <w:rPr>
          <w:lang w:val="en-US"/>
        </w:rPr>
        <w:tab/>
        <w:t xml:space="preserve">Bierlich, K. C. </w:t>
      </w:r>
      <w:r w:rsidRPr="00164AF4">
        <w:rPr>
          <w:i/>
          <w:iCs/>
          <w:lang w:val="en-US"/>
        </w:rPr>
        <w:t>et al.</w:t>
      </w:r>
      <w:r w:rsidRPr="00164AF4">
        <w:rPr>
          <w:lang w:val="en-US"/>
        </w:rPr>
        <w:t xml:space="preserve"> LidarBoX: a 3D-printed, open-source altimeter system to improve photogrammetric accuracy for off-the-shelf drones. </w:t>
      </w:r>
      <w:r w:rsidRPr="00164AF4">
        <w:rPr>
          <w:i/>
          <w:iCs/>
          <w:lang w:val="en-US"/>
        </w:rPr>
        <w:t>Drone Syst. Appl.</w:t>
      </w:r>
      <w:r w:rsidRPr="00164AF4">
        <w:rPr>
          <w:lang w:val="en-US"/>
        </w:rPr>
        <w:t xml:space="preserve"> </w:t>
      </w:r>
      <w:r w:rsidRPr="00164AF4">
        <w:rPr>
          <w:b/>
          <w:bCs/>
          <w:lang w:val="en-US"/>
        </w:rPr>
        <w:t>12</w:t>
      </w:r>
      <w:r w:rsidRPr="00164AF4">
        <w:rPr>
          <w:lang w:val="en-US"/>
        </w:rPr>
        <w:t>, 1–10 (2024).</w:t>
      </w:r>
    </w:p>
    <w:p w14:paraId="735B1784" w14:textId="77777777" w:rsidR="00164AF4" w:rsidRPr="00164AF4" w:rsidRDefault="00164AF4" w:rsidP="00164AF4">
      <w:pPr>
        <w:pStyle w:val="Bibliography"/>
        <w:rPr>
          <w:lang w:val="en-US"/>
        </w:rPr>
      </w:pPr>
      <w:r w:rsidRPr="00164AF4">
        <w:rPr>
          <w:lang w:val="en-US"/>
        </w:rPr>
        <w:t>40.</w:t>
      </w:r>
      <w:r w:rsidRPr="00164AF4">
        <w:rPr>
          <w:lang w:val="en-US"/>
        </w:rPr>
        <w:tab/>
        <w:t xml:space="preserve">Whitehead, H., Brennan, S. &amp; Grover, D. Distribution and behaviour of male sperm whales on the Scotian Shelf, Canada. </w:t>
      </w:r>
      <w:r w:rsidRPr="00164AF4">
        <w:rPr>
          <w:i/>
          <w:iCs/>
          <w:lang w:val="en-US"/>
        </w:rPr>
        <w:t>Can. J. Zool.</w:t>
      </w:r>
      <w:r w:rsidRPr="00164AF4">
        <w:rPr>
          <w:lang w:val="en-US"/>
        </w:rPr>
        <w:t xml:space="preserve"> </w:t>
      </w:r>
      <w:r w:rsidRPr="00164AF4">
        <w:rPr>
          <w:b/>
          <w:bCs/>
          <w:lang w:val="en-US"/>
        </w:rPr>
        <w:t>70</w:t>
      </w:r>
      <w:r w:rsidRPr="00164AF4">
        <w:rPr>
          <w:lang w:val="en-US"/>
        </w:rPr>
        <w:t>, 912–918 (1992).</w:t>
      </w:r>
    </w:p>
    <w:p w14:paraId="08A22901" w14:textId="77777777" w:rsidR="00164AF4" w:rsidRPr="00164AF4" w:rsidRDefault="00164AF4" w:rsidP="00164AF4">
      <w:pPr>
        <w:pStyle w:val="Bibliography"/>
        <w:rPr>
          <w:lang w:val="en-US"/>
        </w:rPr>
      </w:pPr>
      <w:r w:rsidRPr="00164AF4">
        <w:rPr>
          <w:lang w:val="en-US"/>
        </w:rPr>
        <w:t>41.</w:t>
      </w:r>
      <w:r w:rsidRPr="00164AF4">
        <w:rPr>
          <w:lang w:val="en-US"/>
        </w:rPr>
        <w:tab/>
        <w:t>Evans, K. &amp; Hindell, M. A. The age structure and growth of female sperm whales (</w:t>
      </w:r>
      <w:r w:rsidRPr="00164AF4">
        <w:rPr>
          <w:i/>
          <w:iCs/>
          <w:lang w:val="en-US"/>
        </w:rPr>
        <w:t>Physeter macrocephalus</w:t>
      </w:r>
      <w:r w:rsidRPr="00164AF4">
        <w:rPr>
          <w:lang w:val="en-US"/>
        </w:rPr>
        <w:t xml:space="preserve">) in southern Australian waters. </w:t>
      </w:r>
      <w:r w:rsidRPr="00164AF4">
        <w:rPr>
          <w:i/>
          <w:iCs/>
          <w:lang w:val="en-US"/>
        </w:rPr>
        <w:t>J. Zool.</w:t>
      </w:r>
      <w:r w:rsidRPr="00164AF4">
        <w:rPr>
          <w:lang w:val="en-US"/>
        </w:rPr>
        <w:t xml:space="preserve"> </w:t>
      </w:r>
      <w:r w:rsidRPr="00164AF4">
        <w:rPr>
          <w:b/>
          <w:bCs/>
          <w:lang w:val="en-US"/>
        </w:rPr>
        <w:t>263</w:t>
      </w:r>
      <w:r w:rsidRPr="00164AF4">
        <w:rPr>
          <w:lang w:val="en-US"/>
        </w:rPr>
        <w:t>, 237–250 (2004).</w:t>
      </w:r>
    </w:p>
    <w:p w14:paraId="500BBD31" w14:textId="77777777" w:rsidR="00164AF4" w:rsidRPr="00164AF4" w:rsidRDefault="00164AF4" w:rsidP="00164AF4">
      <w:pPr>
        <w:pStyle w:val="Bibliography"/>
        <w:rPr>
          <w:lang w:val="en-US"/>
        </w:rPr>
      </w:pPr>
      <w:r w:rsidRPr="00164AF4">
        <w:rPr>
          <w:lang w:val="en-US"/>
        </w:rPr>
        <w:t>42.</w:t>
      </w:r>
      <w:r w:rsidRPr="00164AF4">
        <w:rPr>
          <w:lang w:val="en-US"/>
        </w:rPr>
        <w:tab/>
        <w:t xml:space="preserve">Gordon, J. A simple photographic technique for measuring the length of whales from boats at sea. </w:t>
      </w:r>
      <w:r w:rsidRPr="00164AF4">
        <w:rPr>
          <w:i/>
          <w:iCs/>
          <w:lang w:val="en-US"/>
        </w:rPr>
        <w:t>Rep. Int. Whal. Comm.</w:t>
      </w:r>
      <w:r w:rsidRPr="00164AF4">
        <w:rPr>
          <w:lang w:val="en-US"/>
        </w:rPr>
        <w:t xml:space="preserve"> </w:t>
      </w:r>
      <w:r w:rsidRPr="00164AF4">
        <w:rPr>
          <w:b/>
          <w:bCs/>
          <w:lang w:val="en-US"/>
        </w:rPr>
        <w:t>40</w:t>
      </w:r>
      <w:r w:rsidRPr="00164AF4">
        <w:rPr>
          <w:lang w:val="en-US"/>
        </w:rPr>
        <w:t>, 581–588 (1990).</w:t>
      </w:r>
    </w:p>
    <w:p w14:paraId="6D65D29F" w14:textId="77777777" w:rsidR="00164AF4" w:rsidRPr="00164AF4" w:rsidRDefault="00164AF4" w:rsidP="00164AF4">
      <w:pPr>
        <w:pStyle w:val="Bibliography"/>
        <w:rPr>
          <w:lang w:val="en-US"/>
        </w:rPr>
      </w:pPr>
      <w:r w:rsidRPr="00164AF4">
        <w:rPr>
          <w:lang w:val="en-US"/>
        </w:rPr>
        <w:t>43.</w:t>
      </w:r>
      <w:r w:rsidRPr="00164AF4">
        <w:rPr>
          <w:lang w:val="en-US"/>
        </w:rPr>
        <w:tab/>
        <w:t xml:space="preserve">Dawson, S. M., Chessum, C. J., Hunt, P. J. &amp; Slooten, E. An inexpensive stereophotographic technique to measure sperm whales from small boats. </w:t>
      </w:r>
      <w:r w:rsidRPr="00164AF4">
        <w:rPr>
          <w:i/>
          <w:iCs/>
          <w:lang w:val="en-US"/>
        </w:rPr>
        <w:t>Rep. Int. Whal. Comm.</w:t>
      </w:r>
      <w:r w:rsidRPr="00164AF4">
        <w:rPr>
          <w:lang w:val="en-US"/>
        </w:rPr>
        <w:t xml:space="preserve"> </w:t>
      </w:r>
      <w:r w:rsidRPr="00164AF4">
        <w:rPr>
          <w:b/>
          <w:bCs/>
          <w:lang w:val="en-US"/>
        </w:rPr>
        <w:t>45</w:t>
      </w:r>
      <w:r w:rsidRPr="00164AF4">
        <w:rPr>
          <w:lang w:val="en-US"/>
        </w:rPr>
        <w:t>, 431–436 (1995).</w:t>
      </w:r>
    </w:p>
    <w:p w14:paraId="764E0516" w14:textId="77777777" w:rsidR="00164AF4" w:rsidRPr="00164AF4" w:rsidRDefault="00164AF4" w:rsidP="00164AF4">
      <w:pPr>
        <w:pStyle w:val="Bibliography"/>
        <w:rPr>
          <w:lang w:val="en-US"/>
        </w:rPr>
      </w:pPr>
      <w:r w:rsidRPr="00164AF4">
        <w:rPr>
          <w:lang w:val="en-US"/>
        </w:rPr>
        <w:t>44.</w:t>
      </w:r>
      <w:r w:rsidRPr="00164AF4">
        <w:rPr>
          <w:lang w:val="en-US"/>
        </w:rPr>
        <w:tab/>
        <w:t xml:space="preserve">Jaquet, N. A simple photogrammetric technique to measure sperm whales at sea. </w:t>
      </w:r>
      <w:r w:rsidRPr="00164AF4">
        <w:rPr>
          <w:i/>
          <w:iCs/>
          <w:lang w:val="en-US"/>
        </w:rPr>
        <w:t>Mar. Mammal Sci.</w:t>
      </w:r>
      <w:r w:rsidRPr="00164AF4">
        <w:rPr>
          <w:lang w:val="en-US"/>
        </w:rPr>
        <w:t xml:space="preserve"> </w:t>
      </w:r>
      <w:r w:rsidRPr="00164AF4">
        <w:rPr>
          <w:b/>
          <w:bCs/>
          <w:lang w:val="en-US"/>
        </w:rPr>
        <w:t>22</w:t>
      </w:r>
      <w:r w:rsidRPr="00164AF4">
        <w:rPr>
          <w:lang w:val="en-US"/>
        </w:rPr>
        <w:t>, 862–879 (2006).</w:t>
      </w:r>
    </w:p>
    <w:p w14:paraId="2A26096A" w14:textId="77777777" w:rsidR="00164AF4" w:rsidRPr="00164AF4" w:rsidRDefault="00164AF4" w:rsidP="00164AF4">
      <w:pPr>
        <w:pStyle w:val="Bibliography"/>
        <w:rPr>
          <w:lang w:val="en-US"/>
        </w:rPr>
      </w:pPr>
      <w:r w:rsidRPr="00164AF4">
        <w:rPr>
          <w:lang w:val="en-US"/>
        </w:rPr>
        <w:t>45.</w:t>
      </w:r>
      <w:r w:rsidRPr="00164AF4">
        <w:rPr>
          <w:lang w:val="en-US"/>
        </w:rPr>
        <w:tab/>
        <w:t xml:space="preserve">Dickson, T., Rayment, W. &amp; Dawson, S. Drone photogrammetry allows refinement of acoustically derived length estimation for male sperm whales. </w:t>
      </w:r>
      <w:r w:rsidRPr="00164AF4">
        <w:rPr>
          <w:i/>
          <w:iCs/>
          <w:lang w:val="en-US"/>
        </w:rPr>
        <w:t>Mar. Mammal Sci.</w:t>
      </w:r>
      <w:r w:rsidRPr="00164AF4">
        <w:rPr>
          <w:lang w:val="en-US"/>
        </w:rPr>
        <w:t xml:space="preserve"> </w:t>
      </w:r>
      <w:r w:rsidRPr="00164AF4">
        <w:rPr>
          <w:b/>
          <w:bCs/>
          <w:lang w:val="en-US"/>
        </w:rPr>
        <w:t>37</w:t>
      </w:r>
      <w:r w:rsidRPr="00164AF4">
        <w:rPr>
          <w:lang w:val="en-US"/>
        </w:rPr>
        <w:t>, 1150–1158 (2021).</w:t>
      </w:r>
    </w:p>
    <w:p w14:paraId="1043FB0E" w14:textId="77777777" w:rsidR="00164AF4" w:rsidRPr="00164AF4" w:rsidRDefault="00164AF4" w:rsidP="00164AF4">
      <w:pPr>
        <w:pStyle w:val="Bibliography"/>
        <w:rPr>
          <w:lang w:val="en-US"/>
        </w:rPr>
      </w:pPr>
      <w:r w:rsidRPr="00164AF4">
        <w:rPr>
          <w:lang w:val="en-US"/>
        </w:rPr>
        <w:t>46.</w:t>
      </w:r>
      <w:r w:rsidRPr="00164AF4">
        <w:rPr>
          <w:lang w:val="en-US"/>
        </w:rPr>
        <w:tab/>
        <w:t xml:space="preserve">Waters, S. &amp; Whitehead, H. Population and growth parameters of Galápagos sperm whales estimated from length distributions. </w:t>
      </w:r>
      <w:r w:rsidRPr="00164AF4">
        <w:rPr>
          <w:i/>
          <w:iCs/>
          <w:lang w:val="en-US"/>
        </w:rPr>
        <w:t>Rep. Int. Whal. Comm.</w:t>
      </w:r>
      <w:r w:rsidRPr="00164AF4">
        <w:rPr>
          <w:lang w:val="en-US"/>
        </w:rPr>
        <w:t xml:space="preserve"> </w:t>
      </w:r>
      <w:r w:rsidRPr="00164AF4">
        <w:rPr>
          <w:b/>
          <w:bCs/>
          <w:lang w:val="en-US"/>
        </w:rPr>
        <w:t>40</w:t>
      </w:r>
      <w:r w:rsidRPr="00164AF4">
        <w:rPr>
          <w:lang w:val="en-US"/>
        </w:rPr>
        <w:t>, 225–235 (1990).</w:t>
      </w:r>
    </w:p>
    <w:p w14:paraId="1B030FDF" w14:textId="77777777" w:rsidR="00164AF4" w:rsidRPr="00164AF4" w:rsidRDefault="00164AF4" w:rsidP="00164AF4">
      <w:pPr>
        <w:pStyle w:val="Bibliography"/>
        <w:rPr>
          <w:lang w:val="en-US"/>
        </w:rPr>
      </w:pPr>
      <w:r w:rsidRPr="00164AF4">
        <w:rPr>
          <w:lang w:val="en-US"/>
        </w:rPr>
        <w:lastRenderedPageBreak/>
        <w:t>47.</w:t>
      </w:r>
      <w:r w:rsidRPr="00164AF4">
        <w:rPr>
          <w:lang w:val="en-US"/>
        </w:rPr>
        <w:tab/>
        <w:t xml:space="preserve">Ohsumi, S. Age-length key of the male sperm whale in the North Pacific and comparison of growth curves. </w:t>
      </w:r>
      <w:r w:rsidRPr="00164AF4">
        <w:rPr>
          <w:i/>
          <w:iCs/>
          <w:lang w:val="en-US"/>
        </w:rPr>
        <w:t>Rep. Int. Whal. Comm.</w:t>
      </w:r>
      <w:r w:rsidRPr="00164AF4">
        <w:rPr>
          <w:lang w:val="en-US"/>
        </w:rPr>
        <w:t xml:space="preserve"> </w:t>
      </w:r>
      <w:r w:rsidRPr="00164AF4">
        <w:rPr>
          <w:b/>
          <w:bCs/>
          <w:lang w:val="en-US"/>
        </w:rPr>
        <w:t>27</w:t>
      </w:r>
      <w:r w:rsidRPr="00164AF4">
        <w:rPr>
          <w:lang w:val="en-US"/>
        </w:rPr>
        <w:t>, 295–300 (1977).</w:t>
      </w:r>
    </w:p>
    <w:p w14:paraId="5F8491EF" w14:textId="77777777" w:rsidR="00164AF4" w:rsidRPr="00164AF4" w:rsidRDefault="00164AF4" w:rsidP="00164AF4">
      <w:pPr>
        <w:pStyle w:val="Bibliography"/>
        <w:rPr>
          <w:lang w:val="en-US"/>
        </w:rPr>
      </w:pPr>
      <w:r w:rsidRPr="00164AF4">
        <w:rPr>
          <w:lang w:val="en-US"/>
        </w:rPr>
        <w:t>48.</w:t>
      </w:r>
      <w:r w:rsidRPr="00164AF4">
        <w:rPr>
          <w:lang w:val="en-US"/>
        </w:rPr>
        <w:tab/>
        <w:t xml:space="preserve">Martin, A. R. An examination of sperm whale age and length data from the 1949-78 Icelandic catch. </w:t>
      </w:r>
      <w:r w:rsidRPr="00164AF4">
        <w:rPr>
          <w:i/>
          <w:iCs/>
          <w:lang w:val="en-US"/>
        </w:rPr>
        <w:t>Rep. Int. Whal. Comm.</w:t>
      </w:r>
      <w:r w:rsidRPr="00164AF4">
        <w:rPr>
          <w:lang w:val="en-US"/>
        </w:rPr>
        <w:t xml:space="preserve"> </w:t>
      </w:r>
      <w:r w:rsidRPr="00164AF4">
        <w:rPr>
          <w:b/>
          <w:bCs/>
          <w:lang w:val="en-US"/>
        </w:rPr>
        <w:t>30</w:t>
      </w:r>
      <w:r w:rsidRPr="00164AF4">
        <w:rPr>
          <w:lang w:val="en-US"/>
        </w:rPr>
        <w:t>, 227–231 (1980).</w:t>
      </w:r>
    </w:p>
    <w:p w14:paraId="7BDF794D" w14:textId="77777777" w:rsidR="00164AF4" w:rsidRPr="00164AF4" w:rsidRDefault="00164AF4" w:rsidP="00164AF4">
      <w:pPr>
        <w:pStyle w:val="Bibliography"/>
        <w:rPr>
          <w:lang w:val="en-US"/>
        </w:rPr>
      </w:pPr>
      <w:r w:rsidRPr="00164AF4">
        <w:rPr>
          <w:lang w:val="en-US"/>
        </w:rPr>
        <w:t>49.</w:t>
      </w:r>
      <w:r w:rsidRPr="00164AF4">
        <w:rPr>
          <w:lang w:val="en-US"/>
        </w:rPr>
        <w:tab/>
        <w:t xml:space="preserve">Vivier, F. </w:t>
      </w:r>
      <w:r w:rsidRPr="00164AF4">
        <w:rPr>
          <w:i/>
          <w:iCs/>
          <w:lang w:val="en-US"/>
        </w:rPr>
        <w:t>et al.</w:t>
      </w:r>
      <w:r w:rsidRPr="00164AF4">
        <w:rPr>
          <w:lang w:val="en-US"/>
        </w:rPr>
        <w:t xml:space="preserve"> Quantifying the age structure of free‐ranging delphinid populations: Testing the accuracy of Unoccupied Aerial System photogrammetry. </w:t>
      </w:r>
      <w:r w:rsidRPr="00164AF4">
        <w:rPr>
          <w:i/>
          <w:iCs/>
          <w:lang w:val="en-US"/>
        </w:rPr>
        <w:t>Ecol. Evol.</w:t>
      </w:r>
      <w:r w:rsidRPr="00164AF4">
        <w:rPr>
          <w:lang w:val="en-US"/>
        </w:rPr>
        <w:t xml:space="preserve"> </w:t>
      </w:r>
      <w:r w:rsidRPr="00164AF4">
        <w:rPr>
          <w:b/>
          <w:bCs/>
          <w:lang w:val="en-US"/>
        </w:rPr>
        <w:t>13</w:t>
      </w:r>
      <w:r w:rsidRPr="00164AF4">
        <w:rPr>
          <w:lang w:val="en-US"/>
        </w:rPr>
        <w:t>, (2023).</w:t>
      </w:r>
    </w:p>
    <w:p w14:paraId="473D8C5D" w14:textId="77777777" w:rsidR="00164AF4" w:rsidRPr="00164AF4" w:rsidRDefault="00164AF4" w:rsidP="00164AF4">
      <w:pPr>
        <w:pStyle w:val="Bibliography"/>
        <w:rPr>
          <w:lang w:val="en-US"/>
        </w:rPr>
      </w:pPr>
      <w:r w:rsidRPr="00164AF4">
        <w:rPr>
          <w:lang w:val="en-US"/>
        </w:rPr>
        <w:t>50.</w:t>
      </w:r>
      <w:r w:rsidRPr="00164AF4">
        <w:rPr>
          <w:lang w:val="en-US"/>
        </w:rPr>
        <w:tab/>
        <w:t xml:space="preserve">Vivier, F. </w:t>
      </w:r>
      <w:r w:rsidRPr="00164AF4">
        <w:rPr>
          <w:i/>
          <w:iCs/>
          <w:lang w:val="en-US"/>
        </w:rPr>
        <w:t>et al.</w:t>
      </w:r>
      <w:r w:rsidRPr="00164AF4">
        <w:rPr>
          <w:lang w:val="en-US"/>
        </w:rPr>
        <w:t xml:space="preserve"> Inferring dolphin population status: using unoccupied aerial systems to quantify age‐structure. </w:t>
      </w:r>
      <w:r w:rsidRPr="00164AF4">
        <w:rPr>
          <w:i/>
          <w:iCs/>
          <w:lang w:val="en-US"/>
        </w:rPr>
        <w:t>Anim. Conserv.</w:t>
      </w:r>
      <w:r w:rsidRPr="00164AF4">
        <w:rPr>
          <w:lang w:val="en-US"/>
        </w:rPr>
        <w:t xml:space="preserve"> </w:t>
      </w:r>
      <w:r w:rsidRPr="00164AF4">
        <w:rPr>
          <w:b/>
          <w:bCs/>
          <w:lang w:val="en-US"/>
        </w:rPr>
        <w:t>28</w:t>
      </w:r>
      <w:r w:rsidRPr="00164AF4">
        <w:rPr>
          <w:lang w:val="en-US"/>
        </w:rPr>
        <w:t>, 262–276 (2025).</w:t>
      </w:r>
    </w:p>
    <w:p w14:paraId="1F3E9C56" w14:textId="77777777" w:rsidR="00164AF4" w:rsidRPr="00164AF4" w:rsidRDefault="00164AF4" w:rsidP="00164AF4">
      <w:pPr>
        <w:pStyle w:val="Bibliography"/>
        <w:rPr>
          <w:lang w:val="en-US"/>
        </w:rPr>
      </w:pPr>
      <w:r w:rsidRPr="00164AF4">
        <w:rPr>
          <w:lang w:val="en-US"/>
        </w:rPr>
        <w:t>51.</w:t>
      </w:r>
      <w:r w:rsidRPr="00164AF4">
        <w:rPr>
          <w:lang w:val="en-US"/>
        </w:rPr>
        <w:tab/>
        <w:t xml:space="preserve">McLaughlin, J. F. </w:t>
      </w:r>
      <w:r w:rsidRPr="00164AF4">
        <w:rPr>
          <w:i/>
          <w:iCs/>
          <w:lang w:val="en-US"/>
        </w:rPr>
        <w:t>et al.</w:t>
      </w:r>
      <w:r w:rsidRPr="00164AF4">
        <w:rPr>
          <w:lang w:val="en-US"/>
        </w:rPr>
        <w:t xml:space="preserve"> Multivariate models of animal sex: breaking binaries leads to a better understanding of ecology and evolution. </w:t>
      </w:r>
      <w:r w:rsidRPr="00164AF4">
        <w:rPr>
          <w:i/>
          <w:iCs/>
          <w:lang w:val="en-US"/>
        </w:rPr>
        <w:t>Integr. Comp. Biol.</w:t>
      </w:r>
      <w:r w:rsidRPr="00164AF4">
        <w:rPr>
          <w:lang w:val="en-US"/>
        </w:rPr>
        <w:t xml:space="preserve"> </w:t>
      </w:r>
      <w:r w:rsidRPr="00164AF4">
        <w:rPr>
          <w:b/>
          <w:bCs/>
          <w:lang w:val="en-US"/>
        </w:rPr>
        <w:t>63</w:t>
      </w:r>
      <w:r w:rsidRPr="00164AF4">
        <w:rPr>
          <w:lang w:val="en-US"/>
        </w:rPr>
        <w:t>, 891–906 (2023).</w:t>
      </w:r>
    </w:p>
    <w:p w14:paraId="40004CD5" w14:textId="77777777" w:rsidR="00164AF4" w:rsidRPr="00164AF4" w:rsidRDefault="00164AF4" w:rsidP="00164AF4">
      <w:pPr>
        <w:pStyle w:val="Bibliography"/>
        <w:rPr>
          <w:lang w:val="en-US"/>
        </w:rPr>
      </w:pPr>
      <w:r w:rsidRPr="00164AF4">
        <w:rPr>
          <w:lang w:val="en-US"/>
        </w:rPr>
        <w:t>52.</w:t>
      </w:r>
      <w:r w:rsidRPr="00164AF4">
        <w:rPr>
          <w:lang w:val="en-US"/>
        </w:rPr>
        <w:tab/>
        <w:t xml:space="preserve">Einfeldt, A. L., Orbach, D. N. &amp; Feyrer, L. J. A method for determining sex and chromosome copy number: sex-by-sequencing reveals the first two species of marine mammals with XXY chromosome condition. </w:t>
      </w:r>
      <w:r w:rsidRPr="00164AF4">
        <w:rPr>
          <w:i/>
          <w:iCs/>
          <w:lang w:val="en-US"/>
        </w:rPr>
        <w:t>J. Mammal.</w:t>
      </w:r>
      <w:r w:rsidRPr="00164AF4">
        <w:rPr>
          <w:lang w:val="en-US"/>
        </w:rPr>
        <w:t xml:space="preserve"> </w:t>
      </w:r>
      <w:r w:rsidRPr="00164AF4">
        <w:rPr>
          <w:b/>
          <w:bCs/>
          <w:lang w:val="en-US"/>
        </w:rPr>
        <w:t>100</w:t>
      </w:r>
      <w:r w:rsidRPr="00164AF4">
        <w:rPr>
          <w:lang w:val="en-US"/>
        </w:rPr>
        <w:t>, 1671–1677 (2019).</w:t>
      </w:r>
    </w:p>
    <w:p w14:paraId="66906D0E" w14:textId="77777777" w:rsidR="00164AF4" w:rsidRPr="00164AF4" w:rsidRDefault="00164AF4" w:rsidP="00164AF4">
      <w:pPr>
        <w:pStyle w:val="Bibliography"/>
        <w:rPr>
          <w:lang w:val="en-US"/>
        </w:rPr>
      </w:pPr>
      <w:r w:rsidRPr="00164AF4">
        <w:rPr>
          <w:lang w:val="en-US"/>
        </w:rPr>
        <w:t>53.</w:t>
      </w:r>
      <w:r w:rsidRPr="00164AF4">
        <w:rPr>
          <w:lang w:val="en-US"/>
        </w:rPr>
        <w:tab/>
        <w:t>Richards, A. F. Life history and behavior of female dolphins (Tursiops sp.) in Shark Bay, Western Australia. (University of Michigan, United States -- Michigan, 1996).</w:t>
      </w:r>
    </w:p>
    <w:p w14:paraId="4DB49E95" w14:textId="77777777" w:rsidR="00164AF4" w:rsidRPr="00164AF4" w:rsidRDefault="00164AF4" w:rsidP="00164AF4">
      <w:pPr>
        <w:pStyle w:val="Bibliography"/>
        <w:rPr>
          <w:lang w:val="en-US"/>
        </w:rPr>
      </w:pPr>
      <w:r w:rsidRPr="00164AF4">
        <w:rPr>
          <w:lang w:val="en-US"/>
        </w:rPr>
        <w:t>54.</w:t>
      </w:r>
      <w:r w:rsidRPr="00164AF4">
        <w:rPr>
          <w:lang w:val="en-US"/>
        </w:rPr>
        <w:tab/>
        <w:t xml:space="preserve">Kasuya, T. Density depenent growth in North Pacific sperm Whales. </w:t>
      </w:r>
      <w:r w:rsidRPr="00164AF4">
        <w:rPr>
          <w:i/>
          <w:iCs/>
          <w:lang w:val="en-US"/>
        </w:rPr>
        <w:t>Mar. Mammal Sci.</w:t>
      </w:r>
      <w:r w:rsidRPr="00164AF4">
        <w:rPr>
          <w:lang w:val="en-US"/>
        </w:rPr>
        <w:t xml:space="preserve"> </w:t>
      </w:r>
      <w:r w:rsidRPr="00164AF4">
        <w:rPr>
          <w:b/>
          <w:bCs/>
          <w:lang w:val="en-US"/>
        </w:rPr>
        <w:t>7</w:t>
      </w:r>
      <w:r w:rsidRPr="00164AF4">
        <w:rPr>
          <w:lang w:val="en-US"/>
        </w:rPr>
        <w:t>, 230–257 (1991).</w:t>
      </w:r>
    </w:p>
    <w:p w14:paraId="25349492" w14:textId="77777777" w:rsidR="00164AF4" w:rsidRPr="00164AF4" w:rsidRDefault="00164AF4" w:rsidP="00164AF4">
      <w:pPr>
        <w:pStyle w:val="Bibliography"/>
        <w:rPr>
          <w:lang w:val="en-US"/>
        </w:rPr>
      </w:pPr>
      <w:r w:rsidRPr="00164AF4">
        <w:rPr>
          <w:lang w:val="en-US"/>
        </w:rPr>
        <w:t>55.</w:t>
      </w:r>
      <w:r w:rsidRPr="00164AF4">
        <w:rPr>
          <w:lang w:val="en-US"/>
        </w:rPr>
        <w:tab/>
        <w:t xml:space="preserve">Simmons, R. E. &amp; Scheepers, L. Winning by a neck: sexual selection in the evolution of giraffe. </w:t>
      </w:r>
      <w:r w:rsidRPr="00164AF4">
        <w:rPr>
          <w:i/>
          <w:iCs/>
          <w:lang w:val="en-US"/>
        </w:rPr>
        <w:t>Am. Nat.</w:t>
      </w:r>
      <w:r w:rsidRPr="00164AF4">
        <w:rPr>
          <w:lang w:val="en-US"/>
        </w:rPr>
        <w:t xml:space="preserve"> </w:t>
      </w:r>
      <w:r w:rsidRPr="00164AF4">
        <w:rPr>
          <w:b/>
          <w:bCs/>
          <w:lang w:val="en-US"/>
        </w:rPr>
        <w:t>148</w:t>
      </w:r>
      <w:r w:rsidRPr="00164AF4">
        <w:rPr>
          <w:lang w:val="en-US"/>
        </w:rPr>
        <w:t>, 771–786 (1996).</w:t>
      </w:r>
    </w:p>
    <w:p w14:paraId="6D3461BB" w14:textId="77777777" w:rsidR="00164AF4" w:rsidRPr="00164AF4" w:rsidRDefault="00164AF4" w:rsidP="00164AF4">
      <w:pPr>
        <w:pStyle w:val="Bibliography"/>
        <w:rPr>
          <w:lang w:val="en-US"/>
        </w:rPr>
      </w:pPr>
      <w:r w:rsidRPr="00164AF4">
        <w:rPr>
          <w:lang w:val="en-US"/>
        </w:rPr>
        <w:t>56.</w:t>
      </w:r>
      <w:r w:rsidRPr="00164AF4">
        <w:rPr>
          <w:lang w:val="en-US"/>
        </w:rPr>
        <w:tab/>
        <w:t xml:space="preserve">Hollister-Smith, J. A. </w:t>
      </w:r>
      <w:r w:rsidRPr="00164AF4">
        <w:rPr>
          <w:i/>
          <w:iCs/>
          <w:lang w:val="en-US"/>
        </w:rPr>
        <w:t>et al.</w:t>
      </w:r>
      <w:r w:rsidRPr="00164AF4">
        <w:rPr>
          <w:lang w:val="en-US"/>
        </w:rPr>
        <w:t xml:space="preserve"> Age, musth and paternity success in wild male African elephants, </w:t>
      </w:r>
      <w:r w:rsidRPr="00164AF4">
        <w:rPr>
          <w:i/>
          <w:iCs/>
          <w:lang w:val="en-US"/>
        </w:rPr>
        <w:t>Loxodonta africana</w:t>
      </w:r>
      <w:r w:rsidRPr="00164AF4">
        <w:rPr>
          <w:lang w:val="en-US"/>
        </w:rPr>
        <w:t xml:space="preserve">. </w:t>
      </w:r>
      <w:r w:rsidRPr="00164AF4">
        <w:rPr>
          <w:i/>
          <w:iCs/>
          <w:lang w:val="en-US"/>
        </w:rPr>
        <w:t>Anim. Behav.</w:t>
      </w:r>
      <w:r w:rsidRPr="00164AF4">
        <w:rPr>
          <w:lang w:val="en-US"/>
        </w:rPr>
        <w:t xml:space="preserve"> </w:t>
      </w:r>
      <w:r w:rsidRPr="00164AF4">
        <w:rPr>
          <w:b/>
          <w:bCs/>
          <w:lang w:val="en-US"/>
        </w:rPr>
        <w:t>74</w:t>
      </w:r>
      <w:r w:rsidRPr="00164AF4">
        <w:rPr>
          <w:lang w:val="en-US"/>
        </w:rPr>
        <w:t>, 287–296 (2007).</w:t>
      </w:r>
    </w:p>
    <w:p w14:paraId="0D9621B9" w14:textId="77777777" w:rsidR="00164AF4" w:rsidRPr="00164AF4" w:rsidRDefault="00164AF4" w:rsidP="00164AF4">
      <w:pPr>
        <w:pStyle w:val="Bibliography"/>
        <w:rPr>
          <w:lang w:val="en-US"/>
        </w:rPr>
      </w:pPr>
      <w:r w:rsidRPr="00164AF4">
        <w:rPr>
          <w:lang w:val="en-US"/>
        </w:rPr>
        <w:t>57.</w:t>
      </w:r>
      <w:r w:rsidRPr="00164AF4">
        <w:rPr>
          <w:lang w:val="en-US"/>
        </w:rPr>
        <w:tab/>
        <w:t xml:space="preserve">Konrad, C. M., Frasier, T. R., Whitehead, H. &amp; Gero, S. Kin selection and allocare in sperm whales. </w:t>
      </w:r>
      <w:r w:rsidRPr="00164AF4">
        <w:rPr>
          <w:i/>
          <w:iCs/>
          <w:lang w:val="en-US"/>
        </w:rPr>
        <w:t>Behav. Ecol.</w:t>
      </w:r>
      <w:r w:rsidRPr="00164AF4">
        <w:rPr>
          <w:lang w:val="en-US"/>
        </w:rPr>
        <w:t xml:space="preserve"> </w:t>
      </w:r>
      <w:r w:rsidRPr="00164AF4">
        <w:rPr>
          <w:b/>
          <w:bCs/>
          <w:lang w:val="en-US"/>
        </w:rPr>
        <w:t>30</w:t>
      </w:r>
      <w:r w:rsidRPr="00164AF4">
        <w:rPr>
          <w:lang w:val="en-US"/>
        </w:rPr>
        <w:t>, 194–201 (2019).</w:t>
      </w:r>
    </w:p>
    <w:p w14:paraId="53986124" w14:textId="77777777" w:rsidR="00164AF4" w:rsidRPr="00164AF4" w:rsidRDefault="00164AF4" w:rsidP="00164AF4">
      <w:pPr>
        <w:pStyle w:val="Bibliography"/>
        <w:rPr>
          <w:lang w:val="en-US"/>
        </w:rPr>
      </w:pPr>
      <w:r w:rsidRPr="00164AF4">
        <w:rPr>
          <w:lang w:val="en-US"/>
        </w:rPr>
        <w:t>58.</w:t>
      </w:r>
      <w:r w:rsidRPr="00164AF4">
        <w:rPr>
          <w:lang w:val="en-US"/>
        </w:rPr>
        <w:tab/>
        <w:t xml:space="preserve">Mann, J. &amp; Smuts, B. B. Natal attraction: allomaternal care and mother–infant separations in wild bottlenose dolphins. </w:t>
      </w:r>
      <w:r w:rsidRPr="00164AF4">
        <w:rPr>
          <w:i/>
          <w:iCs/>
          <w:lang w:val="en-US"/>
        </w:rPr>
        <w:t>Anim. Behav.</w:t>
      </w:r>
      <w:r w:rsidRPr="00164AF4">
        <w:rPr>
          <w:lang w:val="en-US"/>
        </w:rPr>
        <w:t xml:space="preserve"> </w:t>
      </w:r>
      <w:r w:rsidRPr="00164AF4">
        <w:rPr>
          <w:b/>
          <w:bCs/>
          <w:lang w:val="en-US"/>
        </w:rPr>
        <w:t>55</w:t>
      </w:r>
      <w:r w:rsidRPr="00164AF4">
        <w:rPr>
          <w:lang w:val="en-US"/>
        </w:rPr>
        <w:t>, 1097–1113 (1998).</w:t>
      </w:r>
    </w:p>
    <w:p w14:paraId="17D37EFE" w14:textId="77777777" w:rsidR="00164AF4" w:rsidRPr="00164AF4" w:rsidRDefault="00164AF4" w:rsidP="00164AF4">
      <w:pPr>
        <w:pStyle w:val="Bibliography"/>
        <w:rPr>
          <w:lang w:val="en-US"/>
        </w:rPr>
      </w:pPr>
      <w:r w:rsidRPr="00164AF4">
        <w:rPr>
          <w:lang w:val="en-US"/>
        </w:rPr>
        <w:lastRenderedPageBreak/>
        <w:t>59.</w:t>
      </w:r>
      <w:r w:rsidRPr="00164AF4">
        <w:rPr>
          <w:lang w:val="en-US"/>
        </w:rPr>
        <w:tab/>
        <w:t>Mann, J. &amp; Smuts, B. Behavioral development in wild bottlenose dolphin newborns (</w:t>
      </w:r>
      <w:r w:rsidRPr="00164AF4">
        <w:rPr>
          <w:i/>
          <w:iCs/>
          <w:lang w:val="en-US"/>
        </w:rPr>
        <w:t>Tursiops</w:t>
      </w:r>
      <w:r w:rsidRPr="00164AF4">
        <w:rPr>
          <w:lang w:val="en-US"/>
        </w:rPr>
        <w:t xml:space="preserve"> sp.). </w:t>
      </w:r>
      <w:r w:rsidRPr="00164AF4">
        <w:rPr>
          <w:i/>
          <w:iCs/>
          <w:lang w:val="en-US"/>
        </w:rPr>
        <w:t>Behaviour</w:t>
      </w:r>
      <w:r w:rsidRPr="00164AF4">
        <w:rPr>
          <w:lang w:val="en-US"/>
        </w:rPr>
        <w:t xml:space="preserve"> </w:t>
      </w:r>
      <w:r w:rsidRPr="00164AF4">
        <w:rPr>
          <w:b/>
          <w:bCs/>
          <w:lang w:val="en-US"/>
        </w:rPr>
        <w:t>136</w:t>
      </w:r>
      <w:r w:rsidRPr="00164AF4">
        <w:rPr>
          <w:lang w:val="en-US"/>
        </w:rPr>
        <w:t>, 529–566 (1999).</w:t>
      </w:r>
    </w:p>
    <w:p w14:paraId="27BB92BE" w14:textId="77777777" w:rsidR="00164AF4" w:rsidRPr="00164AF4" w:rsidRDefault="00164AF4" w:rsidP="00164AF4">
      <w:pPr>
        <w:pStyle w:val="Bibliography"/>
        <w:rPr>
          <w:lang w:val="en-US"/>
        </w:rPr>
      </w:pPr>
      <w:r w:rsidRPr="00164AF4">
        <w:rPr>
          <w:lang w:val="en-US"/>
        </w:rPr>
        <w:t>60.</w:t>
      </w:r>
      <w:r w:rsidRPr="00164AF4">
        <w:rPr>
          <w:lang w:val="en-US"/>
        </w:rPr>
        <w:tab/>
        <w:t xml:space="preserve">Fellner, W., Bauer, G. B., Stamper, S. A., Losch, B. A. &amp; Dahood, A. The development of synchronous movement by bottlenose dolphins (Tursiops truncatus). </w:t>
      </w:r>
      <w:r w:rsidRPr="00164AF4">
        <w:rPr>
          <w:i/>
          <w:iCs/>
          <w:lang w:val="en-US"/>
        </w:rPr>
        <w:t>Mar. Mammal Sci.</w:t>
      </w:r>
      <w:r w:rsidRPr="00164AF4">
        <w:rPr>
          <w:lang w:val="en-US"/>
        </w:rPr>
        <w:t xml:space="preserve"> </w:t>
      </w:r>
      <w:r w:rsidRPr="00164AF4">
        <w:rPr>
          <w:b/>
          <w:bCs/>
          <w:lang w:val="en-US"/>
        </w:rPr>
        <w:t>29</w:t>
      </w:r>
      <w:r w:rsidRPr="00164AF4">
        <w:rPr>
          <w:lang w:val="en-US"/>
        </w:rPr>
        <w:t>, E203–E225 (2013).</w:t>
      </w:r>
    </w:p>
    <w:p w14:paraId="61F94CE7" w14:textId="77777777" w:rsidR="00164AF4" w:rsidRPr="00164AF4" w:rsidRDefault="00164AF4" w:rsidP="00164AF4">
      <w:pPr>
        <w:pStyle w:val="Bibliography"/>
        <w:rPr>
          <w:lang w:val="en-US"/>
        </w:rPr>
      </w:pPr>
      <w:r w:rsidRPr="00164AF4">
        <w:rPr>
          <w:lang w:val="en-US"/>
        </w:rPr>
        <w:t>61.</w:t>
      </w:r>
      <w:r w:rsidRPr="00164AF4">
        <w:rPr>
          <w:lang w:val="en-US"/>
        </w:rPr>
        <w:tab/>
        <w:t xml:space="preserve">Sakai, M. </w:t>
      </w:r>
      <w:r w:rsidRPr="00164AF4">
        <w:rPr>
          <w:i/>
          <w:iCs/>
          <w:lang w:val="en-US"/>
        </w:rPr>
        <w:t>et al.</w:t>
      </w:r>
      <w:r w:rsidRPr="00164AF4">
        <w:rPr>
          <w:lang w:val="en-US"/>
        </w:rPr>
        <w:t xml:space="preserve"> Mother-calf interactions and social behavior development in Commerson’s dolphins (</w:t>
      </w:r>
      <w:r w:rsidRPr="00164AF4">
        <w:rPr>
          <w:i/>
          <w:iCs/>
          <w:lang w:val="en-US"/>
        </w:rPr>
        <w:t>Cephalorhhynchus commersonii</w:t>
      </w:r>
      <w:r w:rsidRPr="00164AF4">
        <w:rPr>
          <w:lang w:val="en-US"/>
        </w:rPr>
        <w:t xml:space="preserve">). </w:t>
      </w:r>
      <w:r w:rsidRPr="00164AF4">
        <w:rPr>
          <w:i/>
          <w:iCs/>
          <w:lang w:val="en-US"/>
        </w:rPr>
        <w:t>J. Ethol.</w:t>
      </w:r>
      <w:r w:rsidRPr="00164AF4">
        <w:rPr>
          <w:lang w:val="en-US"/>
        </w:rPr>
        <w:t xml:space="preserve"> </w:t>
      </w:r>
      <w:r w:rsidRPr="00164AF4">
        <w:rPr>
          <w:b/>
          <w:bCs/>
          <w:lang w:val="en-US"/>
        </w:rPr>
        <w:t>31</w:t>
      </w:r>
      <w:r w:rsidRPr="00164AF4">
        <w:rPr>
          <w:lang w:val="en-US"/>
        </w:rPr>
        <w:t>, 305–313 (2013).</w:t>
      </w:r>
    </w:p>
    <w:p w14:paraId="34081781" w14:textId="77777777" w:rsidR="00164AF4" w:rsidRPr="00164AF4" w:rsidRDefault="00164AF4" w:rsidP="00164AF4">
      <w:pPr>
        <w:pStyle w:val="Bibliography"/>
        <w:rPr>
          <w:lang w:val="en-US"/>
        </w:rPr>
      </w:pPr>
      <w:r w:rsidRPr="00164AF4">
        <w:rPr>
          <w:lang w:val="en-US"/>
        </w:rPr>
        <w:t>62.</w:t>
      </w:r>
      <w:r w:rsidRPr="00164AF4">
        <w:rPr>
          <w:lang w:val="en-US"/>
        </w:rPr>
        <w:tab/>
        <w:t>Eguiguren, A., Walmsley, S. F., Feyrer, L. J., Zwamborn, E. M. J. &amp; Whitehead, H. The role of touch in marine mammal sociality: a review and future directions. Preprint at https://doi.org/10.32942/X2NM0Q (2025).</w:t>
      </w:r>
    </w:p>
    <w:p w14:paraId="357A84AF" w14:textId="77777777" w:rsidR="00164AF4" w:rsidRPr="00164AF4" w:rsidRDefault="00164AF4" w:rsidP="00164AF4">
      <w:pPr>
        <w:pStyle w:val="Bibliography"/>
        <w:rPr>
          <w:lang w:val="en-US"/>
        </w:rPr>
      </w:pPr>
      <w:r w:rsidRPr="00164AF4">
        <w:rPr>
          <w:lang w:val="en-US"/>
        </w:rPr>
        <w:t>63.</w:t>
      </w:r>
      <w:r w:rsidRPr="00164AF4">
        <w:rPr>
          <w:lang w:val="en-US"/>
        </w:rPr>
        <w:tab/>
        <w:t xml:space="preserve">Gero, S., Gordon, J. &amp; Whitehead, H. Calves as social hubs: dynamics of the social network within sperm whale units. </w:t>
      </w:r>
      <w:r w:rsidRPr="00164AF4">
        <w:rPr>
          <w:i/>
          <w:iCs/>
          <w:lang w:val="en-US"/>
        </w:rPr>
        <w:t>Proc. R. Soc. B Biol. Sci.</w:t>
      </w:r>
      <w:r w:rsidRPr="00164AF4">
        <w:rPr>
          <w:lang w:val="en-US"/>
        </w:rPr>
        <w:t xml:space="preserve"> </w:t>
      </w:r>
      <w:r w:rsidRPr="00164AF4">
        <w:rPr>
          <w:b/>
          <w:bCs/>
          <w:lang w:val="en-US"/>
        </w:rPr>
        <w:t>280</w:t>
      </w:r>
      <w:r w:rsidRPr="00164AF4">
        <w:rPr>
          <w:lang w:val="en-US"/>
        </w:rPr>
        <w:t>, 20131113 (2013).</w:t>
      </w:r>
    </w:p>
    <w:p w14:paraId="3840F8BA" w14:textId="77777777" w:rsidR="00164AF4" w:rsidRPr="00164AF4" w:rsidRDefault="00164AF4" w:rsidP="00164AF4">
      <w:pPr>
        <w:pStyle w:val="Bibliography"/>
        <w:rPr>
          <w:lang w:val="en-US"/>
        </w:rPr>
      </w:pPr>
      <w:r w:rsidRPr="00164AF4">
        <w:rPr>
          <w:lang w:val="en-US"/>
        </w:rPr>
        <w:t>64.</w:t>
      </w:r>
      <w:r w:rsidRPr="00164AF4">
        <w:rPr>
          <w:lang w:val="en-US"/>
        </w:rPr>
        <w:tab/>
        <w:t xml:space="preserve">Cantor, M., Gero, S., Whitehead, H. &amp; Rendell, L. Sperm whale: the largest toothed creature on earth. in </w:t>
      </w:r>
      <w:r w:rsidRPr="00164AF4">
        <w:rPr>
          <w:i/>
          <w:iCs/>
          <w:lang w:val="en-US"/>
        </w:rPr>
        <w:t>Ethology and Behavioral Ecology of Odontocetes</w:t>
      </w:r>
      <w:r w:rsidRPr="00164AF4">
        <w:rPr>
          <w:lang w:val="en-US"/>
        </w:rPr>
        <w:t xml:space="preserve"> (ed. Würsig, B.) 261–280 (Springer International Publishing, Cham, 2019). doi:10.1007/978-3-030-16663-2_12.</w:t>
      </w:r>
    </w:p>
    <w:p w14:paraId="2F92D887" w14:textId="77777777" w:rsidR="00164AF4" w:rsidRPr="00164AF4" w:rsidRDefault="00164AF4" w:rsidP="00164AF4">
      <w:pPr>
        <w:pStyle w:val="Bibliography"/>
        <w:rPr>
          <w:lang w:val="en-US"/>
        </w:rPr>
      </w:pPr>
      <w:r w:rsidRPr="00164AF4">
        <w:rPr>
          <w:lang w:val="en-US"/>
        </w:rPr>
        <w:t>65.</w:t>
      </w:r>
      <w:r w:rsidRPr="00164AF4">
        <w:rPr>
          <w:lang w:val="en-US"/>
        </w:rPr>
        <w:tab/>
        <w:t xml:space="preserve">Eguiguren, A. </w:t>
      </w:r>
      <w:r w:rsidRPr="00164AF4">
        <w:rPr>
          <w:i/>
          <w:iCs/>
          <w:lang w:val="en-US"/>
        </w:rPr>
        <w:t>et al.</w:t>
      </w:r>
      <w:r w:rsidRPr="00164AF4">
        <w:rPr>
          <w:lang w:val="en-US"/>
        </w:rPr>
        <w:t xml:space="preserve"> Integrating cultural dimensions in sperm whale ( </w:t>
      </w:r>
      <w:r w:rsidRPr="00164AF4">
        <w:rPr>
          <w:i/>
          <w:iCs/>
          <w:lang w:val="en-US"/>
        </w:rPr>
        <w:t>Physeter macrocephalus</w:t>
      </w:r>
      <w:r w:rsidRPr="00164AF4">
        <w:rPr>
          <w:lang w:val="en-US"/>
        </w:rPr>
        <w:t xml:space="preserve"> ) conservation: threats, challenges and solutions. </w:t>
      </w:r>
      <w:r w:rsidRPr="00164AF4">
        <w:rPr>
          <w:i/>
          <w:iCs/>
          <w:lang w:val="en-US"/>
        </w:rPr>
        <w:t>Philos. Trans. R. Soc. B Biol. Sci.</w:t>
      </w:r>
      <w:r w:rsidRPr="00164AF4">
        <w:rPr>
          <w:lang w:val="en-US"/>
        </w:rPr>
        <w:t xml:space="preserve"> </w:t>
      </w:r>
      <w:r w:rsidRPr="00164AF4">
        <w:rPr>
          <w:b/>
          <w:bCs/>
          <w:lang w:val="en-US"/>
        </w:rPr>
        <w:t>380</w:t>
      </w:r>
      <w:r w:rsidRPr="00164AF4">
        <w:rPr>
          <w:lang w:val="en-US"/>
        </w:rPr>
        <w:t>, 20240142 (2025).</w:t>
      </w:r>
    </w:p>
    <w:p w14:paraId="2F898E88" w14:textId="77777777" w:rsidR="00164AF4" w:rsidRPr="00164AF4" w:rsidRDefault="00164AF4" w:rsidP="00164AF4">
      <w:pPr>
        <w:pStyle w:val="Bibliography"/>
        <w:rPr>
          <w:lang w:val="en-US"/>
        </w:rPr>
      </w:pPr>
      <w:r w:rsidRPr="00164AF4">
        <w:rPr>
          <w:lang w:val="en-US"/>
        </w:rPr>
        <w:t>66.</w:t>
      </w:r>
      <w:r w:rsidRPr="00164AF4">
        <w:rPr>
          <w:lang w:val="en-US"/>
        </w:rPr>
        <w:tab/>
        <w:t xml:space="preserve">Connor, R. C., Mann, J. &amp; Watson-Capps, J. A sex-specific affiliative contact behavior in indian ocean bottlenose dolphins, </w:t>
      </w:r>
      <w:r w:rsidRPr="00164AF4">
        <w:rPr>
          <w:i/>
          <w:iCs/>
          <w:lang w:val="en-US"/>
        </w:rPr>
        <w:t>Tursiops</w:t>
      </w:r>
      <w:r w:rsidRPr="00164AF4">
        <w:rPr>
          <w:lang w:val="en-US"/>
        </w:rPr>
        <w:t xml:space="preserve"> sp. </w:t>
      </w:r>
      <w:r w:rsidRPr="00164AF4">
        <w:rPr>
          <w:i/>
          <w:iCs/>
          <w:lang w:val="en-US"/>
        </w:rPr>
        <w:t>Ethology</w:t>
      </w:r>
      <w:r w:rsidRPr="00164AF4">
        <w:rPr>
          <w:lang w:val="en-US"/>
        </w:rPr>
        <w:t xml:space="preserve"> </w:t>
      </w:r>
      <w:r w:rsidRPr="00164AF4">
        <w:rPr>
          <w:b/>
          <w:bCs/>
          <w:lang w:val="en-US"/>
        </w:rPr>
        <w:t>112</w:t>
      </w:r>
      <w:r w:rsidRPr="00164AF4">
        <w:rPr>
          <w:lang w:val="en-US"/>
        </w:rPr>
        <w:t>, 631–638 (2006).</w:t>
      </w:r>
    </w:p>
    <w:p w14:paraId="4B2DC8EE" w14:textId="77777777" w:rsidR="00164AF4" w:rsidRPr="00164AF4" w:rsidRDefault="00164AF4" w:rsidP="00164AF4">
      <w:pPr>
        <w:pStyle w:val="Bibliography"/>
        <w:rPr>
          <w:lang w:val="en-US"/>
        </w:rPr>
      </w:pPr>
      <w:r w:rsidRPr="00164AF4">
        <w:rPr>
          <w:lang w:val="en-US"/>
        </w:rPr>
        <w:t>67.</w:t>
      </w:r>
      <w:r w:rsidRPr="00164AF4">
        <w:rPr>
          <w:lang w:val="en-US"/>
        </w:rPr>
        <w:tab/>
        <w:t>Harvey, B. S., Dudzinski, K. M. &amp; Kuczaj, S. A. Associations and the role of affiliative, agonistic, and socio-sexual behaviors among common bottlenose dolphins (</w:t>
      </w:r>
      <w:r w:rsidRPr="00164AF4">
        <w:rPr>
          <w:i/>
          <w:iCs/>
          <w:lang w:val="en-US"/>
        </w:rPr>
        <w:t>Tursiops truncatus</w:t>
      </w:r>
      <w:r w:rsidRPr="00164AF4">
        <w:rPr>
          <w:lang w:val="en-US"/>
        </w:rPr>
        <w:t xml:space="preserve">). </w:t>
      </w:r>
      <w:r w:rsidRPr="00164AF4">
        <w:rPr>
          <w:i/>
          <w:iCs/>
          <w:lang w:val="en-US"/>
        </w:rPr>
        <w:t>Behav. Processes</w:t>
      </w:r>
      <w:r w:rsidRPr="00164AF4">
        <w:rPr>
          <w:lang w:val="en-US"/>
        </w:rPr>
        <w:t xml:space="preserve"> </w:t>
      </w:r>
      <w:r w:rsidRPr="00164AF4">
        <w:rPr>
          <w:b/>
          <w:bCs/>
          <w:lang w:val="en-US"/>
        </w:rPr>
        <w:t>135</w:t>
      </w:r>
      <w:r w:rsidRPr="00164AF4">
        <w:rPr>
          <w:lang w:val="en-US"/>
        </w:rPr>
        <w:t>, 145–156 (2017).</w:t>
      </w:r>
    </w:p>
    <w:p w14:paraId="36821DEA" w14:textId="77777777" w:rsidR="00164AF4" w:rsidRPr="00164AF4" w:rsidRDefault="00164AF4" w:rsidP="00164AF4">
      <w:pPr>
        <w:pStyle w:val="Bibliography"/>
        <w:rPr>
          <w:lang w:val="en-US"/>
        </w:rPr>
      </w:pPr>
      <w:r w:rsidRPr="00164AF4">
        <w:rPr>
          <w:lang w:val="en-US"/>
        </w:rPr>
        <w:t>68.</w:t>
      </w:r>
      <w:r w:rsidRPr="00164AF4">
        <w:rPr>
          <w:lang w:val="en-US"/>
        </w:rPr>
        <w:tab/>
        <w:t xml:space="preserve">Zwamborn, E. M. J., Walmsley, S. F. &amp; Whitehead, H. Flanking female guides: collective decision making in long-finned pilot whales. </w:t>
      </w:r>
      <w:r w:rsidRPr="00164AF4">
        <w:rPr>
          <w:i/>
          <w:iCs/>
          <w:lang w:val="en-US"/>
        </w:rPr>
        <w:t>Anim. Behav.</w:t>
      </w:r>
      <w:r w:rsidRPr="00164AF4">
        <w:rPr>
          <w:lang w:val="en-US"/>
        </w:rPr>
        <w:t xml:space="preserve"> </w:t>
      </w:r>
      <w:r w:rsidRPr="00164AF4">
        <w:rPr>
          <w:b/>
          <w:bCs/>
          <w:lang w:val="en-US"/>
        </w:rPr>
        <w:t>205</w:t>
      </w:r>
      <w:r w:rsidRPr="00164AF4">
        <w:rPr>
          <w:lang w:val="en-US"/>
        </w:rPr>
        <w:t>, 149–159 (2023).</w:t>
      </w:r>
    </w:p>
    <w:p w14:paraId="38C2707A" w14:textId="77777777" w:rsidR="00164AF4" w:rsidRPr="00164AF4" w:rsidRDefault="00164AF4" w:rsidP="00164AF4">
      <w:pPr>
        <w:pStyle w:val="Bibliography"/>
        <w:rPr>
          <w:lang w:val="en-US"/>
        </w:rPr>
      </w:pPr>
      <w:r w:rsidRPr="00164AF4">
        <w:rPr>
          <w:lang w:val="en-US"/>
        </w:rPr>
        <w:lastRenderedPageBreak/>
        <w:t>69.</w:t>
      </w:r>
      <w:r w:rsidRPr="00164AF4">
        <w:rPr>
          <w:lang w:val="en-US"/>
        </w:rPr>
        <w:tab/>
        <w:t xml:space="preserve">Adamczak, S. K. </w:t>
      </w:r>
      <w:r w:rsidRPr="00164AF4">
        <w:rPr>
          <w:i/>
          <w:iCs/>
          <w:lang w:val="en-US"/>
        </w:rPr>
        <w:t>et al.</w:t>
      </w:r>
      <w:r w:rsidRPr="00164AF4">
        <w:rPr>
          <w:lang w:val="en-US"/>
        </w:rPr>
        <w:t xml:space="preserve"> Growth in marine mammals: a review of growth patterns, composition and energy investment. </w:t>
      </w:r>
      <w:r w:rsidRPr="00164AF4">
        <w:rPr>
          <w:i/>
          <w:iCs/>
          <w:lang w:val="en-US"/>
        </w:rPr>
        <w:t>Conserv. Physiol.</w:t>
      </w:r>
      <w:r w:rsidRPr="00164AF4">
        <w:rPr>
          <w:lang w:val="en-US"/>
        </w:rPr>
        <w:t xml:space="preserve"> </w:t>
      </w:r>
      <w:r w:rsidRPr="00164AF4">
        <w:rPr>
          <w:b/>
          <w:bCs/>
          <w:lang w:val="en-US"/>
        </w:rPr>
        <w:t>11</w:t>
      </w:r>
      <w:r w:rsidRPr="00164AF4">
        <w:rPr>
          <w:lang w:val="en-US"/>
        </w:rPr>
        <w:t>, coad035 (2023).</w:t>
      </w:r>
    </w:p>
    <w:p w14:paraId="1661C354" w14:textId="77777777" w:rsidR="00164AF4" w:rsidRPr="00164AF4" w:rsidRDefault="00164AF4" w:rsidP="00164AF4">
      <w:pPr>
        <w:pStyle w:val="Bibliography"/>
        <w:rPr>
          <w:lang w:val="en-US"/>
        </w:rPr>
      </w:pPr>
      <w:r w:rsidRPr="00164AF4">
        <w:rPr>
          <w:lang w:val="en-US"/>
        </w:rPr>
        <w:t>70.</w:t>
      </w:r>
      <w:r w:rsidRPr="00164AF4">
        <w:rPr>
          <w:lang w:val="en-US"/>
        </w:rPr>
        <w:tab/>
        <w:t>Clarke, R., Paliza, O. &amp; Waerebeek, K. V. Sperm whales of the Southeast Pacific. Part VII. Reproduction and growth in the female. 32 (2012).</w:t>
      </w:r>
    </w:p>
    <w:p w14:paraId="3F8F1A2C" w14:textId="77777777" w:rsidR="00164AF4" w:rsidRPr="00164AF4" w:rsidRDefault="00164AF4" w:rsidP="00164AF4">
      <w:pPr>
        <w:pStyle w:val="Bibliography"/>
        <w:rPr>
          <w:lang w:val="en-US"/>
        </w:rPr>
      </w:pPr>
      <w:r w:rsidRPr="00164AF4">
        <w:rPr>
          <w:lang w:val="en-US"/>
        </w:rPr>
        <w:t>71.</w:t>
      </w:r>
      <w:r w:rsidRPr="00164AF4">
        <w:rPr>
          <w:lang w:val="en-US"/>
        </w:rPr>
        <w:tab/>
        <w:t>Best, P. B., Tormosov, D., Brandão, A. &amp; Mikhalev, Y. Geographical variation in the body size of adult female sperm whales (</w:t>
      </w:r>
      <w:r w:rsidRPr="00164AF4">
        <w:rPr>
          <w:i/>
          <w:iCs/>
          <w:lang w:val="en-US"/>
        </w:rPr>
        <w:t>Physeter macrocephalus</w:t>
      </w:r>
      <w:r w:rsidRPr="00164AF4">
        <w:rPr>
          <w:lang w:val="en-US"/>
        </w:rPr>
        <w:t xml:space="preserve">) – an example of McNab’s resource rule? </w:t>
      </w:r>
      <w:r w:rsidRPr="00164AF4">
        <w:rPr>
          <w:i/>
          <w:iCs/>
          <w:lang w:val="en-US"/>
        </w:rPr>
        <w:t>Mammalia</w:t>
      </w:r>
      <w:r w:rsidRPr="00164AF4">
        <w:rPr>
          <w:lang w:val="en-US"/>
        </w:rPr>
        <w:t xml:space="preserve"> </w:t>
      </w:r>
      <w:r w:rsidRPr="00164AF4">
        <w:rPr>
          <w:b/>
          <w:bCs/>
          <w:lang w:val="en-US"/>
        </w:rPr>
        <w:t>81</w:t>
      </w:r>
      <w:r w:rsidRPr="00164AF4">
        <w:rPr>
          <w:lang w:val="en-US"/>
        </w:rPr>
        <w:t>, 189–196 (2016).</w:t>
      </w:r>
    </w:p>
    <w:p w14:paraId="6FEBEDB6" w14:textId="77777777" w:rsidR="00164AF4" w:rsidRPr="00164AF4" w:rsidRDefault="00164AF4" w:rsidP="00164AF4">
      <w:pPr>
        <w:pStyle w:val="Bibliography"/>
        <w:rPr>
          <w:lang w:val="en-US"/>
        </w:rPr>
      </w:pPr>
      <w:r w:rsidRPr="00164AF4">
        <w:rPr>
          <w:lang w:val="en-US"/>
        </w:rPr>
        <w:t>72.</w:t>
      </w:r>
      <w:r w:rsidRPr="00164AF4">
        <w:rPr>
          <w:lang w:val="en-US"/>
        </w:rPr>
        <w:tab/>
        <w:t xml:space="preserve">Napoli, C. </w:t>
      </w:r>
      <w:r w:rsidRPr="00164AF4">
        <w:rPr>
          <w:i/>
          <w:iCs/>
          <w:lang w:val="en-US"/>
        </w:rPr>
        <w:t>et al.</w:t>
      </w:r>
      <w:r w:rsidRPr="00164AF4">
        <w:rPr>
          <w:lang w:val="en-US"/>
        </w:rPr>
        <w:t xml:space="preserve"> Drone-based photogrammetry reveals differences in humpback whale body condition and mass across North Atlantic foraging grounds. </w:t>
      </w:r>
      <w:r w:rsidRPr="00164AF4">
        <w:rPr>
          <w:i/>
          <w:iCs/>
          <w:lang w:val="en-US"/>
        </w:rPr>
        <w:t>Front. Mar. Sci.</w:t>
      </w:r>
      <w:r w:rsidRPr="00164AF4">
        <w:rPr>
          <w:lang w:val="en-US"/>
        </w:rPr>
        <w:t xml:space="preserve"> </w:t>
      </w:r>
      <w:r w:rsidRPr="00164AF4">
        <w:rPr>
          <w:b/>
          <w:bCs/>
          <w:lang w:val="en-US"/>
        </w:rPr>
        <w:t>11</w:t>
      </w:r>
      <w:r w:rsidRPr="00164AF4">
        <w:rPr>
          <w:lang w:val="en-US"/>
        </w:rPr>
        <w:t>, 1336455 (2024).</w:t>
      </w:r>
    </w:p>
    <w:p w14:paraId="10A5E15A" w14:textId="490B5641" w:rsidR="00B67D3F" w:rsidRPr="00B67D3F" w:rsidRDefault="00B67D3F" w:rsidP="00DC1D0D">
      <w:pPr>
        <w:pStyle w:val="Bibliography"/>
      </w:pPr>
      <w:r>
        <w:fldChar w:fldCharType="end"/>
      </w:r>
    </w:p>
    <w:p w14:paraId="0E2470E0" w14:textId="4B7F1F49"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a Eguiguren" w:date="2025-09-25T22:04:00Z" w:initials="AE">
    <w:p w14:paraId="4686406A" w14:textId="77777777" w:rsidR="00B67D3F" w:rsidRDefault="00B67D3F" w:rsidP="00B67D3F">
      <w:r>
        <w:rPr>
          <w:rStyle w:val="CommentReference"/>
        </w:rPr>
        <w:annotationRef/>
      </w:r>
      <w:r>
        <w:rPr>
          <w:sz w:val="20"/>
          <w:szCs w:val="20"/>
        </w:rPr>
        <w:t>up to 200 words</w:t>
      </w:r>
    </w:p>
  </w:comment>
  <w:comment w:id="3" w:author="Christine K" w:date="2025-08-09T10:07:00Z" w:initials="CK">
    <w:p w14:paraId="688A1FFA" w14:textId="3D5970C0"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5"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8"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9"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10"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9-26T12:45:00Z" w:initials="CK">
    <w:p w14:paraId="43C50206" w14:textId="77777777" w:rsidR="00CB5A4C" w:rsidRDefault="00CB5A4C" w:rsidP="00CB5A4C">
      <w:pPr>
        <w:pStyle w:val="CommentText"/>
      </w:pPr>
      <w:r>
        <w:rPr>
          <w:rStyle w:val="CommentReference"/>
        </w:rPr>
        <w:annotationRef/>
      </w:r>
      <w:r>
        <w:t>But maybe not if the visual inspection includes the cost of a drone? I guess your drone was pretty cheap though. In any case, probably OK as is.</w:t>
      </w:r>
    </w:p>
  </w:comment>
  <w:comment w:id="14" w:author="Christine K" w:date="2025-08-09T11:09:00Z" w:initials="CK">
    <w:p w14:paraId="42AE8A5C" w14:textId="01314B06" w:rsidR="001306CB" w:rsidRDefault="001306CB" w:rsidP="001306CB">
      <w:pPr>
        <w:pStyle w:val="CommentText"/>
      </w:pPr>
      <w:r>
        <w:rPr>
          <w:rStyle w:val="CommentReference"/>
        </w:rPr>
        <w:annotationRef/>
      </w:r>
      <w:r>
        <w:t xml:space="preserve">Reworded for brevity </w:t>
      </w:r>
    </w:p>
  </w:comment>
  <w:comment w:id="15"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6"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7"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9"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20"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21" w:author="Christine K" w:date="2025-09-26T12:54:00Z" w:initials="CK">
    <w:p w14:paraId="5B89AEF1" w14:textId="77777777" w:rsidR="00B842AE" w:rsidRDefault="00B842AE" w:rsidP="00B842AE">
      <w:pPr>
        <w:pStyle w:val="CommentText"/>
      </w:pPr>
      <w:r>
        <w:rPr>
          <w:rStyle w:val="CommentReference"/>
        </w:rPr>
        <w:annotationRef/>
      </w:r>
      <w:r>
        <w:t>Seems reasonable to me</w:t>
      </w:r>
    </w:p>
  </w:comment>
  <w:comment w:id="23" w:author="Balaena Institute whitehead" w:date="2025-08-01T13:14:00Z" w:initials="Bw">
    <w:p w14:paraId="59735469" w14:textId="45EAC61F"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22" w:author="Christine K" w:date="2025-09-26T12:55:00Z" w:initials="CK">
    <w:p w14:paraId="15BED8A3" w14:textId="77777777" w:rsidR="00B842AE" w:rsidRDefault="00B842AE" w:rsidP="00B842AE">
      <w:pPr>
        <w:pStyle w:val="CommentText"/>
      </w:pPr>
      <w:r>
        <w:rPr>
          <w:rStyle w:val="CommentReference"/>
        </w:rPr>
        <w:annotationRef/>
      </w:r>
      <w:r>
        <w:t>To be added?</w:t>
      </w:r>
    </w:p>
  </w:comment>
  <w:comment w:id="18" w:author="Christine K" w:date="2025-08-09T11:24:00Z" w:initials="CK">
    <w:p w14:paraId="3CEB4305" w14:textId="0FB609D9"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6"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7"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8"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30"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33" w:author="Christine K" w:date="2025-08-09T11:36:00Z" w:initials="CK">
    <w:p w14:paraId="2D9DD054" w14:textId="06F7EBBE" w:rsidR="00C1259C" w:rsidRDefault="00C1259C" w:rsidP="00C1259C">
      <w:pPr>
        <w:pStyle w:val="CommentText"/>
      </w:pPr>
      <w:r>
        <w:rPr>
          <w:rStyle w:val="CommentReference"/>
        </w:rPr>
        <w:annotationRef/>
      </w:r>
      <w:r>
        <w:t>Unclear what times of day you were avoiding… evening?</w:t>
      </w:r>
    </w:p>
  </w:comment>
  <w:comment w:id="38"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9"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6"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40"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1"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43"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44"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45"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46"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47"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48"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49"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50"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52"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53"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55" w:author="Christine K" w:date="2025-09-26T13:12:00Z" w:initials="CK">
    <w:p w14:paraId="5094F4FF" w14:textId="77777777" w:rsidR="00D60E16" w:rsidRDefault="00D60E16" w:rsidP="00D60E16">
      <w:pPr>
        <w:pStyle w:val="CommentText"/>
      </w:pPr>
      <w:r>
        <w:rPr>
          <w:rStyle w:val="CommentReference"/>
        </w:rPr>
        <w:annotationRef/>
      </w:r>
      <w:r>
        <w:t>Should you say what this stands for?</w:t>
      </w:r>
    </w:p>
  </w:comment>
  <w:comment w:id="56" w:author="Christine K" w:date="2025-09-26T13:16:00Z" w:initials="CK">
    <w:p w14:paraId="33616C6C" w14:textId="77777777" w:rsidR="00D60E16" w:rsidRDefault="00D60E16" w:rsidP="00D60E16">
      <w:pPr>
        <w:pStyle w:val="CommentText"/>
      </w:pPr>
      <w:r>
        <w:rPr>
          <w:rStyle w:val="CommentReference"/>
        </w:rPr>
        <w:annotationRef/>
      </w:r>
      <w:r>
        <w:t>I’m not following why setting mr in this way would have that affect. So maybe rewording is needed above to explain or maybe it would make more sense to someone more comfortable than me at reading these formulas</w:t>
      </w:r>
    </w:p>
  </w:comment>
  <w:comment w:id="57" w:author="Hal Whitehead" w:date="2025-07-09T06:32:00Z" w:initials="HW">
    <w:p w14:paraId="5928CE04" w14:textId="409A5A4D" w:rsidR="00076109" w:rsidRPr="00EC30B6" w:rsidRDefault="00076109" w:rsidP="00076109">
      <w:pPr>
        <w:pStyle w:val="CommentText"/>
      </w:pPr>
      <w:r w:rsidRPr="00EC30B6">
        <w:rPr>
          <w:rStyle w:val="CommentReference"/>
        </w:rPr>
        <w:annotationRef/>
      </w:r>
      <w:r w:rsidRPr="00EC30B6">
        <w:t>No numbers on equations from here on.</w:t>
      </w:r>
    </w:p>
  </w:comment>
  <w:comment w:id="61"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65"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66"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68"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69"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73"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74"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71"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75"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80"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76"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77"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78"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79" w:author="Christine K" w:date="2025-09-26T13:27:00Z" w:initials="CK">
    <w:p w14:paraId="4D3C51BA" w14:textId="77777777" w:rsidR="00FE429E" w:rsidRDefault="00FE429E" w:rsidP="00FE429E">
      <w:pPr>
        <w:pStyle w:val="CommentText"/>
      </w:pPr>
      <w:r>
        <w:rPr>
          <w:rStyle w:val="CommentReference"/>
        </w:rPr>
        <w:annotationRef/>
      </w:r>
      <w:r>
        <w:t>Does it make sense to expect that though? If after a certain point only their nose grows then this ratio would just grow until they reach their max length (via death or stopping growing). So, I stand by my previous opinion, but am open to being disagreed with</w:t>
      </w:r>
    </w:p>
  </w:comment>
  <w:comment w:id="84" w:author="Christine K" w:date="2025-08-09T14:07:00Z" w:initials="CK">
    <w:p w14:paraId="754A14D2" w14:textId="6F5B4A03" w:rsidR="000023FA" w:rsidRDefault="000023FA" w:rsidP="000023FA">
      <w:pPr>
        <w:pStyle w:val="CommentText"/>
      </w:pPr>
      <w:r>
        <w:rPr>
          <w:rStyle w:val="CommentReference"/>
        </w:rPr>
        <w:annotationRef/>
      </w:r>
      <w:r>
        <w:t>?</w:t>
      </w:r>
    </w:p>
  </w:comment>
  <w:comment w:id="85"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86"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87" w:author="Christine K" w:date="2025-09-26T13:35:00Z" w:initials="CK">
    <w:p w14:paraId="6AD6A7AB" w14:textId="77777777" w:rsidR="005466B0" w:rsidRDefault="005466B0" w:rsidP="005466B0">
      <w:pPr>
        <w:pStyle w:val="CommentText"/>
      </w:pPr>
      <w:r>
        <w:rPr>
          <w:rStyle w:val="CommentReference"/>
        </w:rPr>
        <w:annotationRef/>
      </w:r>
      <w:r>
        <w:t>Not the maximum female length recorded in your study though based on Figure 5. So maybe you need to explicitly say this is based on ref 41, or what.</w:t>
      </w:r>
    </w:p>
  </w:comment>
  <w:comment w:id="89" w:author="Christine K" w:date="2025-08-09T14:15:00Z" w:initials="CK">
    <w:p w14:paraId="4111D8C9" w14:textId="7E953560"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90"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91" w:author="Christine K" w:date="2025-09-26T13:44:00Z" w:initials="CK">
    <w:p w14:paraId="0B7A8E2D" w14:textId="77777777" w:rsidR="004E4A22" w:rsidRDefault="004E4A22" w:rsidP="004E4A22">
      <w:pPr>
        <w:pStyle w:val="CommentText"/>
      </w:pPr>
      <w:r>
        <w:rPr>
          <w:rStyle w:val="CommentReference"/>
        </w:rPr>
        <w:annotationRef/>
      </w:r>
      <w:r>
        <w:t>Ha! Fun. Yeah, interesting philosophical debate then… better to make your figure easy to understand at a glance, or make people’s brains work a little harder to challenge gender norms…</w:t>
      </w:r>
    </w:p>
  </w:comment>
  <w:comment w:id="92" w:author="Hal Whitehead" w:date="2025-08-07T20:42:00Z" w:initials="HW">
    <w:p w14:paraId="26701014" w14:textId="6922E78B" w:rsidR="00571C21" w:rsidRDefault="00571C21">
      <w:pPr>
        <w:pStyle w:val="CommentText"/>
      </w:pPr>
      <w:r>
        <w:rPr>
          <w:rStyle w:val="CommentReference"/>
        </w:rPr>
        <w:annotationRef/>
      </w:r>
      <w:r>
        <w:t>Why bootstrapped?</w:t>
      </w:r>
    </w:p>
  </w:comment>
  <w:comment w:id="93"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94" w:author="Christine K" w:date="2025-08-09T13:59:00Z" w:initials="CK">
    <w:p w14:paraId="57DABE52" w14:textId="32CD56E6" w:rsidR="0020338D" w:rsidRDefault="0020338D" w:rsidP="0020338D">
      <w:pPr>
        <w:pStyle w:val="CommentText"/>
      </w:pPr>
      <w:r>
        <w:rPr>
          <w:rStyle w:val="CommentReference"/>
        </w:rPr>
        <w:annotationRef/>
      </w:r>
      <w:r>
        <w:t>Could you just refer to Table 1 instead?</w:t>
      </w:r>
    </w:p>
  </w:comment>
  <w:comment w:id="97"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98"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99" w:author="Christine K" w:date="2025-09-26T13:50:00Z" w:initials="CK">
    <w:p w14:paraId="4D8C10F6" w14:textId="77777777" w:rsidR="00B904CD" w:rsidRDefault="00B904CD" w:rsidP="00B904CD">
      <w:pPr>
        <w:pStyle w:val="CommentText"/>
      </w:pPr>
      <w:r>
        <w:rPr>
          <w:rStyle w:val="CommentReference"/>
        </w:rPr>
        <w:annotationRef/>
      </w:r>
      <w:r>
        <w:t>But 1+3 is 4?</w:t>
      </w:r>
    </w:p>
  </w:comment>
  <w:comment w:id="100" w:author="Christine K" w:date="2025-09-26T13:53:00Z" w:initials="CK">
    <w:p w14:paraId="35325731" w14:textId="77777777" w:rsidR="00B904CD" w:rsidRDefault="00B904CD" w:rsidP="00B904CD">
      <w:pPr>
        <w:pStyle w:val="CommentText"/>
      </w:pPr>
      <w:r>
        <w:rPr>
          <w:rStyle w:val="CommentReference"/>
        </w:rPr>
        <w:annotationRef/>
      </w:r>
      <w:r>
        <w:t>Now that one of them is 0.38 ‘slightly’ is probably an understatement</w:t>
      </w:r>
    </w:p>
  </w:comment>
  <w:comment w:id="103" w:author="Christine K" w:date="2025-09-26T13:55:00Z" w:initials="CK">
    <w:p w14:paraId="0DB15B66" w14:textId="77777777" w:rsidR="00B904CD" w:rsidRDefault="00B904CD" w:rsidP="00B904CD">
      <w:pPr>
        <w:pStyle w:val="CommentText"/>
      </w:pPr>
      <w:r>
        <w:rPr>
          <w:rStyle w:val="CommentReference"/>
        </w:rPr>
        <w:annotationRef/>
      </w:r>
      <w:r>
        <w:t>You probably want to update ‘point_shape’ on the figure to say ‘sex assignment’ or something?</w:t>
      </w:r>
    </w:p>
  </w:comment>
  <w:comment w:id="104" w:author="Christine K" w:date="2025-08-09T13:59:00Z" w:initials="CK">
    <w:p w14:paraId="63B814F0" w14:textId="7F78D47E" w:rsidR="0020338D" w:rsidRDefault="0020338D" w:rsidP="0020338D">
      <w:pPr>
        <w:pStyle w:val="CommentText"/>
      </w:pPr>
      <w:r>
        <w:rPr>
          <w:rStyle w:val="CommentReference"/>
        </w:rPr>
        <w:annotationRef/>
      </w:r>
      <w:r>
        <w:t>Could you just refer to Table 1 instead?</w:t>
      </w:r>
    </w:p>
  </w:comment>
  <w:comment w:id="105" w:author="Balaena Institute whitehead" w:date="2025-09-25T10:48:00Z" w:initials="Bw">
    <w:p w14:paraId="0E1926C5" w14:textId="77777777" w:rsidR="0056733A" w:rsidRDefault="0056733A" w:rsidP="0056733A">
      <w:pPr>
        <w:pStyle w:val="CommentText"/>
      </w:pPr>
      <w:r>
        <w:rPr>
          <w:rStyle w:val="CommentReference"/>
        </w:rPr>
        <w:annotationRef/>
      </w:r>
      <w:r>
        <w:rPr>
          <w:lang w:val="es-EC"/>
        </w:rPr>
        <w:t xml:space="preserve">CC: </w:t>
      </w:r>
      <w:r>
        <w:t xml:space="preserve">Could you be more specific about what result you are referring to here? </w:t>
      </w:r>
    </w:p>
  </w:comment>
  <w:comment w:id="106" w:author="Balaena Institute whitehead" w:date="2025-09-25T10:50:00Z" w:initials="Bw">
    <w:p w14:paraId="631A642A" w14:textId="77777777" w:rsidR="0056733A" w:rsidRDefault="0056733A" w:rsidP="0056733A">
      <w:pPr>
        <w:pStyle w:val="CommentText"/>
      </w:pPr>
      <w:r>
        <w:rPr>
          <w:rStyle w:val="CommentReference"/>
        </w:rPr>
        <w:annotationRef/>
      </w:r>
      <w:r>
        <w:t>CC: Moving the ‘while’ could switch the focus to your success cases as the main result</w:t>
      </w:r>
    </w:p>
  </w:comment>
  <w:comment w:id="107" w:author="Balaena Institute whitehead" w:date="2025-09-25T10:54:00Z" w:initials="Bw">
    <w:p w14:paraId="2DD75A1F" w14:textId="77777777" w:rsidR="007D5A61" w:rsidRDefault="007D5A61" w:rsidP="007D5A61">
      <w:pPr>
        <w:pStyle w:val="CommentText"/>
      </w:pPr>
      <w:r>
        <w:rPr>
          <w:rStyle w:val="CommentReference"/>
        </w:rPr>
        <w:annotationRef/>
      </w:r>
      <w:r>
        <w:t>CC: 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108" w:author="Balaena Institute whitehead" w:date="2025-09-25T10:56:00Z" w:initials="Bw">
    <w:p w14:paraId="6116607B" w14:textId="77777777" w:rsidR="007D5A61" w:rsidRDefault="007D5A61" w:rsidP="007D5A61">
      <w:pPr>
        <w:pStyle w:val="CommentText"/>
      </w:pPr>
      <w:r>
        <w:rPr>
          <w:rStyle w:val="CommentReference"/>
        </w:rPr>
        <w:annotationRef/>
      </w:r>
      <w:r>
        <w:t>CC: I found the phrasing / double negative (low uncertainty) a bit hard to follow</w:t>
      </w:r>
    </w:p>
  </w:comment>
  <w:comment w:id="110" w:author="Balaena Institute whitehead" w:date="2025-09-25T11:17:00Z" w:initials="Bw">
    <w:p w14:paraId="5C944FAD" w14:textId="77777777" w:rsidR="003A7E1D" w:rsidRDefault="003A7E1D" w:rsidP="003A7E1D">
      <w:pPr>
        <w:pStyle w:val="CommentText"/>
      </w:pPr>
      <w:r>
        <w:rPr>
          <w:rStyle w:val="CommentReference"/>
        </w:rPr>
        <w:annotationRef/>
      </w:r>
      <w:r>
        <w:t>CC: Another good ref here might be: Martin, A. R. (1980). An examination of sperm whale age and length data from the 1949–78 Icelandic catch. Report of the International Whaling Commission, 30, 227-231. - I think they talk about size variation within age classes</w:t>
      </w:r>
    </w:p>
  </w:comment>
  <w:comment w:id="111" w:author="Balaena Institute whitehead" w:date="2025-07-30T13:37:00Z" w:initials="Bw">
    <w:p w14:paraId="5C706169" w14:textId="26AC0498" w:rsidR="00B80788" w:rsidRDefault="00B80788" w:rsidP="00B80788">
      <w:pPr>
        <w:pStyle w:val="CommentText"/>
      </w:pPr>
      <w:r>
        <w:rPr>
          <w:rStyle w:val="CommentReference"/>
        </w:rPr>
        <w:annotationRef/>
      </w:r>
      <w:r>
        <w:t>Like ICI people, not super certain but useful enough at pop level</w:t>
      </w:r>
    </w:p>
  </w:comment>
  <w:comment w:id="112" w:author="Christine K" w:date="2025-09-26T14:01:00Z" w:initials="CK">
    <w:p w14:paraId="140C3D12" w14:textId="77777777" w:rsidR="00FA6630" w:rsidRDefault="00FA6630" w:rsidP="00FA6630">
      <w:pPr>
        <w:pStyle w:val="CommentText"/>
      </w:pPr>
      <w:r>
        <w:rPr>
          <w:rStyle w:val="CommentReference"/>
        </w:rPr>
        <w:annotationRef/>
      </w:r>
      <w:r>
        <w:t>Is this what you meant?</w:t>
      </w:r>
    </w:p>
  </w:comment>
  <w:comment w:id="113" w:author="Balaena Institute whitehead" w:date="2025-09-25T11:18:00Z" w:initials="Bw">
    <w:p w14:paraId="29F5CA7A" w14:textId="335A18EC" w:rsidR="003A7E1D" w:rsidRDefault="003A7E1D" w:rsidP="003A7E1D">
      <w:pPr>
        <w:pStyle w:val="CommentText"/>
      </w:pPr>
      <w:r>
        <w:rPr>
          <w:rStyle w:val="CommentReference"/>
        </w:rPr>
        <w:annotationRef/>
      </w:r>
      <w:r>
        <w:t>CC: I feel like you might be able to streamline the repeated themes in this paragraph and the previous one</w:t>
      </w:r>
    </w:p>
  </w:comment>
  <w:comment w:id="114" w:author="Hal Whitehead" w:date="2025-09-27T11:04:00Z" w:initials="HW">
    <w:p w14:paraId="782E5704" w14:textId="6D3BFDC0" w:rsidR="00187FEE" w:rsidRDefault="00187FEE">
      <w:pPr>
        <w:pStyle w:val="CommentText"/>
      </w:pPr>
      <w:r>
        <w:rPr>
          <w:rStyle w:val="CommentReference"/>
        </w:rPr>
        <w:annotationRef/>
      </w:r>
      <w:r>
        <w:t>Is this for sperm whales or Tursiops?  Not clear.</w:t>
      </w:r>
    </w:p>
  </w:comment>
  <w:comment w:id="117" w:author="Balaena Institute whitehead" w:date="2025-09-25T11:21:00Z" w:initials="Bw">
    <w:p w14:paraId="2A35AC57" w14:textId="77777777" w:rsidR="003A7E1D" w:rsidRDefault="003A7E1D" w:rsidP="003A7E1D">
      <w:pPr>
        <w:pStyle w:val="CommentText"/>
      </w:pPr>
      <w:r>
        <w:rPr>
          <w:rStyle w:val="CommentReference"/>
        </w:rPr>
        <w:annotationRef/>
      </w:r>
      <w:r>
        <w:t>Have you already said this elsewhere in the paper? If so, maybe don’t need to repeat it here</w:t>
      </w:r>
    </w:p>
  </w:comment>
  <w:comment w:id="116" w:author="Balaena Institute whitehead" w:date="2025-09-25T11:44:00Z" w:initials="Bw">
    <w:p w14:paraId="266D0362" w14:textId="77777777" w:rsidR="007478E2" w:rsidRDefault="007478E2" w:rsidP="007478E2">
      <w:pPr>
        <w:pStyle w:val="CommentText"/>
      </w:pPr>
      <w:r>
        <w:rPr>
          <w:rStyle w:val="CommentReference"/>
        </w:rPr>
        <w:annotationRef/>
      </w:r>
      <w:r>
        <w:t xml:space="preserve">CC: I think your implication here is that because of these growth spurts these are good places to bin age classes in sperm whales, but I think you could add a sentence to spell that out for your reader. </w:t>
      </w:r>
    </w:p>
  </w:comment>
  <w:comment w:id="118" w:author="Balaena Institute whitehead" w:date="2025-09-25T11:46:00Z" w:initials="Bw">
    <w:p w14:paraId="3901FA41" w14:textId="77777777" w:rsidR="007478E2" w:rsidRDefault="007478E2" w:rsidP="007478E2">
      <w:pPr>
        <w:pStyle w:val="CommentText"/>
      </w:pPr>
      <w:r>
        <w:rPr>
          <w:rStyle w:val="CommentReference"/>
        </w:rPr>
        <w:annotationRef/>
      </w:r>
      <w:r>
        <w:t>CC: Again I would suggest your first sentence start with your main result. Then nuance it after.</w:t>
      </w:r>
    </w:p>
  </w:comment>
  <w:comment w:id="119" w:author="Christine K" w:date="2025-09-26T14:07:00Z" w:initials="CK">
    <w:p w14:paraId="4507D263" w14:textId="77777777" w:rsidR="00357E91" w:rsidRDefault="00357E91" w:rsidP="00357E91">
      <w:pPr>
        <w:pStyle w:val="CommentText"/>
      </w:pPr>
      <w:r>
        <w:rPr>
          <w:rStyle w:val="CommentReference"/>
        </w:rPr>
        <w:annotationRef/>
      </w:r>
      <w:r>
        <w:t>Remove this comma or add one before ‘in immature individuals’</w:t>
      </w:r>
    </w:p>
  </w:comment>
  <w:comment w:id="120" w:author="Ana Eguiguren" w:date="2025-09-25T20:43:00Z" w:initials="AE">
    <w:p w14:paraId="5332094E" w14:textId="0D12C104" w:rsidR="008472E6" w:rsidRDefault="008472E6" w:rsidP="008472E6">
      <w:r>
        <w:rPr>
          <w:rStyle w:val="CommentReference"/>
        </w:rPr>
        <w:annotationRef/>
      </w:r>
      <w:r>
        <w:rPr>
          <w:sz w:val="20"/>
          <w:szCs w:val="20"/>
        </w:rPr>
        <w:t>CC: Could mention that this is what would be expected given their social structure (e.g. males disperse). You get into this a couple paragraphs down, but I think bringing it up a paragraph sooner could address questions that this observation might raise.</w:t>
      </w:r>
    </w:p>
  </w:comment>
  <w:comment w:id="121" w:author="Ana Eguiguren" w:date="2025-09-25T20:43:00Z" w:initials="AE">
    <w:p w14:paraId="01F0E173" w14:textId="5A45B205" w:rsidR="008472E6" w:rsidRDefault="008472E6" w:rsidP="008472E6">
      <w:r>
        <w:rPr>
          <w:rStyle w:val="CommentReference"/>
        </w:rPr>
        <w:annotationRef/>
      </w:r>
      <w:r>
        <w:rPr>
          <w:sz w:val="20"/>
          <w:szCs w:val="20"/>
        </w:rPr>
        <w:t>I was trying to make the point that we can identify the sex of most individuals in that size range (which happen to be female) - does this sound like it?</w:t>
      </w:r>
    </w:p>
  </w:comment>
  <w:comment w:id="122" w:author="Christine K" w:date="2025-09-26T14:09:00Z" w:initials="CK">
    <w:p w14:paraId="379BD7E1" w14:textId="77777777" w:rsidR="00357E91" w:rsidRDefault="00357E91" w:rsidP="00357E91">
      <w:pPr>
        <w:pStyle w:val="CommentText"/>
      </w:pPr>
      <w:r>
        <w:rPr>
          <w:rStyle w:val="CommentReference"/>
        </w:rPr>
        <w:annotationRef/>
      </w:r>
      <w:r>
        <w:t>Sure, I think this works</w:t>
      </w:r>
    </w:p>
  </w:comment>
  <w:comment w:id="123" w:author="Ana Eguiguren" w:date="2025-09-25T20:44:00Z" w:initials="AE">
    <w:p w14:paraId="1C2C1688" w14:textId="2718C65A" w:rsidR="008472E6" w:rsidRDefault="008472E6" w:rsidP="008472E6">
      <w:r>
        <w:rPr>
          <w:rStyle w:val="CommentReference"/>
        </w:rPr>
        <w:annotationRef/>
      </w:r>
      <w:r>
        <w:rPr>
          <w:sz w:val="20"/>
          <w:szCs w:val="20"/>
        </w:rPr>
        <w:t>CC: Also distinguishing them from females? I would think that would be more the main point here?</w:t>
      </w:r>
    </w:p>
  </w:comment>
  <w:comment w:id="124" w:author="Ana Eguiguren" w:date="2025-09-25T20:44:00Z" w:initials="AE">
    <w:p w14:paraId="52CB9321" w14:textId="77777777" w:rsidR="008472E6" w:rsidRDefault="008472E6" w:rsidP="008472E6">
      <w:r>
        <w:rPr>
          <w:rStyle w:val="CommentReference"/>
        </w:rPr>
        <w:annotationRef/>
      </w:r>
      <w:r>
        <w:rPr>
          <w:sz w:val="20"/>
          <w:szCs w:val="20"/>
        </w:rPr>
        <w:t>yes! typo :)</w:t>
      </w:r>
    </w:p>
  </w:comment>
  <w:comment w:id="125" w:author="Balaena Institute whitehead" w:date="2025-07-30T13:43:00Z" w:initials="Bw">
    <w:p w14:paraId="5E55CFD6" w14:textId="3F58E954" w:rsidR="00B80788" w:rsidRDefault="00B80788" w:rsidP="00B80788">
      <w:pPr>
        <w:pStyle w:val="CommentText"/>
      </w:pPr>
      <w:r>
        <w:rPr>
          <w:rStyle w:val="CommentReference"/>
        </w:rPr>
        <w:annotationRef/>
      </w:r>
      <w:r>
        <w:t>Could be sampled -genetic (directed to uncertain ones)</w:t>
      </w:r>
    </w:p>
  </w:comment>
  <w:comment w:id="126"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127"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128"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129"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130"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135" w:author="Hal Whitehead" w:date="2025-09-27T11:19:00Z" w:initials="HW">
    <w:p w14:paraId="417769BE" w14:textId="6DD263C2" w:rsidR="00AA4328" w:rsidRDefault="00AA4328">
      <w:pPr>
        <w:pStyle w:val="CommentText"/>
      </w:pPr>
      <w:r>
        <w:rPr>
          <w:rStyle w:val="CommentReference"/>
        </w:rPr>
        <w:annotationRef/>
      </w:r>
      <w:r>
        <w:t>Citation in superscript font</w:t>
      </w:r>
    </w:p>
  </w:comment>
  <w:comment w:id="136" w:author="Ana Eguiguren" w:date="2025-09-25T20:49:00Z" w:initials="AE">
    <w:p w14:paraId="02109BD9" w14:textId="77777777" w:rsidR="001859B4" w:rsidRDefault="001859B4" w:rsidP="001859B4">
      <w:r>
        <w:rPr>
          <w:rStyle w:val="CommentReference"/>
        </w:rPr>
        <w:annotationRef/>
      </w:r>
      <w:r>
        <w:rPr>
          <w:sz w:val="20"/>
          <w:szCs w:val="20"/>
        </w:rPr>
        <w:t>CC: I don’t think this is necessarily a contrast is it? Because the overall growth rate could slow, but if investment shifts to mostly just growing the nose (slowly) you could still see the observed relationship between NR and TL, right?</w:t>
      </w:r>
    </w:p>
  </w:comment>
  <w:comment w:id="137" w:author="Ana Eguiguren" w:date="2025-09-25T20:49:00Z" w:initials="AE">
    <w:p w14:paraId="58D13111" w14:textId="77777777" w:rsidR="001859B4" w:rsidRDefault="001859B4" w:rsidP="001859B4">
      <w:r>
        <w:rPr>
          <w:rStyle w:val="CommentReference"/>
        </w:rPr>
        <w:annotationRef/>
      </w:r>
      <w:r>
        <w:rPr>
          <w:sz w:val="20"/>
          <w:szCs w:val="20"/>
        </w:rPr>
        <w:t>true!</w:t>
      </w:r>
    </w:p>
  </w:comment>
  <w:comment w:id="138" w:author="Hal Whitehead" w:date="2025-09-27T11:23:00Z" w:initials="HW">
    <w:p w14:paraId="70A91282" w14:textId="13266CD2" w:rsidR="00AA4328" w:rsidRDefault="00AA4328">
      <w:pPr>
        <w:pStyle w:val="CommentText"/>
      </w:pPr>
      <w:r>
        <w:rPr>
          <w:rStyle w:val="CommentReference"/>
        </w:rPr>
        <w:annotationRef/>
      </w:r>
      <w:r>
        <w:t xml:space="preserve">I am not sure this quite makes sense.  If length stops increasing, then there is no shift along the x-axis of your diagrams.  I would </w:t>
      </w:r>
      <w:r w:rsidR="009D50AB">
        <w:t>replace the highlighted text with something like “relative to length”’</w:t>
      </w:r>
    </w:p>
  </w:comment>
  <w:comment w:id="139" w:author="Christine K" w:date="2025-09-26T14:18:00Z" w:initials="CK">
    <w:p w14:paraId="051DCD8F" w14:textId="77777777" w:rsidR="00750F33" w:rsidRDefault="00750F33" w:rsidP="00750F33">
      <w:pPr>
        <w:pStyle w:val="CommentText"/>
      </w:pPr>
      <w:r>
        <w:rPr>
          <w:rStyle w:val="CommentReference"/>
        </w:rPr>
        <w:annotationRef/>
      </w:r>
      <w:r>
        <w:t>Add a ref?</w:t>
      </w:r>
    </w:p>
  </w:comment>
  <w:comment w:id="140" w:author="Ana Eguiguren" w:date="2025-09-25T20:49:00Z" w:initials="AE">
    <w:p w14:paraId="423AAEAB" w14:textId="61A07964" w:rsidR="00D07A18" w:rsidRDefault="00D07A18" w:rsidP="00D07A18">
      <w:r>
        <w:rPr>
          <w:rStyle w:val="CommentReference"/>
        </w:rPr>
        <w:annotationRef/>
      </w:r>
      <w:r>
        <w:rPr>
          <w:sz w:val="20"/>
          <w:szCs w:val="20"/>
        </w:rPr>
        <w:t>CC: This wording is a bit unclear to me</w:t>
      </w:r>
    </w:p>
  </w:comment>
  <w:comment w:id="141" w:author="Christine K" w:date="2025-09-26T14:19:00Z" w:initials="CK">
    <w:p w14:paraId="36C2A9B1" w14:textId="77777777" w:rsidR="00750F33" w:rsidRDefault="00750F33" w:rsidP="00750F33">
      <w:pPr>
        <w:pStyle w:val="CommentText"/>
      </w:pPr>
      <w:r>
        <w:rPr>
          <w:rStyle w:val="CommentReference"/>
        </w:rPr>
        <w:annotationRef/>
      </w:r>
      <w:r>
        <w:t>Missing a verb?</w:t>
      </w:r>
    </w:p>
  </w:comment>
  <w:comment w:id="142" w:author="Balaena Institute whitehead" w:date="2025-07-30T13:54:00Z" w:initials="Bw">
    <w:p w14:paraId="65DE1201" w14:textId="0707CF58" w:rsidR="00B80788" w:rsidRDefault="00B80788" w:rsidP="00B80788">
      <w:pPr>
        <w:pStyle w:val="CommentText"/>
      </w:pPr>
      <w:r>
        <w:rPr>
          <w:rStyle w:val="CommentReference"/>
        </w:rPr>
        <w:annotationRef/>
      </w:r>
      <w:r>
        <w:t>Monitor fluctuations in fat in nose?</w:t>
      </w:r>
    </w:p>
  </w:comment>
  <w:comment w:id="143" w:author="Ana Eguiguren" w:date="2025-09-25T20:50:00Z" w:initials="AE">
    <w:p w14:paraId="4B04C5A4" w14:textId="77777777" w:rsidR="00D07A18" w:rsidRDefault="00D07A18" w:rsidP="00D07A18">
      <w:r>
        <w:rPr>
          <w:rStyle w:val="CommentReference"/>
        </w:rPr>
        <w:annotationRef/>
      </w:r>
      <w:r>
        <w:rPr>
          <w:sz w:val="20"/>
          <w:szCs w:val="20"/>
        </w:rPr>
        <w:t>CC: Unless you are intentionally re-spelling out each acronym at the start of each subsection (but I don’t think you need to)</w:t>
      </w:r>
    </w:p>
  </w:comment>
  <w:comment w:id="145" w:author="Christine K" w:date="2025-09-26T14:29:00Z" w:initials="CK">
    <w:p w14:paraId="24BF2ADA" w14:textId="77777777" w:rsidR="00750F33" w:rsidRDefault="00750F33" w:rsidP="00750F33">
      <w:pPr>
        <w:pStyle w:val="CommentText"/>
      </w:pPr>
      <w:r>
        <w:rPr>
          <w:rStyle w:val="CommentReference"/>
        </w:rPr>
        <w:annotationRef/>
      </w:r>
      <w:r>
        <w:t>Word choice seems odd to me. See if you like this reword</w:t>
      </w:r>
    </w:p>
  </w:comment>
  <w:comment w:id="144" w:author="Ana Eguiguren" w:date="2025-09-25T20:34:00Z" w:initials="AE">
    <w:p w14:paraId="69807D91" w14:textId="2252472C" w:rsidR="00EF514B" w:rsidRDefault="00EF514B" w:rsidP="00EF514B">
      <w:r>
        <w:rPr>
          <w:rStyle w:val="CommentReference"/>
        </w:rPr>
        <w:annotationRef/>
      </w:r>
      <w:r>
        <w:rPr>
          <w:sz w:val="20"/>
          <w:szCs w:val="20"/>
        </w:rPr>
        <w:t>This is the missing whale!</w:t>
      </w:r>
    </w:p>
  </w:comment>
  <w:comment w:id="146" w:author="Ana Eguiguren" w:date="2025-09-25T20:50:00Z" w:initials="AE">
    <w:p w14:paraId="1F38E861" w14:textId="77777777" w:rsidR="00E420B9" w:rsidRDefault="00E420B9" w:rsidP="00E420B9">
      <w:r>
        <w:rPr>
          <w:rStyle w:val="CommentReference"/>
        </w:rPr>
        <w:annotationRef/>
      </w:r>
      <w:r>
        <w:rPr>
          <w:sz w:val="20"/>
          <w:szCs w:val="20"/>
        </w:rPr>
        <w:t>CC: 4/7 had high, 2/7 were uncertain - what about the last one?</w:t>
      </w:r>
    </w:p>
    <w:p w14:paraId="65379AD1" w14:textId="77777777" w:rsidR="00E420B9" w:rsidRDefault="00E420B9" w:rsidP="00E420B9">
      <w:r>
        <w:rPr>
          <w:sz w:val="20"/>
          <w:szCs w:val="20"/>
        </w:rPr>
        <w:t>Also, I found the flow a bit disjointed here. Maybe this re-ordering helps?</w:t>
      </w:r>
    </w:p>
  </w:comment>
  <w:comment w:id="147" w:author="Ana Eguiguren" w:date="2025-09-25T20:51:00Z" w:initials="AE">
    <w:p w14:paraId="213B2C01" w14:textId="77777777" w:rsidR="00E420B9" w:rsidRDefault="00E420B9" w:rsidP="00E420B9">
      <w:r>
        <w:rPr>
          <w:rStyle w:val="CommentReference"/>
        </w:rPr>
        <w:annotationRef/>
      </w:r>
      <w:r>
        <w:rPr>
          <w:sz w:val="20"/>
          <w:szCs w:val="20"/>
        </w:rPr>
        <w:t>Missing whale mentioned above! I reorganized this bit a little too!</w:t>
      </w:r>
    </w:p>
    <w:p w14:paraId="7613E14D" w14:textId="77777777" w:rsidR="00E420B9" w:rsidRDefault="00E420B9" w:rsidP="00E420B9"/>
  </w:comment>
  <w:comment w:id="148" w:author="Ana Eguiguren" w:date="2025-09-25T21:26:00Z" w:initials="AE">
    <w:p w14:paraId="0D514784" w14:textId="77777777" w:rsidR="00943EA6" w:rsidRDefault="00943EA6" w:rsidP="00943EA6">
      <w:r>
        <w:rPr>
          <w:rStyle w:val="CommentReference"/>
        </w:rPr>
        <w:annotationRef/>
      </w:r>
      <w:r>
        <w:rPr>
          <w:sz w:val="20"/>
          <w:szCs w:val="20"/>
        </w:rPr>
        <w:t>CC: I keep forgetting that there is a distinction between adult and mature. Probably that’s on me, since I do think you lay it out clearly. But this might be something other readers trip up on too, since the words feel kind of synonymous</w:t>
      </w:r>
    </w:p>
  </w:comment>
  <w:comment w:id="149" w:author="Ana Eguiguren" w:date="2025-09-25T21:27:00Z" w:initials="AE">
    <w:p w14:paraId="0A4304C0" w14:textId="77777777" w:rsidR="00943EA6" w:rsidRDefault="00943EA6" w:rsidP="00943EA6">
      <w:r>
        <w:rPr>
          <w:rStyle w:val="CommentReference"/>
        </w:rPr>
        <w:annotationRef/>
      </w:r>
      <w:r>
        <w:rPr>
          <w:sz w:val="20"/>
          <w:szCs w:val="20"/>
        </w:rPr>
        <w:t>I may leave it in for now just because we defined in the table - but agree that it is not super intuitive</w:t>
      </w:r>
    </w:p>
  </w:comment>
  <w:comment w:id="150" w:author="Ana Eguiguren" w:date="2025-09-25T21:28:00Z" w:initials="AE">
    <w:p w14:paraId="0240CCFB" w14:textId="77777777" w:rsidR="00943EA6" w:rsidRDefault="00943EA6" w:rsidP="00943EA6">
      <w:r>
        <w:rPr>
          <w:rStyle w:val="CommentReference"/>
        </w:rPr>
        <w:annotationRef/>
      </w:r>
      <w:r>
        <w:rPr>
          <w:sz w:val="20"/>
          <w:szCs w:val="20"/>
        </w:rPr>
        <w:t xml:space="preserve">I think we do know Rounder and Canopener were relatively young, but I guess I don’t mention their approximate ages in that paper. So may be best to just leave this out. </w:t>
      </w:r>
    </w:p>
  </w:comment>
  <w:comment w:id="151" w:author="Christine K" w:date="2025-09-26T14:33:00Z" w:initials="CK">
    <w:p w14:paraId="53BF1B14" w14:textId="77777777" w:rsidR="00BB2C97" w:rsidRDefault="00BB2C97" w:rsidP="00BB2C97">
      <w:pPr>
        <w:pStyle w:val="CommentText"/>
      </w:pPr>
      <w:r>
        <w:rPr>
          <w:rStyle w:val="CommentReference"/>
        </w:rPr>
        <w:annotationRef/>
      </w:r>
      <w:r>
        <w:t>Above says 3 + 1?</w:t>
      </w:r>
    </w:p>
  </w:comment>
  <w:comment w:id="153" w:author="Ana Eguiguren" w:date="2025-09-25T21:29:00Z" w:initials="AE">
    <w:p w14:paraId="0F208D5C" w14:textId="16133DC4" w:rsidR="00943EA6" w:rsidRDefault="00943EA6" w:rsidP="00943EA6">
      <w:r>
        <w:rPr>
          <w:rStyle w:val="CommentReference"/>
        </w:rPr>
        <w:annotationRef/>
      </w:r>
      <w:r>
        <w:rPr>
          <w:sz w:val="20"/>
          <w:szCs w:val="20"/>
        </w:rPr>
        <w:t>CC: ‘Applications’ almost feels like a more fitting heading</w:t>
      </w:r>
    </w:p>
  </w:comment>
  <w:comment w:id="154" w:author="Ana Eguiguren" w:date="2025-09-25T21:31:00Z" w:initials="AE">
    <w:p w14:paraId="77C748D2" w14:textId="77777777" w:rsidR="00943EA6" w:rsidRDefault="00943EA6" w:rsidP="00943EA6">
      <w:r>
        <w:rPr>
          <w:rStyle w:val="CommentReference"/>
        </w:rPr>
        <w:annotationRef/>
      </w:r>
      <w:r>
        <w:rPr>
          <w:sz w:val="20"/>
          <w:szCs w:val="20"/>
        </w:rPr>
        <w:t>CC: And which sex provides care - e.g. to immature males contribute</w:t>
      </w:r>
    </w:p>
  </w:comment>
  <w:comment w:id="155" w:author="Ana Eguiguren" w:date="2025-09-25T21:34:00Z" w:initials="AE">
    <w:p w14:paraId="47998AC2" w14:textId="77777777" w:rsidR="00400B43" w:rsidRDefault="00400B43" w:rsidP="00400B43">
      <w:r>
        <w:rPr>
          <w:rStyle w:val="CommentReference"/>
        </w:rPr>
        <w:annotationRef/>
      </w:r>
      <w:r>
        <w:rPr>
          <w:sz w:val="20"/>
          <w:szCs w:val="20"/>
        </w:rPr>
        <w:t>CC: Or also just the total nose size (not it's ratio to body size)</w:t>
      </w:r>
    </w:p>
  </w:comment>
  <w:comment w:id="156" w:author="Ana Eguiguren" w:date="2025-09-25T21:34:00Z" w:initials="AE">
    <w:p w14:paraId="3E634B3B" w14:textId="77777777" w:rsidR="00400B43" w:rsidRDefault="00400B43" w:rsidP="00400B43">
      <w:r>
        <w:rPr>
          <w:rStyle w:val="CommentReference"/>
        </w:rPr>
        <w:annotationRef/>
      </w:r>
      <w:r>
        <w:rPr>
          <w:sz w:val="20"/>
          <w:szCs w:val="20"/>
        </w:rPr>
        <w:t>CC: Would be relevant to mention that knowing sex helps with population models too</w:t>
      </w:r>
    </w:p>
  </w:comment>
  <w:comment w:id="157" w:author="Hal Whitehead" w:date="2025-08-08T14:57:00Z" w:initials="HW">
    <w:p w14:paraId="4D4A5054" w14:textId="5CD0F3CE" w:rsidR="00DA2810" w:rsidRDefault="00DA2810">
      <w:pPr>
        <w:pStyle w:val="CommentText"/>
      </w:pPr>
      <w:r>
        <w:rPr>
          <w:rStyle w:val="CommentReference"/>
        </w:rPr>
        <w:annotationRef/>
      </w:r>
      <w:r>
        <w:t>What about large-scale samples? e.g.  from hunting or commercial harvesting.</w:t>
      </w:r>
    </w:p>
  </w:comment>
  <w:comment w:id="158" w:author="Ana Eguiguren" w:date="2025-09-25T21:37:00Z" w:initials="AE">
    <w:p w14:paraId="4D90024A" w14:textId="77777777" w:rsidR="00400B43" w:rsidRDefault="00400B43" w:rsidP="00400B43">
      <w:r>
        <w:rPr>
          <w:rStyle w:val="CommentReference"/>
        </w:rPr>
        <w:annotationRef/>
      </w:r>
      <w:r>
        <w:rPr>
          <w:sz w:val="20"/>
          <w:szCs w:val="20"/>
        </w:rPr>
        <w:t>CC: This example seems odd to me, since you can’t go back to just after whaling ended to take photogrammetry - if you mean comparing whaling derived estimates to what you can get now, it would be good to male that clear</w:t>
      </w:r>
    </w:p>
  </w:comment>
  <w:comment w:id="159" w:author="Ana Eguiguren" w:date="2025-09-25T21:37:00Z" w:initials="AE">
    <w:p w14:paraId="06FB63BC" w14:textId="77777777" w:rsidR="00400B43" w:rsidRDefault="00400B43" w:rsidP="00400B43">
      <w:r>
        <w:rPr>
          <w:rStyle w:val="CommentReference"/>
        </w:rPr>
        <w:annotationRef/>
      </w:r>
      <w:r>
        <w:rPr>
          <w:sz w:val="20"/>
          <w:szCs w:val="20"/>
        </w:rPr>
        <w:t>CC: Since the first sentence is about sex, it seems like that’s what the examples should be about</w:t>
      </w:r>
    </w:p>
  </w:comment>
  <w:comment w:id="160" w:author="Ana Eguiguren" w:date="2025-09-25T21:41:00Z" w:initials="AE">
    <w:p w14:paraId="1F1233CC" w14:textId="77777777" w:rsidR="00D5751C" w:rsidRDefault="00D5751C" w:rsidP="00D5751C">
      <w:r>
        <w:rPr>
          <w:rStyle w:val="CommentReference"/>
        </w:rPr>
        <w:annotationRef/>
      </w:r>
      <w:r>
        <w:rPr>
          <w:sz w:val="20"/>
          <w:szCs w:val="20"/>
        </w:rPr>
        <w:t>This doesn’t really overcome the limitation of not being able to generalize across regions for all the reasons mentioned about. So, you might want to rephrase this.</w:t>
      </w:r>
    </w:p>
    <w:p w14:paraId="1859D1E8" w14:textId="77777777" w:rsidR="00D5751C" w:rsidRDefault="00D5751C" w:rsidP="00D5751C">
      <w:r>
        <w:rPr>
          <w:sz w:val="20"/>
          <w:szCs w:val="20"/>
        </w:rP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 w:id="161" w:author="Ana Eguiguren" w:date="2025-09-25T21:43:00Z" w:initials="AE">
    <w:p w14:paraId="4AE4C3DF" w14:textId="77777777" w:rsidR="00D5751C" w:rsidRDefault="00D5751C" w:rsidP="00D5751C">
      <w:r>
        <w:rPr>
          <w:rStyle w:val="CommentReference"/>
        </w:rPr>
        <w:annotationRef/>
      </w:r>
      <w:r>
        <w:rPr>
          <w:sz w:val="20"/>
          <w:szCs w:val="20"/>
        </w:rPr>
        <w:t>moved it here</w:t>
      </w:r>
    </w:p>
  </w:comment>
  <w:comment w:id="162" w:author="Ana Eguiguren" w:date="2025-09-25T21:40:00Z" w:initials="AE">
    <w:p w14:paraId="510FE1AA" w14:textId="446D1E2B" w:rsidR="00D5751C" w:rsidRDefault="00D5751C" w:rsidP="00D5751C">
      <w:r>
        <w:rPr>
          <w:rStyle w:val="CommentReference"/>
        </w:rPr>
        <w:annotationRef/>
      </w:r>
      <w:r>
        <w:rPr>
          <w:sz w:val="20"/>
          <w:szCs w:val="20"/>
        </w:rPr>
        <w:t>CC: I’m not sure what you mean by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6406A" w15:done="0"/>
  <w15:commentEx w15:paraId="688A1FFA" w15:done="1"/>
  <w15:commentEx w15:paraId="3A42652F" w15:done="1"/>
  <w15:commentEx w15:paraId="6629139C" w15:done="1"/>
  <w15:commentEx w15:paraId="154A468C" w15:done="1"/>
  <w15:commentEx w15:paraId="0B639B3D" w15:paraIdParent="154A468C" w15:done="1"/>
  <w15:commentEx w15:paraId="43C50206" w15:paraIdParent="154A468C" w15:done="1"/>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5B89AEF1" w15:paraIdParent="581AC800" w15:done="0"/>
  <w15:commentEx w15:paraId="2263BC0B" w15:done="1"/>
  <w15:commentEx w15:paraId="15BED8A3" w15:done="0"/>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1"/>
  <w15:commentEx w15:paraId="67888BE1" w15:done="1"/>
  <w15:commentEx w15:paraId="77DC2DC6" w15:done="1"/>
  <w15:commentEx w15:paraId="4C30B266" w15:done="1"/>
  <w15:commentEx w15:paraId="64FE5285" w15:done="1"/>
  <w15:commentEx w15:paraId="50F34935" w15:done="1"/>
  <w15:commentEx w15:paraId="495CC9C5" w15:done="1"/>
  <w15:commentEx w15:paraId="44ED7E55" w15:paraIdParent="495CC9C5" w15:done="1"/>
  <w15:commentEx w15:paraId="07DA612A" w15:done="1"/>
  <w15:commentEx w15:paraId="1D91B032" w15:done="1"/>
  <w15:commentEx w15:paraId="405796F4" w15:done="1"/>
  <w15:commentEx w15:paraId="5094F4FF" w15:done="1"/>
  <w15:commentEx w15:paraId="33616C6C" w15:done="1"/>
  <w15:commentEx w15:paraId="5928CE04"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1"/>
  <w15:commentEx w15:paraId="1F9AD214" w15:done="1"/>
  <w15:commentEx w15:paraId="3BF1FDEF" w15:paraIdParent="1F9AD214" w15:done="1"/>
  <w15:commentEx w15:paraId="12CF21BC" w15:paraIdParent="1F9AD214" w15:done="1"/>
  <w15:commentEx w15:paraId="4D3C51BA" w15:paraIdParent="1F9AD214" w15:done="1"/>
  <w15:commentEx w15:paraId="754A14D2" w15:done="1"/>
  <w15:commentEx w15:paraId="30F50BA1" w15:done="1"/>
  <w15:commentEx w15:paraId="5A3A49C0" w15:done="1"/>
  <w15:commentEx w15:paraId="6AD6A7AB" w15:done="1"/>
  <w15:commentEx w15:paraId="4111D8C9" w15:done="1"/>
  <w15:commentEx w15:paraId="3B497E28" w15:paraIdParent="4111D8C9" w15:done="1"/>
  <w15:commentEx w15:paraId="0B7A8E2D" w15:paraIdParent="4111D8C9" w15:done="1"/>
  <w15:commentEx w15:paraId="26701014" w15:done="1"/>
  <w15:commentEx w15:paraId="2EB298CA" w15:paraIdParent="26701014" w15:done="1"/>
  <w15:commentEx w15:paraId="57DABE52" w15:done="1"/>
  <w15:commentEx w15:paraId="0D693BEA" w15:done="1"/>
  <w15:commentEx w15:paraId="3DA885F7" w15:paraIdParent="0D693BEA" w15:done="1"/>
  <w15:commentEx w15:paraId="4D8C10F6" w15:paraIdParent="0D693BEA" w15:done="1"/>
  <w15:commentEx w15:paraId="35325731" w15:done="1"/>
  <w15:commentEx w15:paraId="0DB15B66" w15:done="0"/>
  <w15:commentEx w15:paraId="63B814F0" w15:done="1"/>
  <w15:commentEx w15:paraId="0E1926C5" w15:done="1"/>
  <w15:commentEx w15:paraId="631A642A" w15:done="1"/>
  <w15:commentEx w15:paraId="2DD75A1F" w15:done="1"/>
  <w15:commentEx w15:paraId="6116607B" w15:done="1"/>
  <w15:commentEx w15:paraId="5C944FAD" w15:done="1"/>
  <w15:commentEx w15:paraId="5C706169" w15:done="1"/>
  <w15:commentEx w15:paraId="140C3D12" w15:done="1"/>
  <w15:commentEx w15:paraId="29F5CA7A" w15:done="1"/>
  <w15:commentEx w15:paraId="782E5704" w15:done="1"/>
  <w15:commentEx w15:paraId="2A35AC57" w15:done="1"/>
  <w15:commentEx w15:paraId="266D0362" w15:done="1"/>
  <w15:commentEx w15:paraId="3901FA41" w15:done="1"/>
  <w15:commentEx w15:paraId="4507D263" w15:done="1"/>
  <w15:commentEx w15:paraId="5332094E" w15:done="1"/>
  <w15:commentEx w15:paraId="01F0E173" w15:paraIdParent="5332094E" w15:done="1"/>
  <w15:commentEx w15:paraId="379BD7E1" w15:paraIdParent="5332094E" w15:done="1"/>
  <w15:commentEx w15:paraId="1C2C1688" w15:done="1"/>
  <w15:commentEx w15:paraId="52CB9321" w15:paraIdParent="1C2C1688" w15:done="1"/>
  <w15:commentEx w15:paraId="5E55CFD6" w15:done="1"/>
  <w15:commentEx w15:paraId="1D1324A7" w15:paraIdParent="5E55CFD6" w15:done="1"/>
  <w15:commentEx w15:paraId="0271E154" w15:done="1"/>
  <w15:commentEx w15:paraId="77AA236A" w15:paraIdParent="0271E154" w15:done="1"/>
  <w15:commentEx w15:paraId="2066E32A" w15:done="1"/>
  <w15:commentEx w15:paraId="673DF71F" w15:paraIdParent="2066E32A" w15:done="1"/>
  <w15:commentEx w15:paraId="417769BE" w15:done="0"/>
  <w15:commentEx w15:paraId="02109BD9" w15:done="1"/>
  <w15:commentEx w15:paraId="58D13111" w15:paraIdParent="02109BD9" w15:done="1"/>
  <w15:commentEx w15:paraId="70A91282" w15:done="1"/>
  <w15:commentEx w15:paraId="051DCD8F" w15:done="1"/>
  <w15:commentEx w15:paraId="423AAEAB" w15:done="1"/>
  <w15:commentEx w15:paraId="36C2A9B1" w15:done="1"/>
  <w15:commentEx w15:paraId="65DE1201" w15:done="1"/>
  <w15:commentEx w15:paraId="4B04C5A4" w15:done="1"/>
  <w15:commentEx w15:paraId="24BF2ADA" w15:done="1"/>
  <w15:commentEx w15:paraId="69807D91" w15:done="1"/>
  <w15:commentEx w15:paraId="65379AD1" w15:done="1"/>
  <w15:commentEx w15:paraId="7613E14D" w15:paraIdParent="65379AD1" w15:done="1"/>
  <w15:commentEx w15:paraId="0D514784" w15:done="0"/>
  <w15:commentEx w15:paraId="0A4304C0" w15:paraIdParent="0D514784" w15:done="0"/>
  <w15:commentEx w15:paraId="0240CCFB" w15:done="1"/>
  <w15:commentEx w15:paraId="53BF1B14" w15:done="0"/>
  <w15:commentEx w15:paraId="0F208D5C" w15:done="1"/>
  <w15:commentEx w15:paraId="77C748D2" w15:done="1"/>
  <w15:commentEx w15:paraId="47998AC2" w15:done="1"/>
  <w15:commentEx w15:paraId="3E634B3B" w15:done="1"/>
  <w15:commentEx w15:paraId="4D4A5054" w15:done="1"/>
  <w15:commentEx w15:paraId="4D90024A" w15:done="1"/>
  <w15:commentEx w15:paraId="06FB63BC" w15:done="1"/>
  <w15:commentEx w15:paraId="1859D1E8" w15:done="0"/>
  <w15:commentEx w15:paraId="4AE4C3DF" w15:paraIdParent="1859D1E8" w15:done="0"/>
  <w15:commentEx w15:paraId="510FE1A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445823" w16cex:dateUtc="2025-09-26T01:04:00Z"/>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2B406737" w16cex:dateUtc="2025-09-26T19:45: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6CAC59BD" w16cex:dateUtc="2025-09-26T19:54:00Z"/>
  <w16cex:commentExtensible w16cex:durableId="7995D275" w16cex:dateUtc="2025-08-01T16:14:00Z"/>
  <w16cex:commentExtensible w16cex:durableId="60922118" w16cex:dateUtc="2025-09-26T19:55: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5EBFBDBF" w16cex:dateUtc="2025-09-19T19:10:00Z"/>
  <w16cex:commentExtensible w16cex:durableId="2D447842" w16cex:dateUtc="2025-09-26T20:12:00Z"/>
  <w16cex:commentExtensible w16cex:durableId="561E5608" w16cex:dateUtc="2025-09-26T20:16:00Z"/>
  <w16cex:commentExtensible w16cex:durableId="716BF3AA" w16cex:dateUtc="2025-07-09T09:32: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18217BA2" w16cex:dateUtc="2025-09-26T20:27: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7B1DF619" w16cex:dateUtc="2025-09-26T20:35:00Z"/>
  <w16cex:commentExtensible w16cex:durableId="0C2175A4" w16cex:dateUtc="2025-08-09T21:15:00Z"/>
  <w16cex:commentExtensible w16cex:durableId="341D83D5" w16cex:dateUtc="2025-08-27T15:30:00Z"/>
  <w16cex:commentExtensible w16cex:durableId="2FAC2836" w16cex:dateUtc="2025-09-26T20:44:00Z"/>
  <w16cex:commentExtensible w16cex:durableId="1690F81E" w16cex:dateUtc="2025-08-07T23:42:00Z"/>
  <w16cex:commentExtensible w16cex:durableId="2AEC1E0F" w16cex:dateUtc="2025-08-27T15:30:00Z"/>
  <w16cex:commentExtensible w16cex:durableId="407F74C0" w16cex:dateUtc="2025-08-09T20:59:00Z"/>
  <w16cex:commentExtensible w16cex:durableId="587603BF" w16cex:dateUtc="2025-08-07T23:47:00Z"/>
  <w16cex:commentExtensible w16cex:durableId="497B9F46" w16cex:dateUtc="2025-08-27T15:32:00Z"/>
  <w16cex:commentExtensible w16cex:durableId="2DE13EF3" w16cex:dateUtc="2025-09-26T20:50:00Z"/>
  <w16cex:commentExtensible w16cex:durableId="57B30108" w16cex:dateUtc="2025-09-26T20:53:00Z"/>
  <w16cex:commentExtensible w16cex:durableId="5BFAFCB2" w16cex:dateUtc="2025-09-26T20:55:00Z"/>
  <w16cex:commentExtensible w16cex:durableId="6655478D" w16cex:dateUtc="2025-08-09T20:59:00Z"/>
  <w16cex:commentExtensible w16cex:durableId="4188C799" w16cex:dateUtc="2025-09-25T13:48:00Z"/>
  <w16cex:commentExtensible w16cex:durableId="53C82E51" w16cex:dateUtc="2025-09-25T13:50:00Z"/>
  <w16cex:commentExtensible w16cex:durableId="637E541A" w16cex:dateUtc="2025-09-25T13:54:00Z"/>
  <w16cex:commentExtensible w16cex:durableId="5C4E229A" w16cex:dateUtc="2025-09-25T13:56:00Z"/>
  <w16cex:commentExtensible w16cex:durableId="6B61AD45" w16cex:dateUtc="2025-09-25T14:17:00Z"/>
  <w16cex:commentExtensible w16cex:durableId="2FB93B88" w16cex:dateUtc="2025-07-30T16:37:00Z"/>
  <w16cex:commentExtensible w16cex:durableId="6DD2F1EC" w16cex:dateUtc="2025-09-26T21:01:00Z"/>
  <w16cex:commentExtensible w16cex:durableId="5ED6C45D" w16cex:dateUtc="2025-09-25T14:18:00Z"/>
  <w16cex:commentExtensible w16cex:durableId="0BE6B6DC" w16cex:dateUtc="2025-09-27T14:04:00Z"/>
  <w16cex:commentExtensible w16cex:durableId="7B71038B" w16cex:dateUtc="2025-09-25T14:21:00Z"/>
  <w16cex:commentExtensible w16cex:durableId="3AFB6D99" w16cex:dateUtc="2025-09-25T14:44:00Z"/>
  <w16cex:commentExtensible w16cex:durableId="435F5FB4" w16cex:dateUtc="2025-09-25T14:46:00Z"/>
  <w16cex:commentExtensible w16cex:durableId="05999614" w16cex:dateUtc="2025-09-26T21:07:00Z"/>
  <w16cex:commentExtensible w16cex:durableId="0A1AD36C" w16cex:dateUtc="2025-09-25T23:43:00Z"/>
  <w16cex:commentExtensible w16cex:durableId="681A1FDE" w16cex:dateUtc="2025-09-25T23:43:00Z"/>
  <w16cex:commentExtensible w16cex:durableId="2E81EBEF" w16cex:dateUtc="2025-09-26T21:09:00Z"/>
  <w16cex:commentExtensible w16cex:durableId="037A6E77" w16cex:dateUtc="2025-09-25T23:44:00Z"/>
  <w16cex:commentExtensible w16cex:durableId="009DC390" w16cex:dateUtc="2025-09-25T23:44: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37D573D6" w16cex:dateUtc="2025-09-27T14:19:00Z"/>
  <w16cex:commentExtensible w16cex:durableId="79ECD8C0" w16cex:dateUtc="2025-09-25T23:49:00Z"/>
  <w16cex:commentExtensible w16cex:durableId="3E2590AC" w16cex:dateUtc="2025-09-25T23:49:00Z"/>
  <w16cex:commentExtensible w16cex:durableId="0DF6642E" w16cex:dateUtc="2025-09-27T14:23:00Z"/>
  <w16cex:commentExtensible w16cex:durableId="14572E90" w16cex:dateUtc="2025-09-26T21:18:00Z"/>
  <w16cex:commentExtensible w16cex:durableId="34EBD63C" w16cex:dateUtc="2025-09-25T23:49:00Z"/>
  <w16cex:commentExtensible w16cex:durableId="78015381" w16cex:dateUtc="2025-09-26T21:19:00Z"/>
  <w16cex:commentExtensible w16cex:durableId="4756AA69" w16cex:dateUtc="2025-07-30T16:54:00Z"/>
  <w16cex:commentExtensible w16cex:durableId="43FB6607" w16cex:dateUtc="2025-09-25T23:50:00Z"/>
  <w16cex:commentExtensible w16cex:durableId="64B644A6" w16cex:dateUtc="2025-09-26T21:29:00Z"/>
  <w16cex:commentExtensible w16cex:durableId="0786F2A6" w16cex:dateUtc="2025-09-25T23:34:00Z"/>
  <w16cex:commentExtensible w16cex:durableId="20E32ECA" w16cex:dateUtc="2025-09-25T23:50:00Z"/>
  <w16cex:commentExtensible w16cex:durableId="52AA1B19" w16cex:dateUtc="2025-09-25T23:51:00Z"/>
  <w16cex:commentExtensible w16cex:durableId="0864B6A3" w16cex:dateUtc="2025-09-26T00:26:00Z"/>
  <w16cex:commentExtensible w16cex:durableId="3EA083B1" w16cex:dateUtc="2025-09-26T00:27:00Z">
    <w16cex:extLst>
      <w16:ext w16:uri="{CE6994B0-6A32-4C9F-8C6B-6E91EDA988CE}">
        <cr:reactions xmlns:cr="http://schemas.microsoft.com/office/comments/2020/reactions">
          <cr:reaction reactionType="1">
            <cr:reactionInfo dateUtc="2025-09-26T21:30:29Z">
              <cr:user userId="e5cdb86eeba46edf" userProvider="Windows Live" userName="Christine K"/>
            </cr:reactionInfo>
          </cr:reaction>
        </cr:reactions>
      </w16:ext>
    </w16cex:extLst>
  </w16cex:commentExtensible>
  <w16cex:commentExtensible w16cex:durableId="7CA950F1" w16cex:dateUtc="2025-09-26T00:28:00Z"/>
  <w16cex:commentExtensible w16cex:durableId="5E0D08EF" w16cex:dateUtc="2025-09-26T21:33:00Z"/>
  <w16cex:commentExtensible w16cex:durableId="749E7946" w16cex:dateUtc="2025-09-26T00:29:00Z"/>
  <w16cex:commentExtensible w16cex:durableId="2C7A025E" w16cex:dateUtc="2025-09-26T00:31:00Z"/>
  <w16cex:commentExtensible w16cex:durableId="4C414C60" w16cex:dateUtc="2025-09-26T00:34:00Z"/>
  <w16cex:commentExtensible w16cex:durableId="4489164E" w16cex:dateUtc="2025-09-26T00:34:00Z"/>
  <w16cex:commentExtensible w16cex:durableId="49A048FF" w16cex:dateUtc="2025-08-08T17:57:00Z"/>
  <w16cex:commentExtensible w16cex:durableId="7CC172AA" w16cex:dateUtc="2025-09-26T00:37:00Z"/>
  <w16cex:commentExtensible w16cex:durableId="4DBB92C9" w16cex:dateUtc="2025-09-26T00:37:00Z"/>
  <w16cex:commentExtensible w16cex:durableId="003EA8B5" w16cex:dateUtc="2025-09-26T00:41:00Z"/>
  <w16cex:commentExtensible w16cex:durableId="5EBBAA48" w16cex:dateUtc="2025-09-26T00:43:00Z"/>
  <w16cex:commentExtensible w16cex:durableId="6895E136" w16cex:dateUtc="2025-09-26T0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6406A" w16cid:durableId="2B445823"/>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3C50206" w16cid:durableId="2B406737"/>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5B89AEF1" w16cid:durableId="6CAC59BD"/>
  <w16cid:commentId w16cid:paraId="2263BC0B" w16cid:durableId="7995D275"/>
  <w16cid:commentId w16cid:paraId="15BED8A3" w16cid:durableId="60922118"/>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405796F4" w16cid:durableId="5EBFBDBF"/>
  <w16cid:commentId w16cid:paraId="5094F4FF" w16cid:durableId="2D447842"/>
  <w16cid:commentId w16cid:paraId="33616C6C" w16cid:durableId="561E5608"/>
  <w16cid:commentId w16cid:paraId="5928CE04" w16cid:durableId="716BF3AA"/>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4D3C51BA" w16cid:durableId="18217BA2"/>
  <w16cid:commentId w16cid:paraId="754A14D2" w16cid:durableId="0AC63820"/>
  <w16cid:commentId w16cid:paraId="30F50BA1" w16cid:durableId="319FE8C4"/>
  <w16cid:commentId w16cid:paraId="5A3A49C0" w16cid:durableId="5AF46EC7"/>
  <w16cid:commentId w16cid:paraId="6AD6A7AB" w16cid:durableId="7B1DF619"/>
  <w16cid:commentId w16cid:paraId="4111D8C9" w16cid:durableId="0C2175A4"/>
  <w16cid:commentId w16cid:paraId="3B497E28" w16cid:durableId="341D83D5"/>
  <w16cid:commentId w16cid:paraId="0B7A8E2D" w16cid:durableId="2FAC2836"/>
  <w16cid:commentId w16cid:paraId="26701014" w16cid:durableId="1690F81E"/>
  <w16cid:commentId w16cid:paraId="2EB298CA" w16cid:durableId="2AEC1E0F"/>
  <w16cid:commentId w16cid:paraId="57DABE52" w16cid:durableId="407F74C0"/>
  <w16cid:commentId w16cid:paraId="0D693BEA" w16cid:durableId="587603BF"/>
  <w16cid:commentId w16cid:paraId="3DA885F7" w16cid:durableId="497B9F46"/>
  <w16cid:commentId w16cid:paraId="4D8C10F6" w16cid:durableId="2DE13EF3"/>
  <w16cid:commentId w16cid:paraId="35325731" w16cid:durableId="57B30108"/>
  <w16cid:commentId w16cid:paraId="0DB15B66" w16cid:durableId="5BFAFCB2"/>
  <w16cid:commentId w16cid:paraId="63B814F0" w16cid:durableId="6655478D"/>
  <w16cid:commentId w16cid:paraId="0E1926C5" w16cid:durableId="4188C799"/>
  <w16cid:commentId w16cid:paraId="631A642A" w16cid:durableId="53C82E51"/>
  <w16cid:commentId w16cid:paraId="2DD75A1F" w16cid:durableId="637E541A"/>
  <w16cid:commentId w16cid:paraId="6116607B" w16cid:durableId="5C4E229A"/>
  <w16cid:commentId w16cid:paraId="5C944FAD" w16cid:durableId="6B61AD45"/>
  <w16cid:commentId w16cid:paraId="5C706169" w16cid:durableId="2FB93B88"/>
  <w16cid:commentId w16cid:paraId="140C3D12" w16cid:durableId="6DD2F1EC"/>
  <w16cid:commentId w16cid:paraId="29F5CA7A" w16cid:durableId="5ED6C45D"/>
  <w16cid:commentId w16cid:paraId="782E5704" w16cid:durableId="0BE6B6DC"/>
  <w16cid:commentId w16cid:paraId="2A35AC57" w16cid:durableId="7B71038B"/>
  <w16cid:commentId w16cid:paraId="266D0362" w16cid:durableId="3AFB6D99"/>
  <w16cid:commentId w16cid:paraId="3901FA41" w16cid:durableId="435F5FB4"/>
  <w16cid:commentId w16cid:paraId="4507D263" w16cid:durableId="05999614"/>
  <w16cid:commentId w16cid:paraId="5332094E" w16cid:durableId="0A1AD36C"/>
  <w16cid:commentId w16cid:paraId="01F0E173" w16cid:durableId="681A1FDE"/>
  <w16cid:commentId w16cid:paraId="379BD7E1" w16cid:durableId="2E81EBEF"/>
  <w16cid:commentId w16cid:paraId="1C2C1688" w16cid:durableId="037A6E77"/>
  <w16cid:commentId w16cid:paraId="52CB9321" w16cid:durableId="009DC390"/>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417769BE" w16cid:durableId="37D573D6"/>
  <w16cid:commentId w16cid:paraId="02109BD9" w16cid:durableId="79ECD8C0"/>
  <w16cid:commentId w16cid:paraId="58D13111" w16cid:durableId="3E2590AC"/>
  <w16cid:commentId w16cid:paraId="70A91282" w16cid:durableId="0DF6642E"/>
  <w16cid:commentId w16cid:paraId="051DCD8F" w16cid:durableId="14572E90"/>
  <w16cid:commentId w16cid:paraId="423AAEAB" w16cid:durableId="34EBD63C"/>
  <w16cid:commentId w16cid:paraId="36C2A9B1" w16cid:durableId="78015381"/>
  <w16cid:commentId w16cid:paraId="65DE1201" w16cid:durableId="4756AA69"/>
  <w16cid:commentId w16cid:paraId="4B04C5A4" w16cid:durableId="43FB6607"/>
  <w16cid:commentId w16cid:paraId="24BF2ADA" w16cid:durableId="64B644A6"/>
  <w16cid:commentId w16cid:paraId="69807D91" w16cid:durableId="0786F2A6"/>
  <w16cid:commentId w16cid:paraId="65379AD1" w16cid:durableId="20E32ECA"/>
  <w16cid:commentId w16cid:paraId="7613E14D" w16cid:durableId="52AA1B19"/>
  <w16cid:commentId w16cid:paraId="0D514784" w16cid:durableId="0864B6A3"/>
  <w16cid:commentId w16cid:paraId="0A4304C0" w16cid:durableId="3EA083B1"/>
  <w16cid:commentId w16cid:paraId="0240CCFB" w16cid:durableId="7CA950F1"/>
  <w16cid:commentId w16cid:paraId="53BF1B14" w16cid:durableId="5E0D08EF"/>
  <w16cid:commentId w16cid:paraId="0F208D5C" w16cid:durableId="749E7946"/>
  <w16cid:commentId w16cid:paraId="77C748D2" w16cid:durableId="2C7A025E"/>
  <w16cid:commentId w16cid:paraId="47998AC2" w16cid:durableId="4C414C60"/>
  <w16cid:commentId w16cid:paraId="3E634B3B" w16cid:durableId="4489164E"/>
  <w16cid:commentId w16cid:paraId="4D4A5054" w16cid:durableId="49A048FF"/>
  <w16cid:commentId w16cid:paraId="4D90024A" w16cid:durableId="7CC172AA"/>
  <w16cid:commentId w16cid:paraId="06FB63BC" w16cid:durableId="4DBB92C9"/>
  <w16cid:commentId w16cid:paraId="1859D1E8" w16cid:durableId="003EA8B5"/>
  <w16cid:commentId w16cid:paraId="4AE4C3DF" w16cid:durableId="5EBBAA48"/>
  <w16cid:commentId w16cid:paraId="510FE1AA" w16cid:durableId="6895E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0CAE50" w14:textId="77777777" w:rsidR="003470EE" w:rsidRPr="00EC30B6" w:rsidRDefault="003470EE">
      <w:pPr>
        <w:spacing w:after="0" w:line="240" w:lineRule="auto"/>
      </w:pPr>
      <w:r w:rsidRPr="00EC30B6">
        <w:separator/>
      </w:r>
    </w:p>
  </w:endnote>
  <w:endnote w:type="continuationSeparator" w:id="0">
    <w:p w14:paraId="2DAA2491" w14:textId="77777777" w:rsidR="003470EE" w:rsidRPr="00EC30B6" w:rsidRDefault="003470EE">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337CA" w14:textId="77777777" w:rsidR="003470EE" w:rsidRPr="00EC30B6" w:rsidRDefault="003470EE">
      <w:pPr>
        <w:spacing w:after="0" w:line="240" w:lineRule="auto"/>
      </w:pPr>
      <w:r w:rsidRPr="00EC30B6">
        <w:separator/>
      </w:r>
    </w:p>
  </w:footnote>
  <w:footnote w:type="continuationSeparator" w:id="0">
    <w:p w14:paraId="1B7586C4" w14:textId="77777777" w:rsidR="003470EE" w:rsidRPr="00EC30B6" w:rsidRDefault="003470EE">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rson w15:author="Christine K">
    <w15:presenceInfo w15:providerId="Windows Live" w15:userId="e5cdb86eeba46edf"/>
  </w15:person>
  <w15:person w15:author="Hal Whitehead">
    <w15:presenceInfo w15:providerId="AD" w15:userId="S::hwhitehe@dal.ca::d9bf6773-906a-4701-9c5f-9758a1d04144"/>
  </w15:person>
  <w15:person w15:author="David Gaspard">
    <w15:presenceInfo w15:providerId="Windows Live" w15:userId="dcc54ad55b3159f9"/>
  </w15:person>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8"/>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66B8"/>
    <w:rsid w:val="00077A16"/>
    <w:rsid w:val="00084287"/>
    <w:rsid w:val="000851A3"/>
    <w:rsid w:val="000943C9"/>
    <w:rsid w:val="00096326"/>
    <w:rsid w:val="000A251D"/>
    <w:rsid w:val="000A294B"/>
    <w:rsid w:val="000A3F2E"/>
    <w:rsid w:val="000A5484"/>
    <w:rsid w:val="000B0A39"/>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2150A"/>
    <w:rsid w:val="0012217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AE9"/>
    <w:rsid w:val="001763E2"/>
    <w:rsid w:val="00176570"/>
    <w:rsid w:val="001808C5"/>
    <w:rsid w:val="00180FEE"/>
    <w:rsid w:val="001823D3"/>
    <w:rsid w:val="001859B4"/>
    <w:rsid w:val="001874DC"/>
    <w:rsid w:val="00187C9B"/>
    <w:rsid w:val="00187FEE"/>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338D"/>
    <w:rsid w:val="0020623C"/>
    <w:rsid w:val="00207D2A"/>
    <w:rsid w:val="002108D2"/>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2E1"/>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373E4"/>
    <w:rsid w:val="0034086F"/>
    <w:rsid w:val="003470EE"/>
    <w:rsid w:val="00352471"/>
    <w:rsid w:val="00357E91"/>
    <w:rsid w:val="003603EC"/>
    <w:rsid w:val="0036256D"/>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9636A"/>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55E6"/>
    <w:rsid w:val="00415908"/>
    <w:rsid w:val="0042191B"/>
    <w:rsid w:val="0042222D"/>
    <w:rsid w:val="0042583D"/>
    <w:rsid w:val="00427786"/>
    <w:rsid w:val="0043369A"/>
    <w:rsid w:val="0043540B"/>
    <w:rsid w:val="00441A85"/>
    <w:rsid w:val="0044357B"/>
    <w:rsid w:val="004447D8"/>
    <w:rsid w:val="00453E9F"/>
    <w:rsid w:val="004547DE"/>
    <w:rsid w:val="00455635"/>
    <w:rsid w:val="00463573"/>
    <w:rsid w:val="00465567"/>
    <w:rsid w:val="00470354"/>
    <w:rsid w:val="00470B35"/>
    <w:rsid w:val="00470F5B"/>
    <w:rsid w:val="00474C79"/>
    <w:rsid w:val="00482938"/>
    <w:rsid w:val="004942FF"/>
    <w:rsid w:val="00496E63"/>
    <w:rsid w:val="00496FE0"/>
    <w:rsid w:val="0049768A"/>
    <w:rsid w:val="004A0225"/>
    <w:rsid w:val="004A6F11"/>
    <w:rsid w:val="004B023A"/>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214A"/>
    <w:rsid w:val="005155AC"/>
    <w:rsid w:val="00521BC2"/>
    <w:rsid w:val="005306CA"/>
    <w:rsid w:val="005337B0"/>
    <w:rsid w:val="00537252"/>
    <w:rsid w:val="00537453"/>
    <w:rsid w:val="00541397"/>
    <w:rsid w:val="005466B0"/>
    <w:rsid w:val="00547F4B"/>
    <w:rsid w:val="00551A9A"/>
    <w:rsid w:val="00557198"/>
    <w:rsid w:val="005618C0"/>
    <w:rsid w:val="0056470C"/>
    <w:rsid w:val="005648F6"/>
    <w:rsid w:val="00565177"/>
    <w:rsid w:val="0056733A"/>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324"/>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61C52"/>
    <w:rsid w:val="00677E42"/>
    <w:rsid w:val="00681FD1"/>
    <w:rsid w:val="00682A68"/>
    <w:rsid w:val="00685DD4"/>
    <w:rsid w:val="00685FF8"/>
    <w:rsid w:val="00686AFF"/>
    <w:rsid w:val="00692471"/>
    <w:rsid w:val="0069266A"/>
    <w:rsid w:val="006966A2"/>
    <w:rsid w:val="006A19F4"/>
    <w:rsid w:val="006A6C4E"/>
    <w:rsid w:val="006B0DED"/>
    <w:rsid w:val="006D229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D07"/>
    <w:rsid w:val="0078390E"/>
    <w:rsid w:val="00793DF2"/>
    <w:rsid w:val="007A47F0"/>
    <w:rsid w:val="007A56AB"/>
    <w:rsid w:val="007A578F"/>
    <w:rsid w:val="007B1F0C"/>
    <w:rsid w:val="007C7341"/>
    <w:rsid w:val="007D5A61"/>
    <w:rsid w:val="007E56C5"/>
    <w:rsid w:val="007E5EB6"/>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12A"/>
    <w:rsid w:val="009E7E1D"/>
    <w:rsid w:val="009F202F"/>
    <w:rsid w:val="009F2CB6"/>
    <w:rsid w:val="00A02689"/>
    <w:rsid w:val="00A0282C"/>
    <w:rsid w:val="00A06CD9"/>
    <w:rsid w:val="00A0798E"/>
    <w:rsid w:val="00A10676"/>
    <w:rsid w:val="00A109BD"/>
    <w:rsid w:val="00A11D3F"/>
    <w:rsid w:val="00A12072"/>
    <w:rsid w:val="00A162A5"/>
    <w:rsid w:val="00A17E91"/>
    <w:rsid w:val="00A314F0"/>
    <w:rsid w:val="00A35428"/>
    <w:rsid w:val="00A36D9A"/>
    <w:rsid w:val="00A40687"/>
    <w:rsid w:val="00A446F9"/>
    <w:rsid w:val="00A4719F"/>
    <w:rsid w:val="00A47453"/>
    <w:rsid w:val="00A47743"/>
    <w:rsid w:val="00A506F6"/>
    <w:rsid w:val="00A50E6F"/>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4328"/>
    <w:rsid w:val="00AA7307"/>
    <w:rsid w:val="00AA7852"/>
    <w:rsid w:val="00AB0A54"/>
    <w:rsid w:val="00AB0D04"/>
    <w:rsid w:val="00AB1071"/>
    <w:rsid w:val="00AB242E"/>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16415"/>
    <w:rsid w:val="00B17799"/>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2BC0"/>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374B"/>
    <w:rsid w:val="00CB5A4C"/>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6924"/>
    <w:rsid w:val="00D378B4"/>
    <w:rsid w:val="00D41EDB"/>
    <w:rsid w:val="00D42024"/>
    <w:rsid w:val="00D453AC"/>
    <w:rsid w:val="00D45F1D"/>
    <w:rsid w:val="00D46654"/>
    <w:rsid w:val="00D500A5"/>
    <w:rsid w:val="00D53B18"/>
    <w:rsid w:val="00D55635"/>
    <w:rsid w:val="00D5751C"/>
    <w:rsid w:val="00D60E16"/>
    <w:rsid w:val="00D71A32"/>
    <w:rsid w:val="00D80962"/>
    <w:rsid w:val="00D815D8"/>
    <w:rsid w:val="00D8234D"/>
    <w:rsid w:val="00D84D4F"/>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50320</Words>
  <Characters>286824</Characters>
  <Application>Microsoft Office Word</Application>
  <DocSecurity>0</DocSecurity>
  <Lines>2390</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2</cp:revision>
  <cp:lastPrinted>2025-09-24T23:34:00Z</cp:lastPrinted>
  <dcterms:created xsi:type="dcterms:W3CDTF">2025-10-17T15:55:00Z</dcterms:created>
  <dcterms:modified xsi:type="dcterms:W3CDTF">2025-10-17T15:55:00Z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id="tZk1b2mV"/&gt;&lt;style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value="true"/&gt;&lt;/prefs&gt;&lt;/data&gt;</vt:lpwstr>
  </property>
</Properties>
</file>