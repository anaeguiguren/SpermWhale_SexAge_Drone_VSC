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FA352DB" w:rsidR="00862972" w:rsidRDefault="00862972" w:rsidP="00862972">
      <w:pPr>
        <w:pStyle w:val="Heading1"/>
      </w:pPr>
      <w:bookmarkStart w:id="0" w:name="_Toc201083895"/>
      <w:bookmarkStart w:id="1" w:name="_Toc202983197"/>
      <w:r>
        <w:t>Inferring sperm whale (</w:t>
      </w:r>
      <w:r>
        <w:rPr>
          <w:i/>
          <w:iCs/>
        </w:rPr>
        <w:t>Physeter macrocephalus</w:t>
      </w:r>
      <w:r>
        <w:t xml:space="preserve">) sex </w:t>
      </w:r>
      <w:r w:rsidR="00B56927">
        <w:t xml:space="preserve">and age class </w:t>
      </w:r>
      <w:r>
        <w:t xml:space="preserve">using aerial </w:t>
      </w:r>
      <w:r w:rsidRPr="0033664C">
        <w:t>photogrammetry</w:t>
      </w:r>
      <w:bookmarkEnd w:id="0"/>
      <w:bookmarkEnd w:id="1"/>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sdt>
          <w:sdtPr>
            <w:rPr>
              <w:rFonts w:ascii="Times New Roman" w:eastAsiaTheme="minorHAnsi" w:hAnsi="Times New Roman" w:cs="Times New Roman"/>
              <w:b w:val="0"/>
              <w:bCs w:val="0"/>
              <w:i/>
              <w:iCs/>
              <w:color w:val="auto"/>
              <w:kern w:val="2"/>
              <w:sz w:val="22"/>
              <w:szCs w:val="22"/>
              <w:lang w:val="en-CA"/>
              <w14:ligatures w14:val="standardContextual"/>
            </w:rPr>
            <w:id w:val="1656113686"/>
            <w:docPartObj>
              <w:docPartGallery w:val="Table of Contents"/>
              <w:docPartUnique/>
            </w:docPartObj>
          </w:sdtPr>
          <w:sdtEndPr>
            <w:rPr>
              <w:rFonts w:asciiTheme="minorHAnsi" w:hAnsiTheme="minorHAnsi"/>
              <w:b/>
              <w:bCs/>
              <w:noProof/>
              <w:sz w:val="24"/>
              <w:szCs w:val="24"/>
            </w:rPr>
          </w:sdtEndPr>
          <w:sdtContent>
            <w:p w14:paraId="62F7C1B7" w14:textId="77777777" w:rsidR="00862972" w:rsidRDefault="00862972" w:rsidP="00862972">
              <w:pPr>
                <w:pStyle w:val="TOCHeading"/>
              </w:pPr>
              <w:r>
                <w:t>Table of Contents</w:t>
              </w:r>
            </w:p>
            <w:p w14:paraId="5427B9E1" w14:textId="5F69E551" w:rsidR="00862972" w:rsidRDefault="00000000">
              <w:pPr>
                <w:pStyle w:val="TOC1"/>
                <w:tabs>
                  <w:tab w:val="right" w:leader="dot" w:pos="9350"/>
                </w:tabs>
                <w:rPr>
                  <w:b w:val="0"/>
                  <w:bCs w:val="0"/>
                </w:rPr>
              </w:pPr>
            </w:p>
          </w:sdtContent>
        </w:sdt>
        <w:p w14:paraId="2CEB372C" w14:textId="0B282540" w:rsidR="00727818" w:rsidRDefault="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2983197" w:history="1">
            <w:r w:rsidR="00727818" w:rsidRPr="00A76418">
              <w:rPr>
                <w:rStyle w:val="Hyperlink"/>
                <w:noProof/>
              </w:rPr>
              <w:t>Inferring sperm whale (Physeter macrocephalus) sex and age class using aerial photogrammetry</w:t>
            </w:r>
            <w:r w:rsidR="00727818">
              <w:rPr>
                <w:noProof/>
                <w:webHidden/>
              </w:rPr>
              <w:tab/>
            </w:r>
            <w:r w:rsidR="00727818">
              <w:rPr>
                <w:noProof/>
                <w:webHidden/>
              </w:rPr>
              <w:fldChar w:fldCharType="begin"/>
            </w:r>
            <w:r w:rsidR="00727818">
              <w:rPr>
                <w:noProof/>
                <w:webHidden/>
              </w:rPr>
              <w:instrText xml:space="preserve"> PAGEREF _Toc202983197 \h </w:instrText>
            </w:r>
            <w:r w:rsidR="00727818">
              <w:rPr>
                <w:noProof/>
                <w:webHidden/>
              </w:rPr>
            </w:r>
            <w:r w:rsidR="00727818">
              <w:rPr>
                <w:noProof/>
                <w:webHidden/>
              </w:rPr>
              <w:fldChar w:fldCharType="separate"/>
            </w:r>
            <w:r w:rsidR="00727818">
              <w:rPr>
                <w:noProof/>
                <w:webHidden/>
              </w:rPr>
              <w:t>1</w:t>
            </w:r>
            <w:r w:rsidR="00727818">
              <w:rPr>
                <w:noProof/>
                <w:webHidden/>
              </w:rPr>
              <w:fldChar w:fldCharType="end"/>
            </w:r>
          </w:hyperlink>
        </w:p>
        <w:p w14:paraId="56B06960" w14:textId="405EB3E6" w:rsidR="00727818" w:rsidRDefault="00727818">
          <w:pPr>
            <w:pStyle w:val="TOC2"/>
            <w:tabs>
              <w:tab w:val="right" w:leader="dot" w:pos="9350"/>
            </w:tabs>
            <w:rPr>
              <w:rFonts w:eastAsiaTheme="minorEastAsia" w:cstheme="minorBidi"/>
              <w:b w:val="0"/>
              <w:bCs w:val="0"/>
              <w:noProof/>
              <w:sz w:val="24"/>
              <w:szCs w:val="24"/>
            </w:rPr>
          </w:pPr>
          <w:hyperlink w:anchor="_Toc202983198" w:history="1">
            <w:r w:rsidRPr="00A76418">
              <w:rPr>
                <w:rStyle w:val="Hyperlink"/>
                <w:noProof/>
              </w:rPr>
              <w:t>1 | INTRODUCTION</w:t>
            </w:r>
            <w:r>
              <w:rPr>
                <w:noProof/>
                <w:webHidden/>
              </w:rPr>
              <w:tab/>
            </w:r>
            <w:r>
              <w:rPr>
                <w:noProof/>
                <w:webHidden/>
              </w:rPr>
              <w:fldChar w:fldCharType="begin"/>
            </w:r>
            <w:r>
              <w:rPr>
                <w:noProof/>
                <w:webHidden/>
              </w:rPr>
              <w:instrText xml:space="preserve"> PAGEREF _Toc202983198 \h </w:instrText>
            </w:r>
            <w:r>
              <w:rPr>
                <w:noProof/>
                <w:webHidden/>
              </w:rPr>
            </w:r>
            <w:r>
              <w:rPr>
                <w:noProof/>
                <w:webHidden/>
              </w:rPr>
              <w:fldChar w:fldCharType="separate"/>
            </w:r>
            <w:r>
              <w:rPr>
                <w:noProof/>
                <w:webHidden/>
              </w:rPr>
              <w:t>3</w:t>
            </w:r>
            <w:r>
              <w:rPr>
                <w:noProof/>
                <w:webHidden/>
              </w:rPr>
              <w:fldChar w:fldCharType="end"/>
            </w:r>
          </w:hyperlink>
        </w:p>
        <w:p w14:paraId="48C77246" w14:textId="04A5976B" w:rsidR="00727818" w:rsidRDefault="00727818">
          <w:pPr>
            <w:pStyle w:val="TOC2"/>
            <w:tabs>
              <w:tab w:val="right" w:leader="dot" w:pos="9350"/>
            </w:tabs>
            <w:rPr>
              <w:rFonts w:eastAsiaTheme="minorEastAsia" w:cstheme="minorBidi"/>
              <w:b w:val="0"/>
              <w:bCs w:val="0"/>
              <w:noProof/>
              <w:sz w:val="24"/>
              <w:szCs w:val="24"/>
            </w:rPr>
          </w:pPr>
          <w:hyperlink w:anchor="_Toc202983199" w:history="1">
            <w:r w:rsidRPr="00A76418">
              <w:rPr>
                <w:rStyle w:val="Hyperlink"/>
                <w:noProof/>
              </w:rPr>
              <w:t>2 | METHODS</w:t>
            </w:r>
            <w:r>
              <w:rPr>
                <w:noProof/>
                <w:webHidden/>
              </w:rPr>
              <w:tab/>
            </w:r>
            <w:r>
              <w:rPr>
                <w:noProof/>
                <w:webHidden/>
              </w:rPr>
              <w:fldChar w:fldCharType="begin"/>
            </w:r>
            <w:r>
              <w:rPr>
                <w:noProof/>
                <w:webHidden/>
              </w:rPr>
              <w:instrText xml:space="preserve"> PAGEREF _Toc202983199 \h </w:instrText>
            </w:r>
            <w:r>
              <w:rPr>
                <w:noProof/>
                <w:webHidden/>
              </w:rPr>
            </w:r>
            <w:r>
              <w:rPr>
                <w:noProof/>
                <w:webHidden/>
              </w:rPr>
              <w:fldChar w:fldCharType="separate"/>
            </w:r>
            <w:r>
              <w:rPr>
                <w:noProof/>
                <w:webHidden/>
              </w:rPr>
              <w:t>5</w:t>
            </w:r>
            <w:r>
              <w:rPr>
                <w:noProof/>
                <w:webHidden/>
              </w:rPr>
              <w:fldChar w:fldCharType="end"/>
            </w:r>
          </w:hyperlink>
        </w:p>
        <w:p w14:paraId="2677BE93" w14:textId="458F9E6C" w:rsidR="00727818" w:rsidRDefault="00727818">
          <w:pPr>
            <w:pStyle w:val="TOC3"/>
            <w:tabs>
              <w:tab w:val="right" w:leader="dot" w:pos="9350"/>
            </w:tabs>
            <w:rPr>
              <w:rFonts w:eastAsiaTheme="minorEastAsia" w:cstheme="minorBidi"/>
              <w:noProof/>
              <w:sz w:val="24"/>
              <w:szCs w:val="24"/>
            </w:rPr>
          </w:pPr>
          <w:hyperlink w:anchor="_Toc202983200" w:history="1">
            <w:r w:rsidRPr="00A76418">
              <w:rPr>
                <w:rStyle w:val="Hyperlink"/>
                <w:noProof/>
              </w:rPr>
              <w:t>2.1 | Data Collection</w:t>
            </w:r>
            <w:r>
              <w:rPr>
                <w:noProof/>
                <w:webHidden/>
              </w:rPr>
              <w:tab/>
            </w:r>
            <w:r>
              <w:rPr>
                <w:noProof/>
                <w:webHidden/>
              </w:rPr>
              <w:fldChar w:fldCharType="begin"/>
            </w:r>
            <w:r>
              <w:rPr>
                <w:noProof/>
                <w:webHidden/>
              </w:rPr>
              <w:instrText xml:space="preserve"> PAGEREF _Toc202983200 \h </w:instrText>
            </w:r>
            <w:r>
              <w:rPr>
                <w:noProof/>
                <w:webHidden/>
              </w:rPr>
            </w:r>
            <w:r>
              <w:rPr>
                <w:noProof/>
                <w:webHidden/>
              </w:rPr>
              <w:fldChar w:fldCharType="separate"/>
            </w:r>
            <w:r>
              <w:rPr>
                <w:noProof/>
                <w:webHidden/>
              </w:rPr>
              <w:t>5</w:t>
            </w:r>
            <w:r>
              <w:rPr>
                <w:noProof/>
                <w:webHidden/>
              </w:rPr>
              <w:fldChar w:fldCharType="end"/>
            </w:r>
          </w:hyperlink>
        </w:p>
        <w:p w14:paraId="5AD6CA65" w14:textId="49FC4D5A" w:rsidR="00727818" w:rsidRDefault="00727818">
          <w:pPr>
            <w:pStyle w:val="TOC3"/>
            <w:tabs>
              <w:tab w:val="right" w:leader="dot" w:pos="9350"/>
            </w:tabs>
            <w:rPr>
              <w:rFonts w:eastAsiaTheme="minorEastAsia" w:cstheme="minorBidi"/>
              <w:noProof/>
              <w:sz w:val="24"/>
              <w:szCs w:val="24"/>
            </w:rPr>
          </w:pPr>
          <w:hyperlink w:anchor="_Toc202983201" w:history="1">
            <w:r w:rsidRPr="00A76418">
              <w:rPr>
                <w:rStyle w:val="Hyperlink"/>
                <w:noProof/>
              </w:rPr>
              <w:t>2.2 | Morphometric measurements</w:t>
            </w:r>
            <w:r>
              <w:rPr>
                <w:noProof/>
                <w:webHidden/>
              </w:rPr>
              <w:tab/>
            </w:r>
            <w:r>
              <w:rPr>
                <w:noProof/>
                <w:webHidden/>
              </w:rPr>
              <w:fldChar w:fldCharType="begin"/>
            </w:r>
            <w:r>
              <w:rPr>
                <w:noProof/>
                <w:webHidden/>
              </w:rPr>
              <w:instrText xml:space="preserve"> PAGEREF _Toc202983201 \h </w:instrText>
            </w:r>
            <w:r>
              <w:rPr>
                <w:noProof/>
                <w:webHidden/>
              </w:rPr>
            </w:r>
            <w:r>
              <w:rPr>
                <w:noProof/>
                <w:webHidden/>
              </w:rPr>
              <w:fldChar w:fldCharType="separate"/>
            </w:r>
            <w:r>
              <w:rPr>
                <w:noProof/>
                <w:webHidden/>
              </w:rPr>
              <w:t>5</w:t>
            </w:r>
            <w:r>
              <w:rPr>
                <w:noProof/>
                <w:webHidden/>
              </w:rPr>
              <w:fldChar w:fldCharType="end"/>
            </w:r>
          </w:hyperlink>
        </w:p>
        <w:p w14:paraId="7D1F58FB" w14:textId="2BF2063C" w:rsidR="00727818" w:rsidRDefault="00727818">
          <w:pPr>
            <w:pStyle w:val="TOC3"/>
            <w:tabs>
              <w:tab w:val="right" w:leader="dot" w:pos="9350"/>
            </w:tabs>
            <w:rPr>
              <w:rFonts w:eastAsiaTheme="minorEastAsia" w:cstheme="minorBidi"/>
              <w:noProof/>
              <w:sz w:val="24"/>
              <w:szCs w:val="24"/>
            </w:rPr>
          </w:pPr>
          <w:hyperlink w:anchor="_Toc202983202" w:history="1">
            <w:r w:rsidRPr="00A76418">
              <w:rPr>
                <w:rStyle w:val="Hyperlink"/>
                <w:noProof/>
              </w:rPr>
              <w:t>2.3 | Photo-identifying whales</w:t>
            </w:r>
            <w:r>
              <w:rPr>
                <w:noProof/>
                <w:webHidden/>
              </w:rPr>
              <w:tab/>
            </w:r>
            <w:r>
              <w:rPr>
                <w:noProof/>
                <w:webHidden/>
              </w:rPr>
              <w:fldChar w:fldCharType="begin"/>
            </w:r>
            <w:r>
              <w:rPr>
                <w:noProof/>
                <w:webHidden/>
              </w:rPr>
              <w:instrText xml:space="preserve"> PAGEREF _Toc202983202 \h </w:instrText>
            </w:r>
            <w:r>
              <w:rPr>
                <w:noProof/>
                <w:webHidden/>
              </w:rPr>
            </w:r>
            <w:r>
              <w:rPr>
                <w:noProof/>
                <w:webHidden/>
              </w:rPr>
              <w:fldChar w:fldCharType="separate"/>
            </w:r>
            <w:r>
              <w:rPr>
                <w:noProof/>
                <w:webHidden/>
              </w:rPr>
              <w:t>8</w:t>
            </w:r>
            <w:r>
              <w:rPr>
                <w:noProof/>
                <w:webHidden/>
              </w:rPr>
              <w:fldChar w:fldCharType="end"/>
            </w:r>
          </w:hyperlink>
        </w:p>
        <w:p w14:paraId="36A5A2A6" w14:textId="58819AC0" w:rsidR="00727818" w:rsidRDefault="00727818">
          <w:pPr>
            <w:pStyle w:val="TOC3"/>
            <w:tabs>
              <w:tab w:val="right" w:leader="dot" w:pos="9350"/>
            </w:tabs>
            <w:rPr>
              <w:rFonts w:eastAsiaTheme="minorEastAsia" w:cstheme="minorBidi"/>
              <w:noProof/>
              <w:sz w:val="24"/>
              <w:szCs w:val="24"/>
            </w:rPr>
          </w:pPr>
          <w:hyperlink w:anchor="_Toc202983203" w:history="1">
            <w:r w:rsidRPr="00A76418">
              <w:rPr>
                <w:rStyle w:val="Hyperlink"/>
                <w:noProof/>
              </w:rPr>
              <w:t>2.4 | Inferring sex and age class</w:t>
            </w:r>
            <w:r>
              <w:rPr>
                <w:noProof/>
                <w:webHidden/>
              </w:rPr>
              <w:tab/>
            </w:r>
            <w:r>
              <w:rPr>
                <w:noProof/>
                <w:webHidden/>
              </w:rPr>
              <w:fldChar w:fldCharType="begin"/>
            </w:r>
            <w:r>
              <w:rPr>
                <w:noProof/>
                <w:webHidden/>
              </w:rPr>
              <w:instrText xml:space="preserve"> PAGEREF _Toc202983203 \h </w:instrText>
            </w:r>
            <w:r>
              <w:rPr>
                <w:noProof/>
                <w:webHidden/>
              </w:rPr>
            </w:r>
            <w:r>
              <w:rPr>
                <w:noProof/>
                <w:webHidden/>
              </w:rPr>
              <w:fldChar w:fldCharType="separate"/>
            </w:r>
            <w:r>
              <w:rPr>
                <w:noProof/>
                <w:webHidden/>
              </w:rPr>
              <w:t>9</w:t>
            </w:r>
            <w:r>
              <w:rPr>
                <w:noProof/>
                <w:webHidden/>
              </w:rPr>
              <w:fldChar w:fldCharType="end"/>
            </w:r>
          </w:hyperlink>
        </w:p>
        <w:p w14:paraId="0B5D91C0" w14:textId="39671E7E" w:rsidR="00727818" w:rsidRDefault="00727818">
          <w:pPr>
            <w:pStyle w:val="TOC2"/>
            <w:tabs>
              <w:tab w:val="right" w:leader="dot" w:pos="9350"/>
            </w:tabs>
            <w:rPr>
              <w:rFonts w:eastAsiaTheme="minorEastAsia" w:cstheme="minorBidi"/>
              <w:b w:val="0"/>
              <w:bCs w:val="0"/>
              <w:noProof/>
              <w:sz w:val="24"/>
              <w:szCs w:val="24"/>
            </w:rPr>
          </w:pPr>
          <w:hyperlink w:anchor="_Toc202983204" w:history="1">
            <w:r w:rsidRPr="00A76418">
              <w:rPr>
                <w:rStyle w:val="Hyperlink"/>
                <w:noProof/>
              </w:rPr>
              <w:t>3. RESULTS</w:t>
            </w:r>
            <w:r>
              <w:rPr>
                <w:noProof/>
                <w:webHidden/>
              </w:rPr>
              <w:tab/>
            </w:r>
            <w:r>
              <w:rPr>
                <w:noProof/>
                <w:webHidden/>
              </w:rPr>
              <w:fldChar w:fldCharType="begin"/>
            </w:r>
            <w:r>
              <w:rPr>
                <w:noProof/>
                <w:webHidden/>
              </w:rPr>
              <w:instrText xml:space="preserve"> PAGEREF _Toc202983204 \h </w:instrText>
            </w:r>
            <w:r>
              <w:rPr>
                <w:noProof/>
                <w:webHidden/>
              </w:rPr>
            </w:r>
            <w:r>
              <w:rPr>
                <w:noProof/>
                <w:webHidden/>
              </w:rPr>
              <w:fldChar w:fldCharType="separate"/>
            </w:r>
            <w:r>
              <w:rPr>
                <w:noProof/>
                <w:webHidden/>
              </w:rPr>
              <w:t>13</w:t>
            </w:r>
            <w:r>
              <w:rPr>
                <w:noProof/>
                <w:webHidden/>
              </w:rPr>
              <w:fldChar w:fldCharType="end"/>
            </w:r>
          </w:hyperlink>
        </w:p>
        <w:p w14:paraId="1FAD2541" w14:textId="414D4CEA" w:rsidR="00727818" w:rsidRDefault="00727818">
          <w:pPr>
            <w:pStyle w:val="TOC3"/>
            <w:tabs>
              <w:tab w:val="right" w:leader="dot" w:pos="9350"/>
            </w:tabs>
            <w:rPr>
              <w:rFonts w:eastAsiaTheme="minorEastAsia" w:cstheme="minorBidi"/>
              <w:noProof/>
              <w:sz w:val="24"/>
              <w:szCs w:val="24"/>
            </w:rPr>
          </w:pPr>
          <w:hyperlink w:anchor="_Toc202983205" w:history="1">
            <w:r w:rsidRPr="00A76418">
              <w:rPr>
                <w:rStyle w:val="Hyperlink"/>
                <w:noProof/>
              </w:rPr>
              <w:t>3.1 | Error estimation and correction</w:t>
            </w:r>
            <w:r>
              <w:rPr>
                <w:noProof/>
                <w:webHidden/>
              </w:rPr>
              <w:tab/>
            </w:r>
            <w:r>
              <w:rPr>
                <w:noProof/>
                <w:webHidden/>
              </w:rPr>
              <w:fldChar w:fldCharType="begin"/>
            </w:r>
            <w:r>
              <w:rPr>
                <w:noProof/>
                <w:webHidden/>
              </w:rPr>
              <w:instrText xml:space="preserve"> PAGEREF _Toc202983205 \h </w:instrText>
            </w:r>
            <w:r>
              <w:rPr>
                <w:noProof/>
                <w:webHidden/>
              </w:rPr>
            </w:r>
            <w:r>
              <w:rPr>
                <w:noProof/>
                <w:webHidden/>
              </w:rPr>
              <w:fldChar w:fldCharType="separate"/>
            </w:r>
            <w:r>
              <w:rPr>
                <w:noProof/>
                <w:webHidden/>
              </w:rPr>
              <w:t>13</w:t>
            </w:r>
            <w:r>
              <w:rPr>
                <w:noProof/>
                <w:webHidden/>
              </w:rPr>
              <w:fldChar w:fldCharType="end"/>
            </w:r>
          </w:hyperlink>
        </w:p>
        <w:p w14:paraId="507AF26C" w14:textId="214C5975" w:rsidR="00727818" w:rsidRDefault="00727818">
          <w:pPr>
            <w:pStyle w:val="TOC3"/>
            <w:tabs>
              <w:tab w:val="right" w:leader="dot" w:pos="9350"/>
            </w:tabs>
            <w:rPr>
              <w:rFonts w:eastAsiaTheme="minorEastAsia" w:cstheme="minorBidi"/>
              <w:noProof/>
              <w:sz w:val="24"/>
              <w:szCs w:val="24"/>
            </w:rPr>
          </w:pPr>
          <w:hyperlink w:anchor="_Toc202983206" w:history="1">
            <w:r w:rsidRPr="00A76418">
              <w:rPr>
                <w:rStyle w:val="Hyperlink"/>
                <w:noProof/>
              </w:rPr>
              <w:t>3.2 | Whale measurements and photo-identification</w:t>
            </w:r>
            <w:r>
              <w:rPr>
                <w:noProof/>
                <w:webHidden/>
              </w:rPr>
              <w:tab/>
            </w:r>
            <w:r>
              <w:rPr>
                <w:noProof/>
                <w:webHidden/>
              </w:rPr>
              <w:fldChar w:fldCharType="begin"/>
            </w:r>
            <w:r>
              <w:rPr>
                <w:noProof/>
                <w:webHidden/>
              </w:rPr>
              <w:instrText xml:space="preserve"> PAGEREF _Toc202983206 \h </w:instrText>
            </w:r>
            <w:r>
              <w:rPr>
                <w:noProof/>
                <w:webHidden/>
              </w:rPr>
            </w:r>
            <w:r>
              <w:rPr>
                <w:noProof/>
                <w:webHidden/>
              </w:rPr>
              <w:fldChar w:fldCharType="separate"/>
            </w:r>
            <w:r>
              <w:rPr>
                <w:noProof/>
                <w:webHidden/>
              </w:rPr>
              <w:t>13</w:t>
            </w:r>
            <w:r>
              <w:rPr>
                <w:noProof/>
                <w:webHidden/>
              </w:rPr>
              <w:fldChar w:fldCharType="end"/>
            </w:r>
          </w:hyperlink>
        </w:p>
        <w:p w14:paraId="17B301D6" w14:textId="5DD5A4FD" w:rsidR="00727818" w:rsidRDefault="00727818">
          <w:pPr>
            <w:pStyle w:val="TOC3"/>
            <w:tabs>
              <w:tab w:val="right" w:leader="dot" w:pos="9350"/>
            </w:tabs>
            <w:rPr>
              <w:rFonts w:eastAsiaTheme="minorEastAsia" w:cstheme="minorBidi"/>
              <w:noProof/>
              <w:sz w:val="24"/>
              <w:szCs w:val="24"/>
            </w:rPr>
          </w:pPr>
          <w:hyperlink w:anchor="_Toc202983207" w:history="1">
            <w:r w:rsidRPr="00A76418">
              <w:rPr>
                <w:rStyle w:val="Hyperlink"/>
                <w:noProof/>
              </w:rPr>
              <w:t>3.3 | Sex and age class inference</w:t>
            </w:r>
            <w:r>
              <w:rPr>
                <w:noProof/>
                <w:webHidden/>
              </w:rPr>
              <w:tab/>
            </w:r>
            <w:r>
              <w:rPr>
                <w:noProof/>
                <w:webHidden/>
              </w:rPr>
              <w:fldChar w:fldCharType="begin"/>
            </w:r>
            <w:r>
              <w:rPr>
                <w:noProof/>
                <w:webHidden/>
              </w:rPr>
              <w:instrText xml:space="preserve"> PAGEREF _Toc202983207 \h </w:instrText>
            </w:r>
            <w:r>
              <w:rPr>
                <w:noProof/>
                <w:webHidden/>
              </w:rPr>
            </w:r>
            <w:r>
              <w:rPr>
                <w:noProof/>
                <w:webHidden/>
              </w:rPr>
              <w:fldChar w:fldCharType="separate"/>
            </w:r>
            <w:r>
              <w:rPr>
                <w:noProof/>
                <w:webHidden/>
              </w:rPr>
              <w:t>14</w:t>
            </w:r>
            <w:r>
              <w:rPr>
                <w:noProof/>
                <w:webHidden/>
              </w:rPr>
              <w:fldChar w:fldCharType="end"/>
            </w:r>
          </w:hyperlink>
        </w:p>
        <w:p w14:paraId="495A3819" w14:textId="4B43D10E" w:rsidR="00727818" w:rsidRDefault="00727818">
          <w:pPr>
            <w:pStyle w:val="TOC2"/>
            <w:tabs>
              <w:tab w:val="right" w:leader="dot" w:pos="9350"/>
            </w:tabs>
            <w:rPr>
              <w:rFonts w:eastAsiaTheme="minorEastAsia" w:cstheme="minorBidi"/>
              <w:b w:val="0"/>
              <w:bCs w:val="0"/>
              <w:noProof/>
              <w:sz w:val="24"/>
              <w:szCs w:val="24"/>
            </w:rPr>
          </w:pPr>
          <w:hyperlink w:anchor="_Toc202983208" w:history="1">
            <w:r w:rsidRPr="00A76418">
              <w:rPr>
                <w:rStyle w:val="Hyperlink"/>
                <w:noProof/>
              </w:rPr>
              <w:t>4. DISCUSSION</w:t>
            </w:r>
            <w:r>
              <w:rPr>
                <w:noProof/>
                <w:webHidden/>
              </w:rPr>
              <w:tab/>
            </w:r>
            <w:r>
              <w:rPr>
                <w:noProof/>
                <w:webHidden/>
              </w:rPr>
              <w:fldChar w:fldCharType="begin"/>
            </w:r>
            <w:r>
              <w:rPr>
                <w:noProof/>
                <w:webHidden/>
              </w:rPr>
              <w:instrText xml:space="preserve"> PAGEREF _Toc202983208 \h </w:instrText>
            </w:r>
            <w:r>
              <w:rPr>
                <w:noProof/>
                <w:webHidden/>
              </w:rPr>
            </w:r>
            <w:r>
              <w:rPr>
                <w:noProof/>
                <w:webHidden/>
              </w:rPr>
              <w:fldChar w:fldCharType="separate"/>
            </w:r>
            <w:r>
              <w:rPr>
                <w:noProof/>
                <w:webHidden/>
              </w:rPr>
              <w:t>19</w:t>
            </w:r>
            <w:r>
              <w:rPr>
                <w:noProof/>
                <w:webHidden/>
              </w:rPr>
              <w:fldChar w:fldCharType="end"/>
            </w:r>
          </w:hyperlink>
        </w:p>
        <w:p w14:paraId="111A28E3" w14:textId="2526EA41" w:rsidR="00862972" w:rsidRDefault="00862972" w:rsidP="00862972">
          <w:r>
            <w:rPr>
              <w:b/>
              <w:bCs/>
              <w:noProof/>
            </w:rPr>
            <w:fldChar w:fldCharType="end"/>
          </w:r>
        </w:p>
      </w:sdtContent>
    </w:sdt>
    <w:p w14:paraId="339F5705" w14:textId="77777777" w:rsidR="00862972" w:rsidRPr="00D20807" w:rsidRDefault="00862972" w:rsidP="00862972">
      <w:pPr>
        <w:rPr>
          <w:lang w:val="en-US"/>
        </w:rPr>
      </w:pPr>
      <w:r w:rsidRPr="0033664C">
        <w:br w:type="page"/>
      </w:r>
    </w:p>
    <w:p w14:paraId="02DA2A65" w14:textId="77777777" w:rsidR="00862972" w:rsidRDefault="00862972" w:rsidP="00EA7AE3">
      <w:pPr>
        <w:pStyle w:val="Heading2"/>
      </w:pPr>
      <w:bookmarkStart w:id="2" w:name="_Toc201083896"/>
      <w:bookmarkStart w:id="3" w:name="_Toc202983198"/>
      <w:r>
        <w:lastRenderedPageBreak/>
        <w:t xml:space="preserve">1 </w:t>
      </w:r>
      <w:r>
        <w:rPr>
          <w:sz w:val="26"/>
          <w:szCs w:val="26"/>
        </w:rPr>
        <w:t xml:space="preserve">| </w:t>
      </w:r>
      <w:r>
        <w:t>INTRODUCTION</w:t>
      </w:r>
      <w:bookmarkEnd w:id="2"/>
      <w:bookmarkEnd w:id="3"/>
    </w:p>
    <w:p w14:paraId="75673EA8" w14:textId="059102A7" w:rsidR="006571AA" w:rsidRDefault="00601EC3" w:rsidP="00846C8C">
      <w:r>
        <w:t>Demographic data</w:t>
      </w:r>
      <w:r w:rsidR="00CA494E">
        <w:t xml:space="preserve"> (i.e., sex and age)</w:t>
      </w:r>
      <w:r w:rsidR="00374F7A">
        <w:t xml:space="preserve"> provide a </w:t>
      </w:r>
      <w:r w:rsidR="00B10704">
        <w:t>key</w:t>
      </w:r>
      <w:r w:rsidR="00374F7A">
        <w:t xml:space="preserve"> dimension to our </w:t>
      </w:r>
      <w:r w:rsidR="00B10704">
        <w:t>understanding</w:t>
      </w:r>
      <w:r w:rsidR="00374F7A">
        <w:t xml:space="preserve"> of </w:t>
      </w:r>
      <w:r w:rsidR="00B10704">
        <w:t>the biology and conservation status of species.</w:t>
      </w:r>
      <w:r w:rsidR="00CA494E">
        <w:t xml:space="preserve"> At an individual level, animals</w:t>
      </w:r>
      <w:r w:rsidR="00B10704">
        <w:t xml:space="preserve"> of different sex/age classes adopt </w:t>
      </w:r>
      <w:r w:rsidR="009A468F">
        <w:t>distinct</w:t>
      </w:r>
      <w:r w:rsidR="00B10704">
        <w:t xml:space="preserve"> social and ecological behaviours </w:t>
      </w:r>
      <w:r w:rsidR="00096326">
        <w:t>that reflect</w:t>
      </w:r>
      <w:r w:rsidR="00374F7A">
        <w:t xml:space="preserve"> differences in their reproductive strategies and metabolic needs </w:t>
      </w:r>
      <w:r w:rsidR="005306CA">
        <w:fldChar w:fldCharType="begin"/>
      </w:r>
      <w:r w:rsidR="009A468F">
        <w:instrText xml:space="preserve"> ADDIN ZOTERO_ITEM CSL_CITATION {"citationID":"acf64qv81r","properties":{"formattedCitation":"(Bleich et al. 1997, Griffiths et al. 2014)","plainCitation":"(Bleich et al. 1997, Griffiths et al. 2014)","noteIndex":0},"citationItems":[{"id":5073,"uris":["http://zotero.org/users/5395629/items/WRP5IGCB"],"itemData":{"id":5073,"type":"article-journal","container-title":"Wildlife Monographs","language":"en","page":"3 - 50","source":"Zotero","title":"Sexual segregation in mountain sheep: resources or predation?","volume":"134","author":[{"family":"Bleich","given":"Vernon C"},{"family":"Bowyer","given":"R Terry"},{"family":"Wehausen","given":"John D."}],"issued":{"date-parts":[["1997"]]}}},{"id":5074,"uris":["http://zotero.org/users/5395629/items/LKKGIZB2"],"itemData":{"id":5074,"type":"article-journal","container-title":"Animal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fldChar w:fldCharType="separate"/>
      </w:r>
      <w:r w:rsidR="009A468F" w:rsidRPr="009A468F">
        <w:rPr>
          <w:kern w:val="0"/>
        </w:rPr>
        <w:t>(Bleich et al. 1997, Griffiths et al. 2014)</w:t>
      </w:r>
      <w:r w:rsidR="005306CA">
        <w:fldChar w:fldCharType="end"/>
      </w:r>
      <w:r w:rsidR="005306CA">
        <w:t>.</w:t>
      </w:r>
      <w:r w:rsidR="008A2CD2">
        <w:t xml:space="preserve"> </w:t>
      </w:r>
      <w:r w:rsidR="00096326">
        <w:t>From a population conservation standpoint</w:t>
      </w:r>
      <w:r w:rsidR="00B10704">
        <w:t xml:space="preserve">, knowledge of demographic structure is essential for assessments of the reproductive potential and overall conservation status </w:t>
      </w:r>
      <w:r w:rsidR="00CA494E" w:rsidRPr="00231A3B">
        <w:rPr>
          <w:highlight w:val="yellow"/>
        </w:rPr>
        <w:fldChar w:fldCharType="begin"/>
      </w:r>
      <w:r w:rsidR="009A468F">
        <w:rPr>
          <w:highlight w:val="yellow"/>
        </w:rPr>
        <w:instrText xml:space="preserve"> ADDIN ZOTERO_ITEM CSL_CITATION {"citationID":"a23sblo7bm1","properties":{"formattedCitation":"(Volis &amp; Deng 2020)","plainCitation":"(Volis &amp; Deng 2020)","noteIndex":0},"citationItems":[{"id":5072,"uris":["http://zotero.org/users/5395629/items/BYT8KKVZ"],"itemData":{"id":5072,"type":"article-journal","abstract":"Although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31A3B">
        <w:rPr>
          <w:highlight w:val="yellow"/>
        </w:rPr>
        <w:fldChar w:fldCharType="separate"/>
      </w:r>
      <w:r w:rsidR="009A468F" w:rsidRPr="009A468F">
        <w:rPr>
          <w:kern w:val="0"/>
        </w:rPr>
        <w:t>(Volis &amp; Deng 2020)</w:t>
      </w:r>
      <w:r w:rsidR="00CA494E" w:rsidRPr="00231A3B">
        <w:rPr>
          <w:highlight w:val="yellow"/>
        </w:rPr>
        <w:fldChar w:fldCharType="end"/>
      </w:r>
      <w:r w:rsidR="007F6602" w:rsidRPr="009A468F">
        <w:t>.</w:t>
      </w:r>
      <w:r w:rsidR="006571AA">
        <w:t xml:space="preserve"> But, w</w:t>
      </w:r>
      <w:r w:rsidR="00846C8C">
        <w:t xml:space="preserve">hile some </w:t>
      </w:r>
      <w:r w:rsidR="009A468F">
        <w:t xml:space="preserve">sex and </w:t>
      </w:r>
      <w:r w:rsidR="00846C8C">
        <w:t xml:space="preserve">age classes </w:t>
      </w:r>
      <w:r w:rsidR="009A468F">
        <w:t>can</w:t>
      </w:r>
      <w:r w:rsidR="00846C8C">
        <w:t xml:space="preserve"> be easily </w:t>
      </w:r>
      <w:r w:rsidR="009A468F">
        <w:t>discerned in the field based on their size, appearance, and behaviour—like newborns and mature males in sexually dimorphic species—</w:t>
      </w:r>
      <w:r w:rsidR="00846C8C">
        <w:t>others</w:t>
      </w:r>
      <w:r w:rsidR="00470B35">
        <w:t>—like physically immature individuals—</w:t>
      </w:r>
      <w:r w:rsidR="00846C8C">
        <w:t>may</w:t>
      </w:r>
      <w:r w:rsidR="00470B35">
        <w:t xml:space="preserve"> </w:t>
      </w:r>
      <w:r w:rsidR="00846C8C">
        <w:t>be hard to tell apart</w:t>
      </w:r>
      <w:r w:rsidR="00096326">
        <w:t xml:space="preserve">. </w:t>
      </w:r>
      <w:r w:rsidR="00470B35">
        <w:t>Sexing live individuals</w:t>
      </w:r>
      <w:r w:rsidR="009E36CF">
        <w:t xml:space="preserve"> can</w:t>
      </w:r>
      <w:r w:rsidR="00470354">
        <w:t xml:space="preserve"> involve</w:t>
      </w:r>
      <w:r w:rsidR="009E2E5B">
        <w:t xml:space="preserve"> genital inspection, which may not be feasible for some species, or </w:t>
      </w:r>
      <w:r w:rsidR="00096326">
        <w:t xml:space="preserve">relatively </w:t>
      </w:r>
      <w:r w:rsidR="00470354">
        <w:t>costly</w:t>
      </w:r>
      <w:r w:rsidR="00470B35">
        <w:t xml:space="preserve"> </w:t>
      </w:r>
      <w:r w:rsidR="00A81206">
        <w:t>molecular</w:t>
      </w:r>
      <w:r w:rsidR="00470B35">
        <w:t xml:space="preserve"> </w:t>
      </w:r>
      <w:r w:rsidR="00A81206">
        <w:t xml:space="preserve">analyses </w:t>
      </w:r>
      <w:r w:rsidR="00470B35">
        <w:t xml:space="preserve">of samples collected </w:t>
      </w:r>
      <w:r w:rsidR="0061386D">
        <w:t xml:space="preserve">using variably invasive techniques </w:t>
      </w:r>
      <w:r w:rsidR="0061386D">
        <w:fldChar w:fldCharType="begin"/>
      </w:r>
      <w:r w:rsidR="00506E96">
        <w:instrText xml:space="preserve"> ADDIN ZOTERO_ITEM CSL_CITATION {"citationID":"ap1e9ge7hb","properties":{"formattedCitation":"(Shaw et al. 2003)","plainCitation":"(Shaw et al. 2003)","noteIndex":0},"citationItems":[{"id":5080,"uris":["http://zotero.org/users/5395629/items/ZW9WTCWE"],"itemData":{"id":5080,"type":"article-journal","abstract":"A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fldChar w:fldCharType="separate"/>
      </w:r>
      <w:r w:rsidR="00506E96" w:rsidRPr="00506E96">
        <w:rPr>
          <w:kern w:val="0"/>
        </w:rPr>
        <w:t>(Shaw et al. 2003)</w:t>
      </w:r>
      <w:r w:rsidR="0061386D">
        <w:fldChar w:fldCharType="end"/>
      </w:r>
      <w:r w:rsidR="00470B35">
        <w:t xml:space="preserve">. </w:t>
      </w:r>
      <w:r w:rsidR="00470354">
        <w:t>Likewise, delineating informative age-classes</w:t>
      </w:r>
      <w:r w:rsidR="00A06CD9">
        <w:t xml:space="preserve"> of live animals</w:t>
      </w:r>
      <w:r w:rsidR="00470354">
        <w:t xml:space="preserve"> </w:t>
      </w:r>
      <w:r w:rsidR="00096326">
        <w:t>requires</w:t>
      </w:r>
      <w:r w:rsidR="00A06CD9">
        <w:t xml:space="preserve"> tracking individuals over time or</w:t>
      </w:r>
      <w:r w:rsidR="009E2E5B">
        <w:t xml:space="preserve"> implementing</w:t>
      </w:r>
      <w:r w:rsidR="00A06CD9">
        <w:t xml:space="preserve"> </w:t>
      </w:r>
      <w:r w:rsidR="00096326">
        <w:t>molecular</w:t>
      </w:r>
      <w:r w:rsidR="00A06CD9">
        <w:t xml:space="preserve"> </w:t>
      </w:r>
      <w:r w:rsidR="009E2E5B">
        <w:t>analyses</w:t>
      </w:r>
      <w:r w:rsidR="009E36CF">
        <w:t xml:space="preserve"> </w:t>
      </w:r>
      <w:r w:rsidR="009E2E5B">
        <w:fldChar w:fldCharType="begin"/>
      </w:r>
      <w:r w:rsidR="00506E96">
        <w:instrText xml:space="preserve"> ADDIN ZOTERO_ITEM CSL_CITATION {"citationID":"a8325d3smc","properties":{"formattedCitation":"(Le Clercq et al. 2023)","plainCitation":"(Le Clercq et al. 2023)","noteIndex":0},"citationItems":[{"id":5084,"uris":["http://zotero.org/users/5395629/items/69QWKVR2"],"itemData":{"id":5084,"type":"article-journal","abstract":"Various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9E2E5B">
        <w:fldChar w:fldCharType="separate"/>
      </w:r>
      <w:r w:rsidR="00506E96" w:rsidRPr="00506E96">
        <w:rPr>
          <w:kern w:val="0"/>
        </w:rPr>
        <w:t>(Le Clercq et al. 2023)</w:t>
      </w:r>
      <w:r w:rsidR="009E2E5B">
        <w:fldChar w:fldCharType="end"/>
      </w:r>
      <w:r w:rsidR="009E36CF">
        <w:t xml:space="preserve">, both of which </w:t>
      </w:r>
      <w:r w:rsidR="00096326">
        <w:t>can be</w:t>
      </w:r>
      <w:r w:rsidR="009E36CF">
        <w:t xml:space="preserve"> financially and logistically challenging.</w:t>
      </w:r>
      <w:r w:rsidR="00470354">
        <w:t xml:space="preserve"> </w:t>
      </w:r>
    </w:p>
    <w:p w14:paraId="1AF3E4AE" w14:textId="0419D273" w:rsidR="00EF7787" w:rsidRDefault="009E2E5B" w:rsidP="00333FBA">
      <w:r>
        <w:t>Identifying sex and age classes is particularly hard</w:t>
      </w:r>
      <w:r w:rsidR="009E36CF">
        <w:t xml:space="preserve"> to do</w:t>
      </w:r>
      <w:r>
        <w:t xml:space="preserve"> </w:t>
      </w:r>
      <w:r w:rsidR="009E36CF">
        <w:t xml:space="preserve">in wild </w:t>
      </w:r>
      <w:r w:rsidR="006571AA">
        <w:t>cetaceans</w:t>
      </w:r>
      <w:r>
        <w:t xml:space="preserve">, </w:t>
      </w:r>
      <w:r w:rsidR="009E36CF">
        <w:t xml:space="preserve">as their </w:t>
      </w:r>
      <w:r>
        <w:t xml:space="preserve">bodies are </w:t>
      </w:r>
      <w:r w:rsidR="00333FBA">
        <w:t>often</w:t>
      </w:r>
      <w:r w:rsidR="006571AA">
        <w:t xml:space="preserve"> </w:t>
      </w:r>
      <w:r w:rsidR="00BE68B1">
        <w:t>submerged</w:t>
      </w:r>
      <w:r w:rsidR="009E36CF">
        <w:t xml:space="preserve"> making visually based assessments of age/sex </w:t>
      </w:r>
      <w:r w:rsidR="00BE68B1">
        <w:t>impractical</w:t>
      </w:r>
      <w:r w:rsidR="009E36CF">
        <w:t>.</w:t>
      </w:r>
      <w:r w:rsidR="006571AA">
        <w:t xml:space="preserve"> This has resulted in</w:t>
      </w:r>
      <w:r w:rsidR="00602E0E">
        <w:t xml:space="preserve"> field</w:t>
      </w:r>
      <w:r w:rsidR="006571AA">
        <w:t xml:space="preserve">-based research on cetaceans classifying individuals into coarse </w:t>
      </w:r>
      <w:r w:rsidR="0012150A">
        <w:t>age</w:t>
      </w:r>
      <w:r w:rsidR="006571AA">
        <w:t xml:space="preserve"> classes</w:t>
      </w:r>
      <w:r w:rsidR="0012150A">
        <w:t xml:space="preserve"> without sex distinctions (calves, juveniles, and adults), or</w:t>
      </w:r>
      <w:r w:rsidR="00333FBA">
        <w:t xml:space="preserve"> into</w:t>
      </w:r>
      <w:r w:rsidR="0012150A">
        <w:t xml:space="preserve"> age/sex classes</w:t>
      </w:r>
      <w:r w:rsidR="006571AA">
        <w:t xml:space="preserve"> that</w:t>
      </w:r>
      <w:r w:rsidR="00602E0E">
        <w:t xml:space="preserve"> </w:t>
      </w:r>
      <w:r w:rsidR="006571AA">
        <w:t xml:space="preserve">lump together immature males with mature females </w:t>
      </w:r>
      <w:r w:rsidR="006571AA">
        <w:fldChar w:fldCharType="begin"/>
      </w:r>
      <w:r w:rsidR="00D378B4">
        <w:instrText xml:space="preserve"> ADDIN ZOTERO_ITEM CSL_CITATION {"citationID":"a1rkk0c0n3v","properties":{"formattedCitation":"\\uldash{(e.g., Gowans et al. 2001, Denkinger et al. 2020)}","plainCitation":"(e.g., Gowans et al. 2001, Denkinger et al. 2020)","noteIndex":0},"citationItems":[{"id":1073,"uris":["http://zotero.org/users/5395629/items/QGP6SSX7"],"itemData":{"id":1073,"type":"article-journal","container-title":"Animal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"},{"id":867,"uris":["http://zotero.org/users/5395629/items/RNKPKU9S"],"itemData":{"id":867,"type":"article-journal","abstract":"Killer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fldChar w:fldCharType="separate"/>
      </w:r>
      <w:r w:rsidR="00D378B4" w:rsidRPr="00D378B4">
        <w:rPr>
          <w:kern w:val="0"/>
          <w:u w:val="dash"/>
          <w:lang w:val="en-US"/>
        </w:rPr>
        <w:t>(e.g., Gowans et al. 2001, Denkinger et al. 2020)</w:t>
      </w:r>
      <w:r w:rsidR="006571AA">
        <w:fldChar w:fldCharType="end"/>
      </w:r>
      <w:r w:rsidR="00602E0E">
        <w:t xml:space="preserve">. </w:t>
      </w:r>
      <w:r w:rsidR="00137A11">
        <w:t>The behaviour of s</w:t>
      </w:r>
      <w:r w:rsidR="00333FBA">
        <w:t>perm whales</w:t>
      </w:r>
      <w:r w:rsidR="00891FB2">
        <w:t xml:space="preserve"> </w:t>
      </w:r>
      <w:r w:rsidR="00EF7787">
        <w:t>(</w:t>
      </w:r>
      <w:r w:rsidR="00EF7787">
        <w:rPr>
          <w:i/>
          <w:iCs/>
        </w:rPr>
        <w:t>Physeter macrocephalus</w:t>
      </w:r>
      <w:r w:rsidR="00EF7787">
        <w:t>)</w:t>
      </w:r>
      <w:r w:rsidR="00EF7787">
        <w:rPr>
          <w:i/>
          <w:iCs/>
        </w:rPr>
        <w:t xml:space="preserve"> </w:t>
      </w:r>
      <w:r w:rsidR="00137A11">
        <w:t>off the Gal</w:t>
      </w:r>
      <w:r w:rsidR="00137A11" w:rsidRPr="00137A11">
        <w:t xml:space="preserve">ápagos Islands </w:t>
      </w:r>
      <w:r w:rsidR="00137A11">
        <w:t>has</w:t>
      </w:r>
      <w:r w:rsidR="005648F6">
        <w:t xml:space="preserve"> been </w:t>
      </w:r>
      <w:r w:rsidR="00137A11">
        <w:t>the focus of a multi-decade research project</w:t>
      </w:r>
      <w:r w:rsidR="00A506F6">
        <w:t xml:space="preserve"> since</w:t>
      </w:r>
      <w:r w:rsidR="005648F6">
        <w:t xml:space="preserve"> </w:t>
      </w:r>
      <w:r w:rsidR="00E058B3">
        <w:t>the 1980s</w:t>
      </w:r>
      <w:r w:rsidR="00137A11">
        <w:t xml:space="preserve"> </w:t>
      </w:r>
      <w:r w:rsidR="00137A11">
        <w:fldChar w:fldCharType="begin"/>
      </w:r>
      <w:r w:rsidR="00137A11">
        <w:instrText xml:space="preserve"> ADDIN ZOTERO_ITEM CSL_CITATION {"citationID":"a1f5denv53r","properties":{"formattedCitation":"\\uldash{(Whitehead 2003, Cantor et al. 2017)}","plainCitation":"(Whitehead 2003, Cantor et al. 2017)","noteIndex":0},"citationItems":[{"id":571,"uris":["http://zotero.org/users/5395629/items/SESHYUGF"],"itemData":{"id":571,"type":"book","event-place":"Chicago, USA","publisher":"University of Chicago Press","publisher-place":"Chicago, USA","title":"Sperm whales: Social evolution in the ocean","author":[{"family":"Whitehead","given":"H."}],"issued":{"date-parts":[["2003"]]}}},{"id":32,"uris":["http://zotero.org/users/5395629/items/DSGQ4YSF"],"itemData":{"id":32,"type":"article-journal","abstract":"While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00137A11">
        <w:fldChar w:fldCharType="separate"/>
      </w:r>
      <w:r w:rsidR="00137A11" w:rsidRPr="00137A11">
        <w:rPr>
          <w:kern w:val="0"/>
          <w:u w:val="dash"/>
          <w:lang w:val="en-US"/>
        </w:rPr>
        <w:t>(Whitehead 2003, Cantor et al. 2017)</w:t>
      </w:r>
      <w:r w:rsidR="00137A11">
        <w:fldChar w:fldCharType="end"/>
      </w:r>
      <w:r w:rsidR="005648F6">
        <w:t>.</w:t>
      </w:r>
      <w:r w:rsidR="00537252">
        <w:t xml:space="preserve"> To date,</w:t>
      </w:r>
      <w:r w:rsidR="00137A11">
        <w:t xml:space="preserve"> </w:t>
      </w:r>
      <w:r w:rsidR="00537252">
        <w:t>i</w:t>
      </w:r>
      <w:r w:rsidR="001763E2">
        <w:t>ndividuals have been classified</w:t>
      </w:r>
      <w:r w:rsidR="00826C97">
        <w:t xml:space="preserve"> </w:t>
      </w:r>
      <w:r w:rsidR="00137A11">
        <w:t xml:space="preserve">into </w:t>
      </w:r>
      <w:r w:rsidR="00826C97">
        <w:t xml:space="preserve">four </w:t>
      </w:r>
      <w:r w:rsidR="00DB3605">
        <w:t xml:space="preserve">broad </w:t>
      </w:r>
      <w:r w:rsidR="00137A11">
        <w:t>age/sex classe</w:t>
      </w:r>
      <w:r w:rsidR="00F5737E">
        <w:t>s</w:t>
      </w:r>
      <w:r w:rsidR="00826C97">
        <w:t>:</w:t>
      </w:r>
      <w:r w:rsidR="00137A11">
        <w:t xml:space="preserve"> </w:t>
      </w:r>
      <w:r w:rsidR="00F5737E">
        <w:t xml:space="preserve">calves are </w:t>
      </w:r>
      <w:r w:rsidR="00A506F6">
        <w:t xml:space="preserve">considerably small (ca. &lt; 5.5m) individuals found near other larger whales; </w:t>
      </w:r>
      <w:r w:rsidR="00F5737E">
        <w:t xml:space="preserve">mature males are </w:t>
      </w:r>
      <w:r w:rsidR="00A506F6">
        <w:t>considerably large (ca. &gt; 12 m)</w:t>
      </w:r>
      <w:r w:rsidR="00537252">
        <w:t xml:space="preserve"> individuals</w:t>
      </w:r>
      <w:r w:rsidR="00A506F6">
        <w:t xml:space="preserve">; </w:t>
      </w:r>
      <w:r w:rsidR="00F5737E">
        <w:t>bachelor males are other individuals found in small</w:t>
      </w:r>
      <w:r w:rsidR="00A506F6">
        <w:t xml:space="preserve"> </w:t>
      </w:r>
      <w:r w:rsidR="00826C97">
        <w:t>(&lt; 4) groups</w:t>
      </w:r>
      <w:r w:rsidR="00F5737E">
        <w:t>; and mature females/immature individuals are all other whales found in</w:t>
      </w:r>
      <w:r w:rsidR="00826C97">
        <w:t xml:space="preserve"> larger groups</w:t>
      </w:r>
      <w:r w:rsidR="00A506F6">
        <w:t xml:space="preserve"> </w:t>
      </w:r>
      <w:r w:rsidR="00826C97">
        <w:fldChar w:fldCharType="begin"/>
      </w:r>
      <w:r w:rsidR="00826C97">
        <w:instrText xml:space="preserve"> ADDIN ZOTERO_ITEM CSL_CITATION {"citationID":"a430qj6ppi","properties":{"formattedCitation":"\\uldash{(Christal &amp; Whitehead 1997, Whitehead 2003, Cantor et al. 2017)}","plainCitation":"(Christal &amp; Whitehead 1997, Whitehead 2003, Cantor et al. 2017)","noteIndex":0},"citationItems":[{"id":1309,"uris":["http://zotero.org/users/5395629/items/S9TEBS3E"],"itemData":{"id":1309,"type":"article-journal","abstract":"The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ground","volume":"13","author":[{"family":"Christal","given":"Jenny"},{"family":"Whitehead","given":"Hal"}],"issued":{"date-parts":[["1997"]]}}},{"id":571,"uris":["http://zotero.org/users/5395629/items/SESHYUGF"],"itemData":{"id":571,"type":"book","event-place":"Chicago, USA","publisher":"University of Chicago Press","publisher-place":"Chicago, USA","title":"Sperm whales: Social evolution in the ocean","author":[{"family":"Whitehead","given":"H."}],"issued":{"date-parts":[["2003"]]}}},{"id":32,"uris":["http://zotero.org/users/5395629/items/DSGQ4YSF"],"itemData":{"id":32,"type":"article-journal","abstract":"While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00826C97">
        <w:fldChar w:fldCharType="separate"/>
      </w:r>
      <w:r w:rsidR="00826C97" w:rsidRPr="00826C97">
        <w:rPr>
          <w:kern w:val="0"/>
          <w:u w:val="dash"/>
          <w:lang w:val="en-US"/>
        </w:rPr>
        <w:t>(Christal &amp; Whitehead 1997, Whitehead 2003, Cantor et al. 2017)</w:t>
      </w:r>
      <w:r w:rsidR="00826C97">
        <w:fldChar w:fldCharType="end"/>
      </w:r>
      <w:r w:rsidR="00826C97">
        <w:t>.</w:t>
      </w:r>
      <w:r w:rsidR="00DB3605">
        <w:t xml:space="preserve"> </w:t>
      </w:r>
      <w:r w:rsidR="00537252">
        <w:t>Although mature</w:t>
      </w:r>
      <w:r w:rsidR="00DB3605">
        <w:t xml:space="preserve"> males can be reliably identified in the field</w:t>
      </w:r>
      <w:r w:rsidR="00537252">
        <w:t>,</w:t>
      </w:r>
      <w:r w:rsidR="00DB3605">
        <w:t xml:space="preserve"> as they can be 40% longer and weigh three times as much as mature </w:t>
      </w:r>
      <w:r w:rsidR="00DB3605">
        <w:lastRenderedPageBreak/>
        <w:t xml:space="preserve">females </w:t>
      </w:r>
      <w:r w:rsidR="00DB3605">
        <w:fldChar w:fldCharType="begin"/>
      </w:r>
      <w:r w:rsidR="00DB3605">
        <w:instrText xml:space="preserve"> ADDIN ZOTERO_ITEM CSL_CITATION {"citationID":"a1s03ii5ji2","properties":{"formattedCitation":"\\uldash{(Rice 1989)}","plainCitation":"(Rice 1989)","noteIndex":0},"citationItems":[{"id":452,"uris":["http://zotero.org/users/5395629/items/J8LFQUQS"],"itemData":{"id":452,"type":"chapter","container-title":"Handbook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DB3605">
        <w:fldChar w:fldCharType="separate"/>
      </w:r>
      <w:r w:rsidR="00DB3605" w:rsidRPr="00B657B4">
        <w:rPr>
          <w:kern w:val="0"/>
          <w:u w:val="dash"/>
          <w:lang w:val="en-US"/>
        </w:rPr>
        <w:t>(Rice 1989)</w:t>
      </w:r>
      <w:r w:rsidR="00DB3605">
        <w:fldChar w:fldCharType="end"/>
      </w:r>
      <w:r w:rsidR="00537252">
        <w:t xml:space="preserve">, the distinction between bachelor males, immature individuals and mature females is less clear. </w:t>
      </w:r>
      <w:r w:rsidR="00C456DE">
        <w:t>As the behaviours of mature females and immature males/females are shaped by different social and ecological processes</w:t>
      </w:r>
      <w:r w:rsidR="00DB3605">
        <w:t xml:space="preserve"> </w:t>
      </w:r>
      <w:r w:rsidR="00EF7787">
        <w:fldChar w:fldCharType="begin"/>
      </w:r>
      <w:r w:rsidR="00EF7787">
        <w:instrText xml:space="preserve"> ADDIN ZOTERO_ITEM CSL_CITATION {"citationID":"a1qh5cdke9r","properties":{"formattedCitation":"\\uldash{(Eguiguren et al. 2023)}","plainCitation":"(Eguiguren et al. 2023)","noteIndex":0},"citationItems":[{"id":4312,"uris":["http://zotero.org/users/5395629/items/8HF56D28"],"itemData":{"id":4312,"type":"chapter","abstract":"Sperm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00EF7787">
        <w:fldChar w:fldCharType="separate"/>
      </w:r>
      <w:r w:rsidR="00EF7787" w:rsidRPr="00891FB2">
        <w:rPr>
          <w:kern w:val="0"/>
          <w:u w:val="dash"/>
          <w:lang w:val="en-US"/>
        </w:rPr>
        <w:t>(Eguiguren et al. 2023)</w:t>
      </w:r>
      <w:r w:rsidR="00EF7787">
        <w:fldChar w:fldCharType="end"/>
      </w:r>
      <w:r w:rsidR="00C456DE">
        <w:t>, this grouping likely masks information about the</w:t>
      </w:r>
      <w:r w:rsidR="00D20807">
        <w:t>ir</w:t>
      </w:r>
      <w:r w:rsidR="00C456DE">
        <w:t xml:space="preserve"> behaviour and population structure</w:t>
      </w:r>
      <w:r w:rsidR="00EF7787">
        <w:t xml:space="preserve">. </w:t>
      </w:r>
    </w:p>
    <w:p w14:paraId="13A48FAA" w14:textId="01F8968C" w:rsidR="00A109BD" w:rsidRDefault="00F24B63" w:rsidP="00D378B4">
      <w:r>
        <w:t>T</w:t>
      </w:r>
      <w:r w:rsidR="00D378B4">
        <w:t xml:space="preserve">he emergence of uncrewed aerial vehicles (UAVs) </w:t>
      </w:r>
      <w:r w:rsidR="00D20807">
        <w:t>has</w:t>
      </w:r>
      <w:r w:rsidR="00D378B4">
        <w:t xml:space="preserve"> allowed researchers to extract precise morphometric measurements of free-ranging cetaceans with minimal impact on their behaviour </w:t>
      </w:r>
      <w:r w:rsidR="00D378B4">
        <w:fldChar w:fldCharType="begin"/>
      </w:r>
      <w:r w:rsidR="00D378B4">
        <w:instrText xml:space="preserve"> ADDIN ZOTERO_ITEM CSL_CITATION {"citationID":"a24rf2l0hp8","properties":{"formattedCitation":"(Burnett et al. 2019, Bierlich et al. 2021, Glarou et al. 2022)","plainCitation":"(Burnett et al. 2019, Bierlich et al. 2021, Glarou et al. 2022)","noteIndex":0},"citationItems":[{"id":1380,"uris":["http://zotero.org/users/5395629/items/INAAHVJQ"],"itemData":{"id":1380,"type":"article-journal","abstract":"Small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fldChar w:fldCharType="separate"/>
      </w:r>
      <w:r w:rsidR="00D378B4" w:rsidRPr="00506E96">
        <w:rPr>
          <w:kern w:val="0"/>
        </w:rPr>
        <w:t>(Burnett et al. 2019, Bierlich et al. 2021, Glarou et al. 2022)</w:t>
      </w:r>
      <w:r w:rsidR="00D378B4">
        <w:fldChar w:fldCharType="end"/>
      </w:r>
      <w:r w:rsidR="00D378B4">
        <w:t xml:space="preserve">. More recently, UAV-derived morphometric measurements have been used to delineate age-classes </w:t>
      </w:r>
      <w:r w:rsidR="00D378B4">
        <w:fldChar w:fldCharType="begin"/>
      </w:r>
      <w:r w:rsidR="00D378B4">
        <w:instrText xml:space="preserve"> ADDIN ZOTERO_ITEM CSL_CITATION {"citationID":"ajvoe2r2fk","properties":{"formattedCitation":"(Vivier et al. 2024)","plainCitation":"(Vivier et al. 2024)","noteIndex":0},"citationItems":[{"id":4611,"uris":["http://zotero.org/users/5395629/items/FS5SDB2C"],"itemData":{"id":4611,"type":"article-journal","abstract":"Assessing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fldChar w:fldCharType="separate"/>
      </w:r>
      <w:r w:rsidR="00D378B4" w:rsidRPr="00506E96">
        <w:rPr>
          <w:kern w:val="0"/>
        </w:rPr>
        <w:t>(Vivier et al. 2024)</w:t>
      </w:r>
      <w:r w:rsidR="00D378B4">
        <w:fldChar w:fldCharType="end"/>
      </w:r>
      <w:r w:rsidR="00D378B4">
        <w:t xml:space="preserve"> and </w:t>
      </w:r>
      <w:r w:rsidR="004E7554">
        <w:t xml:space="preserve">even </w:t>
      </w:r>
      <w:r w:rsidR="00D378B4">
        <w:t xml:space="preserve">reproductive status of wild cetaceans </w:t>
      </w:r>
      <w:r w:rsidR="00D378B4">
        <w:fldChar w:fldCharType="begin"/>
      </w:r>
      <w:r w:rsidR="00D378B4">
        <w:instrText xml:space="preserve"> ADDIN ZOTERO_ITEM CSL_CITATION {"citationID":"ai2erino4e","properties":{"formattedCitation":"(Fernandez Aj\\uc0\\u243{} et al. 2023, Robinson &amp; Visona-Kelly 2025)","plainCitation":"(Fernandez Ajó et al. 2023, Robinson &amp; Visona-Kelly 2025)","noteIndex":0},"citationItems":[{"id":5093,"uris":["http://zotero.org/users/5395629/items/2VE994MX"],"itemData":{"id":5093,"type":"article-journal","abstract":"Knowledge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G."}],"accessed":{"date-parts":[["2025",7,7]]},"issued":{"date-parts":[["2023",7]]}}},{"id":5089,"uris":["http://zotero.org/users/5395629/items/3337IYUJ"],"itemData":{"id":5089,"type":"article-journal","container-title":"Scientific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fldChar w:fldCharType="separate"/>
      </w:r>
      <w:r w:rsidR="00D378B4" w:rsidRPr="00506E96">
        <w:rPr>
          <w:kern w:val="0"/>
        </w:rPr>
        <w:t>(Fernandez Ajó et al. 2023, Robinson &amp; Visona-Kelly 2025)</w:t>
      </w:r>
      <w:r w:rsidR="00D378B4">
        <w:fldChar w:fldCharType="end"/>
      </w:r>
      <w:r w:rsidR="00D378B4">
        <w:t xml:space="preserve">. </w:t>
      </w:r>
      <w:r>
        <w:t>However</w:t>
      </w:r>
      <w:r w:rsidR="00D378B4">
        <w:t xml:space="preserve">, </w:t>
      </w:r>
      <w:r>
        <w:t xml:space="preserve">these methods have been based and tested on </w:t>
      </w:r>
      <w:r w:rsidR="00D378B4">
        <w:t>known details of individual</w:t>
      </w:r>
      <w:r w:rsidR="00DB2679">
        <w:t>s’</w:t>
      </w:r>
      <w:r w:rsidR="00D378B4">
        <w:t xml:space="preserve"> age and reproductive status</w:t>
      </w:r>
      <w:r>
        <w:t>, which are not available for the Galápagos sperm whales</w:t>
      </w:r>
      <w:r w:rsidR="00D378B4">
        <w:t xml:space="preserve">. </w:t>
      </w:r>
    </w:p>
    <w:p w14:paraId="48BA9B60" w14:textId="7E88A902" w:rsidR="00941758" w:rsidRDefault="004E7554" w:rsidP="00941758">
      <w:r>
        <w:t xml:space="preserve">Here, we </w:t>
      </w:r>
      <w:r w:rsidR="00A65828">
        <w:t>develop</w:t>
      </w:r>
      <w:r w:rsidR="00A109BD">
        <w:t>ed</w:t>
      </w:r>
      <w:r w:rsidR="00A65828">
        <w:t xml:space="preserve"> a method to infer the age/sex of sperm whales based o</w:t>
      </w:r>
      <w:r w:rsidR="003B4470">
        <w:t>n morphometric measurements</w:t>
      </w:r>
      <w:r w:rsidR="00D20807">
        <w:t>,</w:t>
      </w:r>
      <w:r w:rsidR="003B4470">
        <w:t xml:space="preserve"> </w:t>
      </w:r>
      <w:r w:rsidR="000D38CB">
        <w:t xml:space="preserve">together with </w:t>
      </w:r>
      <w:r w:rsidR="003B4470">
        <w:t>prior knowledge of sperm growth and development</w:t>
      </w:r>
      <w:r w:rsidR="00D20807">
        <w:t>,</w:t>
      </w:r>
      <w:r w:rsidR="000D38CB">
        <w:t xml:space="preserve"> for sperm whales of unknown age/sex observed off the Gal</w:t>
      </w:r>
      <w:r w:rsidR="000D38CB" w:rsidRPr="000D38CB">
        <w:t>ápa</w:t>
      </w:r>
      <w:r w:rsidR="000D38CB">
        <w:t>gos Islands</w:t>
      </w:r>
      <w:r w:rsidR="003B4470">
        <w:t>.</w:t>
      </w:r>
      <w:r w:rsidR="00DB2679">
        <w:t xml:space="preserve"> </w:t>
      </w:r>
      <w:r w:rsidR="000D38CB">
        <w:t>W</w:t>
      </w:r>
      <w:r w:rsidR="00A109BD">
        <w:t xml:space="preserve">e synthesized </w:t>
      </w:r>
      <w:r w:rsidR="00DB2679">
        <w:t>existing data on</w:t>
      </w:r>
      <w:r w:rsidR="000D38CB">
        <w:t xml:space="preserve"> the development and</w:t>
      </w:r>
      <w:r w:rsidR="00DB2679">
        <w:t xml:space="preserve"> </w:t>
      </w:r>
      <w:r w:rsidR="00A109BD">
        <w:t>length-age relationship</w:t>
      </w:r>
      <w:r w:rsidR="000D38CB">
        <w:t xml:space="preserve"> of sperm whales</w:t>
      </w:r>
      <w:r w:rsidR="00DB2679">
        <w:t xml:space="preserve"> to refine age-class groupings. To </w:t>
      </w:r>
      <w:r w:rsidR="00C807BA">
        <w:t>distinguish</w:t>
      </w:r>
      <w:r w:rsidR="00DB2679">
        <w:t xml:space="preserve"> sexes </w:t>
      </w:r>
      <w:r w:rsidR="00C807BA">
        <w:t>within</w:t>
      </w:r>
      <w:r w:rsidR="00DB2679">
        <w:t xml:space="preserve"> age-classes, we relied on the male’s disproportionately larger nos</w:t>
      </w:r>
      <w:r w:rsidR="000D38CB">
        <w:t>e</w:t>
      </w:r>
      <w:r w:rsidR="00C807BA">
        <w:t xml:space="preserve"> </w:t>
      </w:r>
      <w:r w:rsidR="00C807BA">
        <w:fldChar w:fldCharType="begin"/>
      </w:r>
      <w:r w:rsidR="00C807BA">
        <w:instrText xml:space="preserve"> ADDIN ZOTERO_ITEM CSL_CITATION {"citationID":"al9ldbvrvv","properties":{"formattedCitation":"\\uldash{(Cranford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fldChar w:fldCharType="separate"/>
      </w:r>
      <w:r w:rsidR="00C807BA" w:rsidRPr="00C807BA">
        <w:rPr>
          <w:kern w:val="0"/>
          <w:u w:val="dash"/>
          <w:lang w:val="en-US"/>
        </w:rPr>
        <w:t>(Cranford 1999)</w:t>
      </w:r>
      <w:r w:rsidR="00C807BA">
        <w:fldChar w:fldCharType="end"/>
      </w:r>
      <w:r w:rsidR="00C807BA">
        <w:t>. This feature</w:t>
      </w:r>
      <w:r w:rsidR="00DB2679">
        <w:t xml:space="preserve"> </w:t>
      </w:r>
      <w:r w:rsidR="000D38CB">
        <w:t>accounts for most of the difference in size between males and females and,</w:t>
      </w:r>
      <w:r w:rsidR="00DB2679">
        <w:t xml:space="preserve"> </w:t>
      </w:r>
      <w:r w:rsidR="000D38CB">
        <w:t xml:space="preserve">although </w:t>
      </w:r>
      <w:r w:rsidR="00DB2679">
        <w:t xml:space="preserve">most pronounced in mature males, can be </w:t>
      </w:r>
      <w:r w:rsidR="000D38CB">
        <w:t>detected</w:t>
      </w:r>
      <w:r w:rsidR="00DB2679">
        <w:t xml:space="preserve"> before adulthood</w:t>
      </w:r>
      <w:r w:rsidR="00C807BA">
        <w:t xml:space="preserve"> via direct measurements</w:t>
      </w:r>
      <w:r w:rsidR="00DB2679">
        <w:t xml:space="preserve"> </w:t>
      </w:r>
      <w:r w:rsidR="00DB2679">
        <w:fldChar w:fldCharType="begin"/>
      </w:r>
      <w:r w:rsidR="00DB2679">
        <w:instrText xml:space="preserve"> ADDIN ZOTERO_ITEM CSL_CITATION {"citationID":"a28ve2t09pm","properties":{"formattedCitation":"\\uldash{(Nishiwaki et al. 1963, Cranford 1999)}","plainCitation":"(Nishiwaki et al. 1963, Cranford 1999)","noteIndex":0},"citationItems":[{"id":2852,"uris":["http://zotero.org/users/5395629/items/4DP8Z8PY"],"itemData":{"id":2852,"type":"article-journal","container-title":"Scientific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DB2679">
        <w:fldChar w:fldCharType="separate"/>
      </w:r>
      <w:r w:rsidR="00DB2679" w:rsidRPr="00DB2679">
        <w:rPr>
          <w:kern w:val="0"/>
          <w:u w:val="dash"/>
          <w:lang w:val="en-US"/>
        </w:rPr>
        <w:t>(Nishiwaki et al. 1963, Cranford 1999)</w:t>
      </w:r>
      <w:r w:rsidR="00DB2679">
        <w:fldChar w:fldCharType="end"/>
      </w:r>
      <w:r w:rsidR="00A109BD">
        <w:t xml:space="preserve">. </w:t>
      </w:r>
      <w:r w:rsidR="001F5573">
        <w:t>Using AUV-d</w:t>
      </w:r>
      <w:r w:rsidR="00FC3060">
        <w:t>erived morphometric measurements of Gal</w:t>
      </w:r>
      <w:r w:rsidR="00FC3060" w:rsidRPr="00941758">
        <w:t xml:space="preserve">ápagos sperm whales of </w:t>
      </w:r>
      <w:r w:rsidR="00FC3060">
        <w:rPr>
          <w:lang w:val="en-US"/>
        </w:rPr>
        <w:t xml:space="preserve">unknown sex/age, we investigated the uncertainty associated with measurements of total length and nose-to-body ratio and developed a model-optimizing algorithm to estimate the probability that individuals are females based on their total body length and nose-to-body ratio. </w:t>
      </w:r>
      <w:r w:rsidR="00941758">
        <w:t xml:space="preserve">To demonstrate the application of our methods, we </w:t>
      </w:r>
      <w:r w:rsidR="00FC3060">
        <w:t>explored</w:t>
      </w:r>
      <w:r w:rsidR="00941758">
        <w:t xml:space="preserve"> individuals’ involvement in </w:t>
      </w:r>
      <w:r w:rsidR="00941758">
        <w:rPr>
          <w:i/>
          <w:iCs/>
        </w:rPr>
        <w:t>peduncle dives</w:t>
      </w:r>
      <w:r w:rsidR="00941758">
        <w:t>—a stereotyped interaction which has thus far been reported only between calves/juveniles and females—</w:t>
      </w:r>
      <w:proofErr w:type="gramStart"/>
      <w:r w:rsidR="00941758">
        <w:t>in light of</w:t>
      </w:r>
      <w:proofErr w:type="gramEnd"/>
      <w:r w:rsidR="00941758">
        <w:t xml:space="preserve"> our sex/age class inferences.  </w:t>
      </w:r>
    </w:p>
    <w:p w14:paraId="0699146D" w14:textId="77777777" w:rsidR="00862972" w:rsidRPr="00EA7AE3" w:rsidRDefault="00862972" w:rsidP="00EA7AE3">
      <w:pPr>
        <w:pStyle w:val="Heading2"/>
      </w:pPr>
      <w:bookmarkStart w:id="4" w:name="_Toc201083897"/>
      <w:bookmarkStart w:id="5" w:name="_Toc202983199"/>
      <w:r w:rsidRPr="00EA7AE3">
        <w:lastRenderedPageBreak/>
        <w:t>2 | METHODS</w:t>
      </w:r>
      <w:bookmarkEnd w:id="4"/>
      <w:bookmarkEnd w:id="5"/>
    </w:p>
    <w:p w14:paraId="39B141C3" w14:textId="77777777" w:rsidR="00862972" w:rsidRPr="001C7BCE" w:rsidRDefault="00862972" w:rsidP="00EA7AE3">
      <w:pPr>
        <w:pStyle w:val="Heading3"/>
      </w:pPr>
      <w:bookmarkStart w:id="6" w:name="_Toc201083898"/>
      <w:bookmarkStart w:id="7" w:name="_Toc202983200"/>
      <w:r w:rsidRPr="001C7BCE">
        <w:t>2.1 | Data Collection</w:t>
      </w:r>
      <w:bookmarkEnd w:id="6"/>
      <w:bookmarkEnd w:id="7"/>
    </w:p>
    <w:p w14:paraId="6034AE18" w14:textId="69902596" w:rsidR="00862972" w:rsidRDefault="00862972" w:rsidP="00862972">
      <w:r>
        <w:t>We carried out dedicated surveys in the deep waters (&gt; 1000 m) off the Galápagos Islands aboard a 12</w:t>
      </w:r>
      <w:r w:rsidR="00D20807">
        <w:t xml:space="preserve"> </w:t>
      </w:r>
      <w:r>
        <w:t>m sailboat (</w:t>
      </w:r>
      <w:r>
        <w:rPr>
          <w:i/>
          <w:iCs/>
        </w:rPr>
        <w:t>Balaena</w:t>
      </w:r>
      <w:r>
        <w:t xml:space="preserve">) between January and May 2023 </w:t>
      </w:r>
      <w:commentRangeStart w:id="8"/>
      <w:r>
        <w:t>(</w:t>
      </w:r>
      <w:r w:rsidR="00D20807">
        <w:t xml:space="preserve">Galápagos National Park </w:t>
      </w:r>
      <w:r>
        <w:t>research permit No. PC-86-22</w:t>
      </w:r>
      <w:commentRangeEnd w:id="8"/>
      <w:r w:rsidR="00EA082D">
        <w:rPr>
          <w:rStyle w:val="CommentReference"/>
        </w:rPr>
        <w:commentReference w:id="8"/>
      </w:r>
      <w:r>
        <w:t xml:space="preserve">). We searched for sperm whales acoustically </w:t>
      </w:r>
      <w:r w:rsidR="00AA7307">
        <w:t>(</w:t>
      </w:r>
      <w:r>
        <w:t>using a 100 m towed hydrophone</w:t>
      </w:r>
      <w:r w:rsidR="00AA7307">
        <w:t>)</w:t>
      </w:r>
      <w:r>
        <w:t xml:space="preserve"> and visually during daylight hours. When we encountered groups of females and juveniles, we followed them for as long as possible at a cautious distance to collect behavioural, acoustic, and photo-identification data. </w:t>
      </w:r>
    </w:p>
    <w:p w14:paraId="6007BE96" w14:textId="0F647747"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w:t>
      </w:r>
      <w:commentRangeStart w:id="9"/>
      <w:r w:rsidRPr="0033664C">
        <w:t>1080</w:t>
      </w:r>
      <w:r w:rsidR="00D20807">
        <w:t xml:space="preserve"> </w:t>
      </w:r>
      <w:r w:rsidRPr="0033664C">
        <w:t>p</w:t>
      </w:r>
      <w:commentRangeEnd w:id="9"/>
      <w:r w:rsidR="00AA7307">
        <w:rPr>
          <w:rStyle w:val="CommentReference"/>
        </w:rPr>
        <w:commentReference w:id="9"/>
      </w:r>
      <w:ins w:id="10" w:author="Ana Eguiguren" w:date="2025-07-09T20:01:00Z" w16du:dateUtc="2025-07-09T23:01:00Z">
        <w:r w:rsidR="00D20807">
          <w:t>ixel</w:t>
        </w:r>
      </w:ins>
      <w:r w:rsidRPr="0033664C">
        <w:t xml:space="preserve">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rsidR="00AB0A54" w:rsidRPr="001733CE">
        <w:t xml:space="preserve">2.2.1 | </w:t>
      </w:r>
      <w:r>
        <w:fldChar w:fldCharType="end"/>
      </w:r>
      <w:r w:rsidRPr="0033664C">
        <w:t xml:space="preserve">). </w:t>
      </w:r>
    </w:p>
    <w:p w14:paraId="2427619A" w14:textId="77777777" w:rsidR="00862972" w:rsidRPr="00EA7AE3" w:rsidRDefault="00862972" w:rsidP="00EA7AE3">
      <w:pPr>
        <w:pStyle w:val="Heading3"/>
      </w:pPr>
      <w:bookmarkStart w:id="11" w:name="_Toc201083899"/>
      <w:bookmarkStart w:id="12" w:name="_Toc202983201"/>
      <w:r w:rsidRPr="00EA7AE3">
        <w:t>2.2 | Morphometric measurements</w:t>
      </w:r>
      <w:bookmarkEnd w:id="11"/>
      <w:bookmarkEnd w:id="12"/>
    </w:p>
    <w:p w14:paraId="15D81402" w14:textId="77777777" w:rsidR="00862972" w:rsidRPr="001733CE" w:rsidRDefault="00862972" w:rsidP="00EA7AE3">
      <w:pPr>
        <w:pStyle w:val="Heading4"/>
      </w:pPr>
      <w:bookmarkStart w:id="13" w:name="_Ref192584273"/>
      <w:r w:rsidRPr="001733CE">
        <w:t xml:space="preserve">2.2.1 | </w:t>
      </w:r>
      <w:bookmarkEnd w:id="13"/>
      <w:r w:rsidRPr="001733CE">
        <w:t>Estimating and correcting measurement error</w:t>
      </w:r>
    </w:p>
    <w:p w14:paraId="1D845A02" w14:textId="2A80D5A4" w:rsidR="00862972" w:rsidRDefault="00862972" w:rsidP="00862972">
      <w:r>
        <w:t xml:space="preserve">Errors in aerial photogrammetry arise from several sources, of which the most impactful are imprecise altitude estimates </w:t>
      </w:r>
      <w:r>
        <w:fldChar w:fldCharType="begin"/>
      </w:r>
      <w:r w:rsidR="009A468F">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w:instrText>
      </w:r>
      <w:r w:rsidR="009A468F" w:rsidRPr="00D20807">
        <w:instrText xml:space="preserv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rPr>
          <w:rPrChange w:id="14" w:author="Ana Eguiguren" w:date="2025-07-09T19:51:00Z" w16du:dateUtc="2025-07-09T22:51:00Z">
            <w:rPr>
              <w:lang w:val="fr-FR"/>
            </w:rPr>
          </w:rPrChange>
        </w:rPr>
        <w:t>(Burnett et al. 2019, Bierlich et al. 2021, Glarou et al. 2022, Napoli et al. 2024)</w:t>
      </w:r>
      <w:r>
        <w:fldChar w:fldCharType="end"/>
      </w:r>
      <w:r w:rsidRPr="00EA082D">
        <w:rPr>
          <w:lang w:val="fr-FR"/>
          <w:rPrChange w:id="15" w:author="Hal Whitehead" w:date="2025-07-09T19:51:00Z" w16du:dateUtc="2025-07-09T22:51:00Z">
            <w:rPr/>
          </w:rPrChange>
        </w:rPr>
        <w:t xml:space="preserve">. </w:t>
      </w:r>
      <w:r>
        <w:t xml:space="preserve">Drones that derive altitude measurements from inbuilt barometers, as was our case, can be inaccurate due to changes in meteorological conditions and internal biases </w:t>
      </w:r>
      <w:r>
        <w:fldChar w:fldCharType="begin"/>
      </w:r>
      <w:r w:rsidR="009A468F">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w:t>
      </w:r>
      <w:r>
        <w:lastRenderedPageBreak/>
        <w:t xml:space="preserve">altitudes (27 – 120 m) to quantify the uncertainty in morphometric measurements and correct altitude estimates. We quantified percent measurement error using a modified version </w:t>
      </w:r>
      <w:r w:rsidR="00583D6D">
        <w:t>of the equation of</w:t>
      </w:r>
      <w:r>
        <w:t xml:space="preserve"> Bierlich et al. </w:t>
      </w:r>
      <w:r w:rsidR="00583D6D">
        <w:t>(</w:t>
      </w:r>
      <w:r>
        <w:t>2021</w:t>
      </w:r>
      <w:r w:rsidR="00583D6D">
        <w:t>)</w:t>
      </w:r>
      <w:r>
        <w:t>:</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6C525189"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w:t>
      </w:r>
      <w:proofErr w:type="spellStart"/>
      <w:r w:rsidR="004942FF">
        <w:t>MorphoMetriX</w:t>
      </w:r>
      <w:proofErr w:type="spellEnd"/>
      <w:r w:rsidR="004942FF">
        <w:t xml:space="preserve"> V2 </w:t>
      </w:r>
      <w:r w:rsidR="004942FF">
        <w:fldChar w:fldCharType="begin"/>
      </w:r>
      <w:r w:rsidR="009A468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xml:space="preserve">) in meters by </w:t>
      </w:r>
      <w:r w:rsidR="00F43927">
        <w:t>applying</w:t>
      </w:r>
      <w:r w:rsidR="004942FF">
        <w:t xml:space="preserve"> equation</w:t>
      </w:r>
      <w:r w:rsidR="00F43927">
        <w:t xml:space="preserve"> (2)</w:t>
      </w:r>
      <w:r w:rsidR="004942FF">
        <w:t>,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r>
                    <w:del w:id="16" w:author="Ana Eguiguren" w:date="2025-07-09T20:02:00Z" w16du:dateUtc="2025-07-09T23:02:00Z">
                      <w:rPr>
                        <w:rFonts w:ascii="Cambria Math" w:hAnsi="Cambria Math"/>
                      </w:rPr>
                      <m:t>p</m:t>
                    </w:del>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114D0AAA"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sidR="00AA7307">
        <w:rPr>
          <w:rFonts w:eastAsiaTheme="minorEastAsia"/>
        </w:rPr>
        <w:t xml:space="preserve">at a </w:t>
      </w:r>
      <w:r>
        <w:rPr>
          <w:rFonts w:eastAsiaTheme="minorEastAsia"/>
        </w:rPr>
        <w:t>known distance (</w:t>
      </w:r>
      <w:r>
        <w:rPr>
          <w:rFonts w:eastAsiaTheme="minorEastAsia"/>
          <w:i/>
          <w:iCs/>
        </w:rPr>
        <w:t>H</w:t>
      </w:r>
      <w:r>
        <w:rPr>
          <w:rFonts w:eastAsiaTheme="minorEastAsia"/>
        </w:rPr>
        <w:t>)</w:t>
      </w:r>
      <w:r>
        <w:rPr>
          <w:rFonts w:eastAsiaTheme="minorEastAsia"/>
          <w:i/>
          <w:iCs/>
        </w:rPr>
        <w:t xml:space="preserve"> </w:t>
      </w:r>
      <w:r>
        <w:rPr>
          <w:rFonts w:eastAsiaTheme="minorEastAsia"/>
        </w:rPr>
        <w:t>in the lab</w:t>
      </w:r>
      <w:r w:rsidR="00AA7307">
        <w:rPr>
          <w:rFonts w:eastAsiaTheme="minorEastAsia"/>
        </w:rPr>
        <w:t xml:space="preserve"> and then</w:t>
      </w:r>
      <w:r>
        <w:rPr>
          <w:rFonts w:eastAsiaTheme="minorEastAsia"/>
        </w:rPr>
        <w:t xml:space="preserve"> using equation </w:t>
      </w:r>
      <w:r w:rsidR="00F43927">
        <w:rPr>
          <w:rFonts w:eastAsiaTheme="minorEastAsia"/>
        </w:rPr>
        <w:t>(3)</w:t>
      </w:r>
      <w:r>
        <w:rPr>
          <w:rFonts w:eastAsiaTheme="minorEastAsia"/>
        </w:rPr>
        <w:t xml:space="preserve">. </w:t>
      </w:r>
    </w:p>
    <w:p w14:paraId="4B58859B" w14:textId="3ADB799F"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A7AE3" w:rsidRDefault="00862972" w:rsidP="00EA7AE3">
      <w:pPr>
        <w:pStyle w:val="Heading4"/>
      </w:pPr>
      <w:r w:rsidRPr="00EA7AE3">
        <w:t>2.2.2 | Measuring whales</w:t>
      </w:r>
    </w:p>
    <w:p w14:paraId="0F94409E" w14:textId="3E0F55EA"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w:t>
      </w:r>
      <w:r w:rsidR="00B576F4">
        <w:t>we</w:t>
      </w:r>
      <w:r>
        <w:t xml:space="preserve"> extracted still images using the behavioural analysis software BORIS </w:t>
      </w:r>
      <w:r>
        <w:fldChar w:fldCharType="begin"/>
      </w:r>
      <w:r w:rsidR="009A468F">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2E26AEFF" w14:textId="75F0013D" w:rsidR="00EC75E7" w:rsidRDefault="00A47453" w:rsidP="000851A3">
      <w:pPr>
        <w:rPr>
          <w:ins w:id="17" w:author="Ana Eguiguren" w:date="2025-07-10T19:43:00Z" w16du:dateUtc="2025-07-10T22:43:00Z"/>
        </w:rPr>
      </w:pPr>
      <w:r>
        <w:t>For each whale, w</w:t>
      </w:r>
      <w:r w:rsidR="00862972">
        <w:t>e measured</w:t>
      </w:r>
      <w:r>
        <w:t xml:space="preserve"> the</w:t>
      </w:r>
      <w:r w:rsidR="00862972">
        <w:t xml:space="preserve"> total length (</w:t>
      </w:r>
      <w:r w:rsidR="00862972" w:rsidRPr="003F7AC1">
        <w:rPr>
          <w:i/>
          <w:iCs/>
        </w:rPr>
        <w:t>TL</w:t>
      </w:r>
      <w:r w:rsidR="00862972">
        <w:t xml:space="preserve">), </w:t>
      </w:r>
      <w:r w:rsidR="00583D2A">
        <w:t>and two alternative nose length measures—</w:t>
      </w:r>
      <w:r w:rsidR="003729E9">
        <w:t>snout</w:t>
      </w:r>
      <w:r w:rsidR="00862972">
        <w:t>-to-flipper</w:t>
      </w:r>
      <w:r w:rsidR="00583D2A">
        <w:t xml:space="preserve"> </w:t>
      </w:r>
      <w:r w:rsidR="00862972">
        <w:t>length (</w:t>
      </w:r>
      <w:proofErr w:type="spellStart"/>
      <w:r w:rsidR="003729E9" w:rsidRPr="003F7AC1">
        <w:rPr>
          <w:i/>
          <w:iCs/>
        </w:rPr>
        <w:t>Sn</w:t>
      </w:r>
      <w:r w:rsidR="00862972" w:rsidRPr="003F7AC1">
        <w:rPr>
          <w:i/>
          <w:iCs/>
        </w:rPr>
        <w:t>F</w:t>
      </w:r>
      <w:proofErr w:type="spellEnd"/>
      <w:r w:rsidR="00862972">
        <w:t xml:space="preserve">) and </w:t>
      </w:r>
      <w:r w:rsidR="003729E9">
        <w:t>snout</w:t>
      </w:r>
      <w:r w:rsidR="00862972">
        <w:t>-to-dorsal</w:t>
      </w:r>
      <w:r w:rsidR="003C5F32">
        <w:t>-</w:t>
      </w:r>
      <w:r w:rsidR="00862972">
        <w:t>fin length (</w:t>
      </w:r>
      <w:proofErr w:type="spellStart"/>
      <w:r w:rsidR="003729E9" w:rsidRPr="003F7AC1">
        <w:rPr>
          <w:i/>
          <w:iCs/>
        </w:rPr>
        <w:t>Sn</w:t>
      </w:r>
      <w:r w:rsidR="00862972" w:rsidRPr="003F7AC1">
        <w:rPr>
          <w:i/>
          <w:iCs/>
        </w:rPr>
        <w:t>D</w:t>
      </w:r>
      <w:proofErr w:type="spellEnd"/>
      <w:r w:rsidR="00862972">
        <w:t>)</w:t>
      </w:r>
      <w:r w:rsidR="00583D2A">
        <w:t>—</w:t>
      </w:r>
      <w:r w:rsidR="003729E9">
        <w:t>in</w:t>
      </w:r>
      <w:r w:rsidR="00583D2A">
        <w:t xml:space="preserve"> </w:t>
      </w:r>
      <w:r w:rsidR="003729E9">
        <w:t>pixels</w:t>
      </w:r>
      <w:r w:rsidR="00862972">
        <w:t xml:space="preserve"> (Figure 1).</w:t>
      </w:r>
      <w:r w:rsidR="00D03DAA">
        <w:t xml:space="preserve"> </w:t>
      </w:r>
      <w:r w:rsidR="00D03DAA" w:rsidRPr="00905D34">
        <w:rPr>
          <w:i/>
          <w:iCs/>
        </w:rPr>
        <w:t>TL</w:t>
      </w:r>
      <w:r w:rsidR="00D03DAA">
        <w:t xml:space="preserve"> was measured </w:t>
      </w:r>
      <w:commentRangeStart w:id="18"/>
      <w:r w:rsidR="00583D2A">
        <w:t>piecewise</w:t>
      </w:r>
      <w:commentRangeEnd w:id="18"/>
      <w:r w:rsidR="003C5F32">
        <w:rPr>
          <w:rStyle w:val="CommentReference"/>
        </w:rPr>
        <w:commentReference w:id="18"/>
      </w:r>
      <w:r w:rsidR="00583D2A">
        <w:t xml:space="preserve"> </w:t>
      </w:r>
      <w:r w:rsidR="003C5F32">
        <w:t xml:space="preserve">(see Figure 1) </w:t>
      </w:r>
      <w:r w:rsidR="00D03DAA">
        <w:t xml:space="preserve">from the </w:t>
      </w:r>
      <w:r w:rsidR="00583D2A">
        <w:t>snout</w:t>
      </w:r>
      <w:r w:rsidR="00D03DAA">
        <w:t xml:space="preserve"> to the fluke notch</w:t>
      </w:r>
      <w:r w:rsidR="00B23C72">
        <w:t>,</w:t>
      </w:r>
      <w:r w:rsidR="00D03DAA">
        <w:t xml:space="preserve"> </w:t>
      </w:r>
      <w:proofErr w:type="spellStart"/>
      <w:r w:rsidR="00D03DAA" w:rsidRPr="003F7AC1">
        <w:rPr>
          <w:i/>
          <w:iCs/>
        </w:rPr>
        <w:t>SnF</w:t>
      </w:r>
      <w:proofErr w:type="spellEnd"/>
      <w:r w:rsidR="00D03DAA">
        <w:t xml:space="preserve"> was measured from the snout to the transversal intersection of the base of the flippers with the spine</w:t>
      </w:r>
      <w:r w:rsidR="00B23C72">
        <w:t>,</w:t>
      </w:r>
      <w:r w:rsidR="00D03DAA">
        <w:t xml:space="preserve"> and </w:t>
      </w:r>
      <w:proofErr w:type="spellStart"/>
      <w:r w:rsidR="00D03DAA" w:rsidRPr="003F7AC1">
        <w:rPr>
          <w:i/>
          <w:iCs/>
        </w:rPr>
        <w:t>SnD</w:t>
      </w:r>
      <w:proofErr w:type="spellEnd"/>
      <w:r w:rsidR="00D03DAA">
        <w:t xml:space="preserve"> was measured from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583D2A">
        <w:rPr>
          <w:i/>
          <w:iCs/>
        </w:rPr>
        <w:t>NR</w:t>
      </w:r>
      <w:r w:rsidR="00D03DAA">
        <w:t>)</w:t>
      </w:r>
      <w:r w:rsidR="000851A3">
        <w:t xml:space="preserve"> by dividing </w:t>
      </w:r>
      <w:proofErr w:type="spellStart"/>
      <w:r w:rsidR="000851A3" w:rsidRPr="003F7AC1">
        <w:rPr>
          <w:i/>
          <w:iCs/>
        </w:rPr>
        <w:t>SnF</w:t>
      </w:r>
      <w:proofErr w:type="spellEnd"/>
      <w:r w:rsidR="000851A3">
        <w:t xml:space="preserve"> or </w:t>
      </w:r>
      <w:proofErr w:type="spellStart"/>
      <w:r w:rsidR="000851A3" w:rsidRPr="003F7AC1">
        <w:rPr>
          <w:i/>
          <w:iCs/>
        </w:rPr>
        <w:t>SnD</w:t>
      </w:r>
      <w:proofErr w:type="spellEnd"/>
      <w:r w:rsidR="000851A3">
        <w:t xml:space="preserve"> by </w:t>
      </w:r>
      <w:r w:rsidR="000851A3" w:rsidRPr="003F7AC1">
        <w:rPr>
          <w:i/>
          <w:iCs/>
        </w:rPr>
        <w:t>TL</w:t>
      </w:r>
      <w:r w:rsidR="003C5F32">
        <w:t xml:space="preserve"> (all in pixels)</w:t>
      </w:r>
      <w:r w:rsidR="00D03DAA">
        <w:t>, resulting in two metrics</w:t>
      </w:r>
      <w:r w:rsidR="00137A4D">
        <w:t>:</w:t>
      </w:r>
      <w:r w:rsidR="00D03DAA">
        <w:t xml:space="preserve"> </w:t>
      </w:r>
      <w:r w:rsidR="00583D2A">
        <w:rPr>
          <w:i/>
          <w:iCs/>
        </w:rPr>
        <w:t>NR</w:t>
      </w:r>
      <w:r w:rsidR="009874F7">
        <w:rPr>
          <w:i/>
          <w:iCs/>
          <w:vertAlign w:val="subscript"/>
        </w:rPr>
        <w:t>f</w:t>
      </w:r>
      <w:r w:rsidR="0031537C">
        <w:rPr>
          <w:i/>
          <w:iCs/>
          <w:vertAlign w:val="subscript"/>
        </w:rPr>
        <w:t>lipper</w:t>
      </w:r>
      <w:r w:rsidR="00D03DAA">
        <w:t xml:space="preserve"> and </w:t>
      </w:r>
      <w:r w:rsidR="00583D2A">
        <w:rPr>
          <w:i/>
          <w:iCs/>
        </w:rPr>
        <w:t>NR</w:t>
      </w:r>
      <w:r w:rsidR="009874F7">
        <w:rPr>
          <w:i/>
          <w:iCs/>
          <w:vertAlign w:val="subscript"/>
        </w:rPr>
        <w:t>d</w:t>
      </w:r>
      <w:r w:rsidR="0031537C">
        <w:rPr>
          <w:i/>
          <w:iCs/>
          <w:vertAlign w:val="subscript"/>
        </w:rPr>
        <w:t>orsal</w:t>
      </w:r>
      <w:r w:rsidR="0031537C">
        <w:rPr>
          <w:i/>
          <w:iCs/>
        </w:rPr>
        <w:t xml:space="preserve">, </w:t>
      </w:r>
      <w:r w:rsidR="00D03DAA">
        <w:t>respectively</w:t>
      </w:r>
      <w:r w:rsidR="000851A3">
        <w:t>.</w:t>
      </w:r>
      <w:r w:rsidR="000851A3" w:rsidRPr="00905D34">
        <w:rPr>
          <w:i/>
          <w:iCs/>
        </w:rPr>
        <w:t xml:space="preserve"> </w:t>
      </w:r>
    </w:p>
    <w:p w14:paraId="5BACCF3D" w14:textId="1D4D00DC" w:rsidR="00D03DAA" w:rsidRDefault="00EC69CA" w:rsidP="000851A3">
      <w:r w:rsidRPr="00905D34">
        <w:rPr>
          <w:i/>
          <w:iCs/>
        </w:rPr>
        <w:t>TL</w:t>
      </w:r>
      <w:r>
        <w:t xml:space="preserve"> was converted </w:t>
      </w:r>
      <w:r w:rsidR="00FC473B">
        <w:t>from pixels to meters using Equation 2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4CBC569D" w14:textId="124156F8" w:rsidR="000851A3" w:rsidRPr="003729E9" w:rsidRDefault="00D03DAA" w:rsidP="000851A3">
      <w:pPr>
        <w:rPr>
          <w:rFonts w:eastAsiaTheme="minorEastAsia"/>
        </w:rPr>
      </w:pPr>
      <w:r>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proofErr w:type="spellStart"/>
      <w:r w:rsidRPr="003F7AC1">
        <w:rPr>
          <w:i/>
          <w:iCs/>
        </w:rPr>
        <w:t>SnD</w:t>
      </w:r>
      <w:proofErr w:type="spellEnd"/>
      <w:r>
        <w:t xml:space="preserve"> and </w:t>
      </w:r>
      <w:proofErr w:type="spellStart"/>
      <w:r w:rsidRPr="003F7AC1">
        <w:rPr>
          <w:i/>
          <w:iCs/>
        </w:rPr>
        <w:t>SnF</w:t>
      </w:r>
      <w:proofErr w:type="spellEnd"/>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w:t>
      </w:r>
      <w:proofErr w:type="spellStart"/>
      <w:r w:rsidR="00EC69CA" w:rsidRPr="00583D2A">
        <w:rPr>
          <w:i/>
          <w:iCs/>
        </w:rPr>
        <w:t>SnF</w:t>
      </w:r>
      <w:proofErr w:type="spellEnd"/>
      <w:r w:rsidR="00EC69CA">
        <w:t xml:space="preserve">. </w:t>
      </w:r>
      <w:proofErr w:type="spellStart"/>
      <w:r w:rsidRPr="00583D2A">
        <w:rPr>
          <w:i/>
          <w:iCs/>
        </w:rPr>
        <w:t>SnD</w:t>
      </w:r>
      <w:proofErr w:type="spellEnd"/>
      <w:r w:rsidRPr="00583D2A">
        <w:rPr>
          <w:i/>
          <w:iCs/>
        </w:rPr>
        <w:t xml:space="preserve"> </w:t>
      </w:r>
      <w:r w:rsidR="00EC69CA">
        <w:lastRenderedPageBreak/>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1346DE7" w:rsidR="00862972" w:rsidRPr="00570B88" w:rsidRDefault="0031537C" w:rsidP="0031537C">
      <w:pPr>
        <w:keepNext/>
        <w:jc w:val="center"/>
      </w:pPr>
      <w:r>
        <w:rPr>
          <w:noProof/>
        </w:rPr>
        <w:drawing>
          <wp:inline distT="0" distB="0" distL="0" distR="0" wp14:anchorId="0369334E" wp14:editId="0E9E51D0">
            <wp:extent cx="4312920" cy="3343275"/>
            <wp:effectExtent l="0" t="0" r="5080" b="0"/>
            <wp:docPr id="1557947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7904" name="Picture 1557947904"/>
                    <pic:cNvPicPr/>
                  </pic:nvPicPr>
                  <pic:blipFill rotWithShape="1">
                    <a:blip r:embed="rId13" cstate="print">
                      <a:extLst>
                        <a:ext uri="{28A0092B-C50C-407E-A947-70E740481C1C}">
                          <a14:useLocalDpi xmlns:a14="http://schemas.microsoft.com/office/drawing/2010/main" val="0"/>
                        </a:ext>
                      </a:extLst>
                    </a:blip>
                    <a:srcRect l="3333" r="24102"/>
                    <a:stretch>
                      <a:fillRect/>
                    </a:stretch>
                  </pic:blipFill>
                  <pic:spPr bwMode="auto">
                    <a:xfrm>
                      <a:off x="0" y="0"/>
                      <a:ext cx="4312920"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671C1478" w:rsidR="00862972" w:rsidRPr="00570B88" w:rsidRDefault="00862972" w:rsidP="00862972">
      <w:pPr>
        <w:pStyle w:val="Caption"/>
        <w:rPr>
          <w:i w:val="0"/>
          <w:iCs w:val="0"/>
          <w:color w:val="auto"/>
        </w:rPr>
      </w:pPr>
      <w:r w:rsidRPr="00570B88">
        <w:rPr>
          <w:b/>
          <w:bCs/>
          <w:color w:val="auto"/>
        </w:rPr>
        <w:t xml:space="preserve">Figure </w:t>
      </w:r>
      <w:r w:rsidR="007459AF" w:rsidRPr="00570B88">
        <w:rPr>
          <w:b/>
          <w:bCs/>
          <w:color w:val="auto"/>
        </w:rPr>
        <w:fldChar w:fldCharType="begin"/>
      </w:r>
      <w:r w:rsidR="007459AF" w:rsidRPr="00570B88">
        <w:rPr>
          <w:b/>
          <w:bCs/>
          <w:color w:val="auto"/>
        </w:rPr>
        <w:instrText xml:space="preserve"> SEQ Figure \* ARABIC </w:instrText>
      </w:r>
      <w:r w:rsidR="007459AF" w:rsidRPr="00570B88">
        <w:rPr>
          <w:b/>
          <w:bCs/>
          <w:color w:val="auto"/>
        </w:rPr>
        <w:fldChar w:fldCharType="separate"/>
      </w:r>
      <w:r w:rsidR="00897888">
        <w:rPr>
          <w:b/>
          <w:bCs/>
          <w:noProof/>
          <w:color w:val="auto"/>
        </w:rPr>
        <w:t>1</w:t>
      </w:r>
      <w:r w:rsidR="007459AF" w:rsidRPr="00570B88">
        <w:rPr>
          <w:b/>
          <w:bCs/>
          <w:noProof/>
          <w:color w:val="auto"/>
        </w:rPr>
        <w:fldChar w:fldCharType="end"/>
      </w:r>
      <w:r w:rsidRPr="00570B88">
        <w:rPr>
          <w:b/>
          <w:bCs/>
          <w:color w:val="auto"/>
        </w:rPr>
        <w:t>.</w:t>
      </w:r>
      <w:r w:rsidR="00056D15">
        <w:rPr>
          <w:b/>
          <w:bCs/>
          <w:color w:val="auto"/>
        </w:rPr>
        <w:t xml:space="preserve"> </w:t>
      </w:r>
      <w:r w:rsidR="00056D15">
        <w:rPr>
          <w:i w:val="0"/>
          <w:iCs w:val="0"/>
          <w:color w:val="auto"/>
        </w:rPr>
        <w:t>Aerial images of a sperm whale showing landmarks used to measure sperm whale morphometry (</w:t>
      </w:r>
      <w:r w:rsidRPr="00570B88">
        <w:rPr>
          <w:i w:val="0"/>
          <w:iCs w:val="0"/>
          <w:color w:val="auto"/>
        </w:rPr>
        <w:t>s = snout; f = flipper</w:t>
      </w:r>
      <w:r w:rsidR="00BB770B">
        <w:rPr>
          <w:i w:val="0"/>
          <w:iCs w:val="0"/>
          <w:color w:val="auto"/>
        </w:rPr>
        <w:t xml:space="preserve"> insertion point</w:t>
      </w:r>
      <w:r w:rsidRPr="00570B88">
        <w:rPr>
          <w:i w:val="0"/>
          <w:iCs w:val="0"/>
          <w:color w:val="auto"/>
        </w:rPr>
        <w:t>; d = dorsal fin; t = tail-stalk; n = fluke notch</w:t>
      </w:r>
      <w:r w:rsidR="00056D15">
        <w:rPr>
          <w:i w:val="0"/>
          <w:iCs w:val="0"/>
          <w:color w:val="auto"/>
        </w:rPr>
        <w:t>)</w:t>
      </w:r>
      <w:r w:rsidRPr="00570B88">
        <w:rPr>
          <w:i w:val="0"/>
          <w:iCs w:val="0"/>
          <w:color w:val="auto"/>
        </w:rPr>
        <w:t>. Total length (</w:t>
      </w:r>
      <w:r w:rsidRPr="00570B88">
        <w:rPr>
          <w:color w:val="auto"/>
        </w:rPr>
        <w:t>TL</w:t>
      </w:r>
      <w:r w:rsidRPr="00570B88">
        <w:rPr>
          <w:i w:val="0"/>
          <w:iCs w:val="0"/>
          <w:color w:val="auto"/>
        </w:rPr>
        <w:t>) measures the piece-wise distance from s to d, to t, to n</w:t>
      </w:r>
      <w:r w:rsidR="00056D15">
        <w:rPr>
          <w:i w:val="0"/>
          <w:iCs w:val="0"/>
          <w:color w:val="auto"/>
        </w:rPr>
        <w:t xml:space="preserve"> (a)</w:t>
      </w:r>
      <w:r w:rsidRPr="00570B88">
        <w:rPr>
          <w:i w:val="0"/>
          <w:iCs w:val="0"/>
          <w:color w:val="auto"/>
        </w:rPr>
        <w:t xml:space="preserve">. </w:t>
      </w:r>
      <w:r w:rsidR="00570B88">
        <w:rPr>
          <w:i w:val="0"/>
          <w:iCs w:val="0"/>
          <w:color w:val="auto"/>
        </w:rPr>
        <w:t>Snout-to-</w:t>
      </w:r>
      <w:r w:rsidR="00056D15">
        <w:rPr>
          <w:i w:val="0"/>
          <w:iCs w:val="0"/>
          <w:color w:val="auto"/>
        </w:rPr>
        <w:t>dorsal fin</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D</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056D15">
        <w:rPr>
          <w:i w:val="0"/>
          <w:iCs w:val="0"/>
          <w:color w:val="auto"/>
        </w:rPr>
        <w:t>d (b)</w:t>
      </w:r>
      <w:r w:rsidRPr="00570B88">
        <w:rPr>
          <w:i w:val="0"/>
          <w:iCs w:val="0"/>
          <w:color w:val="auto"/>
        </w:rPr>
        <w:t xml:space="preserve">. </w:t>
      </w:r>
      <w:r w:rsidR="00570B88">
        <w:rPr>
          <w:i w:val="0"/>
          <w:iCs w:val="0"/>
          <w:color w:val="auto"/>
        </w:rPr>
        <w:t>Snout-to-</w:t>
      </w:r>
      <w:r w:rsidR="00056D15">
        <w:rPr>
          <w:i w:val="0"/>
          <w:iCs w:val="0"/>
          <w:color w:val="auto"/>
        </w:rPr>
        <w:t>flipper</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F</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BB770B">
        <w:rPr>
          <w:i w:val="0"/>
          <w:iCs w:val="0"/>
          <w:color w:val="auto"/>
        </w:rPr>
        <w:t>the midpoint of the spine that intersects perpendicularly with f</w:t>
      </w:r>
      <w:r w:rsidR="00056D15">
        <w:rPr>
          <w:i w:val="0"/>
          <w:iCs w:val="0"/>
          <w:color w:val="auto"/>
        </w:rPr>
        <w:t xml:space="preserve"> (c)</w:t>
      </w:r>
      <w:r w:rsidRPr="00570B88">
        <w:rPr>
          <w:i w:val="0"/>
          <w:iCs w:val="0"/>
          <w:color w:val="auto"/>
        </w:rPr>
        <w:t xml:space="preserve">. </w:t>
      </w:r>
    </w:p>
    <w:p w14:paraId="419D3C00" w14:textId="3201F75E" w:rsidR="00862972" w:rsidRPr="00EA7AE3" w:rsidRDefault="00862972" w:rsidP="00EA7AE3">
      <w:pPr>
        <w:pStyle w:val="Heading3"/>
      </w:pPr>
      <w:bookmarkStart w:id="19" w:name="_Toc202983202"/>
      <w:r w:rsidRPr="00EA7AE3">
        <w:t>2.</w:t>
      </w:r>
      <w:r w:rsidR="008F22F1" w:rsidRPr="00EA7AE3">
        <w:t>3</w:t>
      </w:r>
      <w:r w:rsidRPr="00EA7AE3">
        <w:t xml:space="preserve"> | Photo-identifying whales</w:t>
      </w:r>
      <w:bookmarkEnd w:id="19"/>
    </w:p>
    <w:p w14:paraId="48139FEB" w14:textId="3C874669" w:rsidR="00862972" w:rsidRDefault="00862972" w:rsidP="00862972">
      <w:r>
        <w:t xml:space="preserve">We identified measured whales based on observable markings—including visible fluke marks, indentations, rake marks, white patches, and sloughed skin patterns </w:t>
      </w:r>
      <w:r>
        <w:fldChar w:fldCharType="begin"/>
      </w:r>
      <w:r w:rsidR="009A468F">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rsidR="009A468F">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005A17C1" w:rsidRPr="005A17C1">
        <w:rPr>
          <w:kern w:val="0"/>
        </w:rPr>
        <w:t>(Modified from Arnbom 1987)</w:t>
      </w:r>
      <w:r>
        <w:fldChar w:fldCharType="end"/>
      </w:r>
      <w:r>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50854679" w:rsidR="00862972" w:rsidRDefault="00862972" w:rsidP="00EA7AE3">
      <w:pPr>
        <w:pStyle w:val="Heading3"/>
      </w:pPr>
      <w:bookmarkStart w:id="20" w:name="_Toc201083900"/>
      <w:bookmarkStart w:id="21" w:name="_Toc202983203"/>
      <w:r w:rsidRPr="001C7BCE">
        <w:lastRenderedPageBreak/>
        <w:t>2.</w:t>
      </w:r>
      <w:r w:rsidR="008F22F1">
        <w:t>4</w:t>
      </w:r>
      <w:r w:rsidRPr="001C7BCE">
        <w:t xml:space="preserve"> |</w:t>
      </w:r>
      <w:r>
        <w:t xml:space="preserve"> Inferring</w:t>
      </w:r>
      <w:r w:rsidR="00661A64">
        <w:t xml:space="preserve"> </w:t>
      </w:r>
      <w:bookmarkEnd w:id="20"/>
      <w:r w:rsidR="001625DA">
        <w:t>sex and age class</w:t>
      </w:r>
      <w:bookmarkEnd w:id="21"/>
    </w:p>
    <w:p w14:paraId="71EBC8D1" w14:textId="1BD2EB43" w:rsidR="00661A64" w:rsidRDefault="00661A64" w:rsidP="00EA7AE3">
      <w:pPr>
        <w:pStyle w:val="Heading4"/>
      </w:pPr>
      <w:r>
        <w:t>2.</w:t>
      </w:r>
      <w:r w:rsidR="00EA7AE3">
        <w:t>4</w:t>
      </w:r>
      <w:r>
        <w:t>.</w:t>
      </w:r>
      <w:r w:rsidR="001625DA">
        <w:t>1</w:t>
      </w:r>
      <w:r>
        <w:t xml:space="preserve"> Sex</w:t>
      </w:r>
    </w:p>
    <w:p w14:paraId="2C53F04F" w14:textId="7FA84995" w:rsidR="00F2034F" w:rsidRDefault="00F2034F" w:rsidP="00862972">
      <w:pPr>
        <w:rPr>
          <w:ins w:id="22" w:author="Ana Eguiguren" w:date="2025-07-09T19:51:00Z" w16du:dateUtc="2025-07-09T22:51:00Z"/>
        </w:rPr>
      </w:pPr>
      <w:ins w:id="23" w:author="Ana Eguiguren" w:date="2025-07-09T19:51:00Z" w16du:dateUtc="2025-07-09T22:51:00Z">
        <w:r>
          <w:t xml:space="preserve">Much of this size difference arises from the disproportionately larger ‘noses’ of males, which can account for c.a. 40% of their total length, compared to up to 30% of the female’s </w:t>
        </w:r>
        <w:r>
          <w:fldChar w:fldCharType="begin"/>
        </w:r>
        <w:r>
          <w:instrText xml:space="preserve"> ADDIN ZOTERO_ITEM CSL_CITATION {"citationID":"a2dd97grnid","properties":{"formattedCitation":"\\uldash{(Cranford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fldChar w:fldCharType="separate"/>
        </w:r>
        <w:r w:rsidRPr="00771631">
          <w:rPr>
            <w:kern w:val="0"/>
            <w:u w:val="dash"/>
            <w:lang w:val="en-US"/>
          </w:rPr>
          <w:t>(Cranford 1999)</w:t>
        </w:r>
        <w:r>
          <w:fldChar w:fldCharType="end"/>
        </w:r>
        <w:r>
          <w:t xml:space="preserve">. Sperm whale’s noses encase organs involved in the production of </w:t>
        </w:r>
        <w:r w:rsidRPr="00296F22">
          <w:rPr>
            <w:i/>
            <w:iCs/>
          </w:rPr>
          <w:t>clicks</w:t>
        </w:r>
        <w:r>
          <w:t xml:space="preserve">, which they use for echolocation and communication </w:t>
        </w:r>
        <w:r>
          <w:fldChar w:fldCharType="begin"/>
        </w:r>
        <w:r>
          <w:instrText xml:space="preserve"> ADDIN ZOTERO_ITEM CSL_CITATION {"citationID":"as09uvvji8","properties":{"formattedCitation":"\\uldash{(Norris &amp; Harvey 1972)}","plainCitation":"(Norris &amp; Harvey 1972)","noteIndex":0},"citationItems":[{"id":2752,"uris":["http://zotero.org/users/5395629/items/KBSPNJK8"],"itemData":{"id":2752,"type":"chapter","collection-title":"Nasa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fldChar w:fldCharType="separate"/>
        </w:r>
        <w:r w:rsidRPr="00F8562E">
          <w:rPr>
            <w:kern w:val="0"/>
            <w:u w:val="dash"/>
            <w:lang w:val="en-US"/>
          </w:rPr>
          <w:t>(Norris &amp; Harvey 1972)</w:t>
        </w:r>
        <w:r>
          <w:fldChar w:fldCharType="end"/>
        </w:r>
        <w:r>
          <w:t xml:space="preserve">. Sperm whale clicks have a particular multi-pulse structure that result from sound waves emitted near the blow hole and bouncing against the base of the skull </w:t>
        </w:r>
        <w:r>
          <w:fldChar w:fldCharType="begin"/>
        </w:r>
        <w:r>
          <w:instrText xml:space="preserve"> ADDIN ZOTERO_ITEM CSL_CITATION {"citationID":"arl3ddjgdn","properties":{"formattedCitation":"\\uldash{(Norris &amp; Harvey 1972)}","plainCitation":"(Norris &amp; Harvey 1972)","noteIndex":0},"citationItems":[{"id":2752,"uris":["http://zotero.org/users/5395629/items/KBSPNJK8"],"itemData":{"id":2752,"type":"chapter","collection-title":"Nasa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fldChar w:fldCharType="separate"/>
        </w:r>
        <w:r w:rsidRPr="0057396D">
          <w:rPr>
            <w:kern w:val="0"/>
            <w:u w:val="dash"/>
            <w:lang w:val="en-US"/>
          </w:rPr>
          <w:t>(Norris &amp; Harvey 1972)</w:t>
        </w:r>
        <w:r>
          <w:fldChar w:fldCharType="end"/>
        </w:r>
        <w:r>
          <w:t xml:space="preserve">. Because the time elapsed between pulses is proportional to the size of the sperm whale’s nose, it has been theorized that the hypertrophy of male sperm whales’ nose serves as a means to acoustically exaggerate and advertise their size to females and other males </w:t>
        </w:r>
        <w:r>
          <w:fldChar w:fldCharType="begin"/>
        </w:r>
        <w:r>
          <w:instrText xml:space="preserve"> ADDIN ZOTERO_ITEM CSL_CITATION {"citationID":"a2namvpolmu","properties":{"formattedCitation":"\\uldash{(Cranford 1999, Madsen et al. 2002)}","plainCitation":"(Cranford 1999, Madsen et al. 2002)","noteIndex":0},"citationItems":[{"id":2409,"uris":["http://zotero.org/users/5395629/items/C8WL59LN"],"itemData":{"id":2409,"type":"article-journal","abstract":"The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W."}],"issued":{"date-parts":[["1999"]]}}},{"id":2885,"uris":["http://zotero.org/users/5395629/items/HXN6Y672"],"itemData":{"id":2885,"type":"article-journal","abstract":"Sperm whales (Physeter macrocephalus) are Keywords Sperm whale . Echolocation deep-diving predators foraging in meso- and bathypelagic Communication Clicks ecosystems off the continental shelves. To investigate the ecophysiological and communicative function of various click types from male sperm whales in a high-latitude Introduction habitat, we deployed a large-aperture array of calibrated hydrophones off northern Norway (N69, E15). Data Toothed whales (Cetacea: Odontoceti) produce clicks and show that sperm whales in this habitat produce three tonal sounds for communication and echolocation (Au click types: usual clicks, creak clicks and, occasionally, 1993). In delphinoids, both sound types are produced slow clicks. Usual clicks and creak clicks exhibit short pneumatically in the nasal complex (Amundin and duration, profound directionality and a frequency content Andersen 1983; Ridgway and Carder 1988; Cranford suited for echolocation on meso- and bathypelagic fish 2000). A similar sound-producing function has been asand squids. The acoustic properties and low repetition cribed to the enormous nasal complex of the largest rate of usual clicks are suited for long-range echoloca- odontocete species, the sperm whale (Norris and Harvey tion, whereas creak clicks have properties equivalent to 1972). Recent anatomical (Cranford et al. 1996; Cranford signals in buzzes, the terminating pulse trains known 1999) and physiological (M0hl 2001; Ridgway and Carder from echolocating bats during prey capture. From these 2001) investigations have corroborated the Norris and source parameters and the high acoustic activity during Harvey theory. Hence, considering that the nasal complex foraging dives, it is concluded that echolocation is an takes up between one-quarter and one-third of the total important sensory cue in prey location. Sound pressure body length (Nishiwaki et al. 1963), it can be expected levels of creak clicks and usual clicks measured off the that sound plays an important role for sperm whales acoustic axis suggest that sperm whales may be subject- (Norris and M0hl 1983; Cranford 1999).","container-title":"Behavioral Ecology and Sociobiology","DOI":"10.1007/s00265-002-0548-1","ISSN":"0340-5443, 1432-0762","issue":"1","journalAbbreviation":"Behavioral Ecology and Sociobiology","language":"en","page":"31-41","source":"DOI.org (Crossref)","title":"Male sperm whale (&lt;i&gt;Physeter macrocephalus&lt;/i&gt;) acoustics in a high-latitude habitat: implications for echolocation and communication","title-short":"Male sperm whale ( Physeter macrocephalus ) acoustics in a high-latitude habitat","volume":"53","author":[{"family":"Madsen","given":"P T"},{"family":"Whalberg","given":"M."},{"family":"Møhl","given":"Bertel"}],"issued":{"date-parts":[["2002"]]}}}],"schema":"https://github.com/citation-style-language/schema/raw/master/csl-citation.json"} </w:instrText>
        </w:r>
        <w:r>
          <w:fldChar w:fldCharType="separate"/>
        </w:r>
        <w:r w:rsidRPr="0057396D">
          <w:rPr>
            <w:kern w:val="0"/>
            <w:u w:val="dash"/>
            <w:lang w:val="en-US"/>
          </w:rPr>
          <w:t>(Cranford 1999, Madsen et al. 2002)</w:t>
        </w:r>
        <w:r>
          <w:fldChar w:fldCharType="end"/>
        </w:r>
        <w:r>
          <w:t xml:space="preserve">. Although the hypertrophy of male sperm whales’ noses is most notable when they achieve maturity (&gt; 20 years), it becomes detectable in older juveniles (ca. 2 years – 6 m) and intensifies with age </w:t>
        </w:r>
        <w:r>
          <w:fldChar w:fldCharType="begin"/>
        </w:r>
        <w:r w:rsidR="00C456DE">
          <w:instrText xml:space="preserve"> ADDIN ZOTERO_ITEM CSL_CITATION {"citationID":"aekuihpu2d","properties":{"formattedCitation":"\\uldash{(Nishiwaki et al. 1963)}","plainCitation":"(Nishiwaki et al. 1963)","noteIndex":0},"citationItems":[{"id":2852,"uris":["http://zotero.org/users/5395629/items/4DP8Z8PY"],"itemData":{"id":2852,"type":"article-journal","container-title":"Scientific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fldChar w:fldCharType="separate"/>
        </w:r>
        <w:r w:rsidR="00C456DE" w:rsidRPr="00C456DE">
          <w:rPr>
            <w:kern w:val="0"/>
            <w:u w:val="dash"/>
            <w:lang w:val="en-US"/>
          </w:rPr>
          <w:t>(Nishiwaki et al. 1963)</w:t>
        </w:r>
        <w:r>
          <w:fldChar w:fldCharType="end"/>
        </w:r>
        <w:r>
          <w:t xml:space="preserve">. </w:t>
        </w:r>
      </w:ins>
    </w:p>
    <w:p w14:paraId="555FD052" w14:textId="702A92F0" w:rsidR="00862972" w:rsidRDefault="00862972" w:rsidP="00862972">
      <w:pPr>
        <w:rPr>
          <w:rFonts w:eastAsiaTheme="minorEastAsia"/>
        </w:rPr>
      </w:pPr>
      <w:r>
        <w:t>The relationship between sperm whale length (</w:t>
      </w:r>
      <w:r>
        <w:rPr>
          <w:i/>
          <w:iCs/>
        </w:rPr>
        <w:t>L</w:t>
      </w:r>
      <w:r>
        <w:t>) and nose-to-body ratio (</w:t>
      </w:r>
      <w:r w:rsidR="00583D2A">
        <w:rPr>
          <w:i/>
          <w:iCs/>
        </w:rPr>
        <w:t>NR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Pr>
          <w:rFonts w:eastAsiaTheme="minorEastAsia"/>
        </w:rPr>
        <w:t xml:space="preserve">) can be </w:t>
      </w:r>
      <w:r w:rsidR="00583D2A">
        <w:rPr>
          <w:rFonts w:eastAsiaTheme="minorEastAsia"/>
        </w:rPr>
        <w:t>modeled as follows</w:t>
      </w:r>
      <w:r>
        <w:rPr>
          <w:rFonts w:eastAsiaTheme="minorEastAsia"/>
        </w:rPr>
        <w:t xml:space="preserve">: </w:t>
      </w:r>
    </w:p>
    <w:p w14:paraId="7B7BF11C" w14:textId="4DB46BA0" w:rsidR="00D20807"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24"/>
              <w:commentRangeEnd w:id="24"/>
              <m:r>
                <m:rPr>
                  <m:sty m:val="p"/>
                </m:rPr>
                <w:rPr>
                  <w:rStyle w:val="CommentReference"/>
                </w:rPr>
                <w:commentReference w:id="24"/>
              </m:r>
              <m:r>
                <w:rPr>
                  <w:rFonts w:ascii="Cambria Math" w:hAnsi="Cambria Math"/>
                </w:rPr>
                <m:t>#6</m:t>
              </m:r>
            </m:e>
          </m:eqArr>
        </m:oMath>
      </m:oMathPara>
    </w:p>
    <w:p w14:paraId="22D5BE14" w14:textId="67B1B2A4"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583D2A">
        <w:rPr>
          <w:rFonts w:eastAsiaTheme="minorEastAsia"/>
          <w:i/>
          <w:iCs/>
        </w:rPr>
        <w:t>NR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00583D2A">
        <w:rPr>
          <w:rFonts w:eastAsiaTheme="minorEastAsia"/>
          <w:i/>
          <w:iCs/>
        </w:rPr>
        <w:t>NR</w:t>
      </w:r>
      <w:r>
        <w:rPr>
          <w:rFonts w:eastAsiaTheme="minorEastAsia"/>
        </w:rPr>
        <w:t xml:space="preserve"> with increasing length. For males, the relationship between body length and </w:t>
      </w:r>
      <w:r w:rsidR="00583D2A">
        <w:rPr>
          <w:rFonts w:eastAsiaTheme="minorEastAsia"/>
          <w:i/>
          <w:iCs/>
        </w:rPr>
        <w:t>NR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363F85F5" w14:textId="61FF0A39" w:rsidR="00DE1874" w:rsidRPr="00F83E31"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#7</m:t>
              </m:r>
            </m:e>
          </m:eqArr>
        </m:oMath>
      </m:oMathPara>
    </w:p>
    <w:p w14:paraId="2DC89E0A" w14:textId="72BB7865" w:rsidR="00862972" w:rsidRDefault="00862972" w:rsidP="00862972">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1537C">
        <w:rPr>
          <w:rFonts w:eastAsiaTheme="minorEastAsia"/>
          <w:i/>
          <w:iCs/>
        </w:rPr>
        <w:t>N</w:t>
      </w:r>
      <w:r w:rsidR="003F7AC1">
        <w:rPr>
          <w:rFonts w:eastAsiaTheme="minorEastAsia"/>
          <w:i/>
          <w:iCs/>
        </w:rPr>
        <w:t>R</w:t>
      </w:r>
      <w:r>
        <w:rPr>
          <w:rFonts w:eastAsiaTheme="minorEastAsia"/>
        </w:rPr>
        <w:t xml:space="preserve">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583D2A">
        <w:rPr>
          <w:rFonts w:eastAsiaTheme="minorEastAsia"/>
          <w:i/>
          <w:iCs/>
        </w:rPr>
        <w:t>NR</w:t>
      </w:r>
      <w:r>
        <w:rPr>
          <w:rFonts w:eastAsiaTheme="minorEastAsia"/>
        </w:rPr>
        <w:t xml:space="preserve"> with length </w:t>
      </w:r>
      <w:r w:rsidR="00845EBD">
        <w:rPr>
          <w:rFonts w:eastAsiaTheme="minorEastAsia"/>
        </w:rPr>
        <w:t>when length is greater than</w:t>
      </w:r>
      <w:r w:rsidR="00583D2A">
        <w:rPr>
          <w:rFonts w:eastAsiaTheme="minorEastAsia"/>
        </w:rPr>
        <w:t xml:space="preserve"> the</w:t>
      </w:r>
      <w:r>
        <w:rPr>
          <w:rFonts w:eastAsiaTheme="minorEastAsia"/>
        </w:rPr>
        <w:t xml:space="preserve"> </w:t>
      </w:r>
      <w:r w:rsidR="00845EBD">
        <w:rPr>
          <w:rFonts w:eastAsiaTheme="minorEastAsia"/>
        </w:rPr>
        <w:t>threshold</w:t>
      </w:r>
      <w:r>
        <w:rPr>
          <w:rFonts w:eastAsiaTheme="minorEastAsia"/>
        </w:rPr>
        <w:t xml:space="preserve"> (</w:t>
      </w:r>
      <w:r>
        <w:rPr>
          <w:rFonts w:eastAsiaTheme="minorEastAsia"/>
          <w:i/>
          <w:iCs/>
        </w:rPr>
        <w:t>chm</w:t>
      </w:r>
      <w:r>
        <w:rPr>
          <w:rFonts w:eastAsiaTheme="minorEastAsia"/>
        </w:rPr>
        <w:t xml:space="preserve">), which we set at 6 m based on Nishiwaki et al. </w:t>
      </w:r>
      <w:r w:rsidR="00845EBD">
        <w:rPr>
          <w:rFonts w:eastAsiaTheme="minorEastAsia"/>
        </w:rPr>
        <w:t>(</w:t>
      </w:r>
      <w:r>
        <w:rPr>
          <w:rFonts w:eastAsiaTheme="minorEastAsia"/>
        </w:rPr>
        <w:t>1963</w:t>
      </w:r>
      <w:r w:rsidR="00845EBD">
        <w:rPr>
          <w:rFonts w:eastAsiaTheme="minorEastAsia"/>
        </w:rPr>
        <w:t>)</w:t>
      </w:r>
      <w:r>
        <w:rPr>
          <w:rFonts w:eastAsiaTheme="minorEastAsia"/>
        </w:rPr>
        <w:t>.</w:t>
      </w:r>
    </w:p>
    <w:p w14:paraId="27451932" w14:textId="3DD6FDF1" w:rsidR="00605798" w:rsidRDefault="00862972" w:rsidP="00862972">
      <w:r>
        <w:t xml:space="preserve">We inferred the probability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the default Nelder-Mead algorithm in base R </w:t>
      </w:r>
      <w:r>
        <w:fldChar w:fldCharType="begin"/>
      </w:r>
      <w:r w:rsidR="009A468F">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r w:rsidR="00EA5F6E">
        <w:t xml:space="preserve">We initialized the optimizing algorithm using parameter estimates based on Nishiwaki’s </w:t>
      </w:r>
      <w:r w:rsidR="00583D2A">
        <w:t xml:space="preserve">et al.’s </w:t>
      </w:r>
      <w:r w:rsidR="00845EBD">
        <w:t xml:space="preserve">(1963) </w:t>
      </w:r>
      <w:r w:rsidR="00583D2A">
        <w:t>figure</w:t>
      </w:r>
      <w:r w:rsidR="00EA5F6E">
        <w:t xml:space="preserve"> </w:t>
      </w:r>
      <w:r w:rsidR="0031537C">
        <w:t>showing</w:t>
      </w:r>
      <w:r w:rsidR="00583D2A">
        <w:t xml:space="preserve"> the relationship between total body length and </w:t>
      </w:r>
      <w:r w:rsidR="00583D2A">
        <w:rPr>
          <w:i/>
          <w:iCs/>
        </w:rPr>
        <w:t xml:space="preserve">NR </w:t>
      </w:r>
      <w:r w:rsidR="00583D2A">
        <w:t xml:space="preserve">estimates in which nose length was measured from the tip of the snout to the </w:t>
      </w:r>
      <w:proofErr w:type="gramStart"/>
      <w:r w:rsidR="00583D2A">
        <w:t>eyeball .</w:t>
      </w:r>
      <w:proofErr w:type="gramEnd"/>
      <w:r w:rsidR="00583D2A">
        <w:t xml:space="preserve"> </w:t>
      </w:r>
    </w:p>
    <w:p w14:paraId="0463C445" w14:textId="18198D0E" w:rsidR="00862972" w:rsidRDefault="00862972" w:rsidP="00862972">
      <w:r>
        <w:t>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36F3F0D8" w14:textId="7B455BF5" w:rsidR="00076109"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25"/>
              <w:commentRangeEnd w:id="25"/>
              <m:r>
                <m:rPr>
                  <m:sty m:val="p"/>
                </m:rPr>
                <w:rPr>
                  <w:rStyle w:val="CommentReference"/>
                </w:rPr>
                <w:commentReference w:id="25"/>
              </m:r>
              <m:r>
                <w:rPr>
                  <w:rFonts w:ascii="Cambria Math" w:hAnsi="Cambria Math"/>
                </w:rPr>
                <m:t>#8</m:t>
              </m:r>
            </m:e>
          </m:eqArr>
        </m:oMath>
      </m:oMathPara>
    </w:p>
    <w:p w14:paraId="3663B0E2" w14:textId="06DE6CEB" w:rsidR="00862972" w:rsidRDefault="00076109" w:rsidP="00862972">
      <w:pPr>
        <w:rPr>
          <w:rFonts w:eastAsiaTheme="minorEastAsia"/>
        </w:rPr>
      </w:pPr>
      <w:r>
        <w:rPr>
          <w:rFonts w:eastAsiaTheme="minorEastAsia"/>
        </w:rPr>
        <w:t xml:space="preserve">Where </w:t>
      </w:r>
      <w:r>
        <w:rPr>
          <w:rFonts w:eastAsiaTheme="minorEastAsia"/>
          <w:i/>
          <w:iCs/>
        </w:rPr>
        <w:t xml:space="preserve">n </w:t>
      </w:r>
      <w:r>
        <w:rPr>
          <w:rFonts w:eastAsiaTheme="minorEastAsia"/>
        </w:rPr>
        <w:t xml:space="preserve">is the total number of individuals, </w:t>
      </w:r>
      <w:proofErr w:type="spellStart"/>
      <w:r>
        <w:rPr>
          <w:rFonts w:eastAsiaTheme="minorEastAsia"/>
          <w:i/>
          <w:iCs/>
        </w:rPr>
        <w:t>res</w:t>
      </w:r>
      <w:r>
        <w:rPr>
          <w:rFonts w:eastAsiaTheme="minorEastAsia"/>
          <w:i/>
          <w:iCs/>
          <w:vertAlign w:val="subscript"/>
        </w:rPr>
        <w:t>fi</w:t>
      </w:r>
      <w:proofErr w:type="spellEnd"/>
      <w:r>
        <w:rPr>
          <w:rFonts w:eastAsiaTheme="minorEastAsia"/>
          <w:vertAlign w:val="subscript"/>
        </w:rPr>
        <w:t xml:space="preserve"> </w:t>
      </w:r>
      <w:r>
        <w:rPr>
          <w:rFonts w:eastAsiaTheme="minorEastAsia"/>
        </w:rPr>
        <w:t xml:space="preserve">is the residual between </w:t>
      </w:r>
      <w:del w:id="26" w:author="Ana Eguiguren" w:date="2025-07-09T20:33:00Z" w16du:dateUtc="2025-07-09T23:33:00Z">
        <w:r w:rsidDel="00076109">
          <w:rPr>
            <w:rFonts w:eastAsiaTheme="minorEastAsia"/>
          </w:rPr>
          <w:delText xml:space="preserve">each </w:delText>
        </w:r>
      </w:del>
      <w:ins w:id="27" w:author="Ana Eguiguren" w:date="2025-07-09T20:33:00Z" w16du:dateUtc="2025-07-09T23:33:00Z">
        <w:r>
          <w:rPr>
            <w:rFonts w:eastAsiaTheme="minorEastAsia"/>
          </w:rPr>
          <w:t xml:space="preserve">an </w:t>
        </w:r>
      </w:ins>
      <w:r>
        <w:rPr>
          <w:rFonts w:eastAsiaTheme="minorEastAsia"/>
        </w:rPr>
        <w:t xml:space="preserve">individual’s observed </w:t>
      </w:r>
      <w:r>
        <w:rPr>
          <w:rFonts w:eastAsiaTheme="minorEastAsia"/>
          <w:i/>
          <w:iCs/>
        </w:rPr>
        <w:t xml:space="preserve">NR </w:t>
      </w:r>
      <w:r>
        <w:rPr>
          <w:rFonts w:eastAsiaTheme="minorEastAsia"/>
        </w:rPr>
        <w:t xml:space="preserve">and that predicted by the female curve, and </w:t>
      </w:r>
      <w:r>
        <w:rPr>
          <w:rFonts w:eastAsiaTheme="minorEastAsia"/>
          <w:i/>
          <w:iCs/>
        </w:rPr>
        <w:t xml:space="preserve">SS </w:t>
      </w:r>
      <w:r>
        <w:rPr>
          <w:rFonts w:eastAsiaTheme="minorEastAsia"/>
        </w:rPr>
        <w:t>is the sum of the residuals (both for the female and male curves).</w:t>
      </w:r>
      <w:r>
        <w:rPr>
          <w:rFonts w:eastAsiaTheme="minorEastAsia"/>
          <w:i/>
          <w:iCs/>
        </w:rPr>
        <w:t xml:space="preserve"> </w:t>
      </w:r>
      <w:r>
        <w:rPr>
          <w:rFonts w:eastAsiaTheme="minorEastAsia"/>
        </w:rPr>
        <w:t xml:space="preserve">We then computed the </w:t>
      </w:r>
      <w:r w:rsidR="00862972">
        <w:rPr>
          <w:rFonts w:eastAsiaTheme="minorEastAsia"/>
        </w:rPr>
        <w:t xml:space="preserve">posterior probability of an individual being a female </w:t>
      </w:r>
      <w:ins w:id="28" w:author="Ana Eguiguren" w:date="2025-07-09T20:33:00Z" w16du:dateUtc="2025-07-09T23:33:00Z">
        <w:r>
          <w:rPr>
            <w:rFonts w:eastAsiaTheme="minorEastAsia"/>
          </w:rPr>
          <w:t>(</w:t>
        </w:r>
      </w:ins>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ins w:id="29" w:author="Ana Eguiguren" w:date="2025-07-09T20:33:00Z" w16du:dateUtc="2025-07-09T23:33:00Z">
            <w:rPr>
              <w:rFonts w:ascii="Cambria Math" w:hAnsi="Cambria Math"/>
            </w:rPr>
            <m:t>)</m:t>
          </w:ins>
        </m:r>
      </m:oMath>
      <w:ins w:id="30" w:author="Ana Eguiguren" w:date="2025-07-09T20:33:00Z" w16du:dateUtc="2025-07-09T23:33:00Z">
        <w:r>
          <w:rPr>
            <w:rFonts w:eastAsiaTheme="minorEastAsia"/>
          </w:rPr>
          <w:t>,</w:t>
        </w:r>
      </w:ins>
      <w:r w:rsidR="00862972">
        <w:rPr>
          <w:rFonts w:eastAsiaTheme="minorEastAsia"/>
        </w:rPr>
        <w:t xml:space="preserve"> </w:t>
      </w:r>
      <w:del w:id="31" w:author="Ana Eguiguren" w:date="2025-07-09T20:33:00Z" w16du:dateUtc="2025-07-09T23:33:00Z">
        <w:r w:rsidR="00862972" w:rsidDel="00076109">
          <w:rPr>
            <w:rFonts w:eastAsiaTheme="minorEastAsia"/>
          </w:rPr>
          <w:delText>by</w:delText>
        </w:r>
        <w:r w:rsidR="00772A9A" w:rsidDel="00076109">
          <w:rPr>
            <w:rFonts w:eastAsiaTheme="minorEastAsia"/>
          </w:rPr>
          <w:delText xml:space="preserve"> (</w:delText>
        </w:r>
      </w:del>
      <w:r w:rsidR="00772A9A">
        <w:rPr>
          <w:rFonts w:eastAsiaTheme="minorEastAsia"/>
        </w:rPr>
        <w:t>assuming males and females are equally likely a priori</w:t>
      </w:r>
      <w:ins w:id="32" w:author="Ana Eguiguren" w:date="2025-07-09T20:33:00Z" w16du:dateUtc="2025-07-09T23:33:00Z">
        <w:r>
          <w:rPr>
            <w:rFonts w:eastAsiaTheme="minorEastAsia"/>
          </w:rPr>
          <w:t>, by</w:t>
        </w:r>
      </w:ins>
      <w:del w:id="33" w:author="Ana Eguiguren" w:date="2025-07-09T20:33:00Z" w16du:dateUtc="2025-07-09T23:33:00Z">
        <w:r w:rsidR="00772A9A" w:rsidDel="00076109">
          <w:rPr>
            <w:rFonts w:eastAsiaTheme="minorEastAsia"/>
          </w:rPr>
          <w:delText>)</w:delText>
        </w:r>
      </w:del>
      <w:r w:rsidR="00862972">
        <w:rPr>
          <w:rFonts w:eastAsiaTheme="minorEastAsia"/>
        </w:rPr>
        <w:t>:</w:t>
      </w:r>
    </w:p>
    <w:p w14:paraId="03A33E1B" w14:textId="20F8D977" w:rsidR="00862972" w:rsidRPr="002D38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2B8C5A7B" w14:textId="77777777" w:rsidR="00EC75E7" w:rsidRDefault="00862972" w:rsidP="00862972">
      <w:pPr>
        <w:rPr>
          <w:ins w:id="34" w:author="Ana Eguiguren" w:date="2025-07-10T19:48:00Z" w16du:dateUtc="2025-07-10T22:48:00Z"/>
          <w:rFonts w:eastAsiaTheme="minorEastAsia"/>
        </w:rPr>
      </w:pPr>
      <w:r>
        <w:rPr>
          <w:rFonts w:eastAsiaTheme="minorEastAsia"/>
        </w:rPr>
        <w:t xml:space="preserve">To propagate the </w:t>
      </w:r>
      <w:r w:rsidR="006F1DB2">
        <w:rPr>
          <w:rFonts w:eastAsiaTheme="minorEastAsia"/>
        </w:rPr>
        <w:t>uncertainty</w:t>
      </w:r>
      <w:r>
        <w:rPr>
          <w:rFonts w:eastAsiaTheme="minorEastAsia"/>
        </w:rPr>
        <w:t xml:space="preserve"> associated with inter-image variation </w:t>
      </w:r>
      <w:r w:rsidR="000851A3">
        <w:rPr>
          <w:rFonts w:eastAsiaTheme="minorEastAsia"/>
        </w:rPr>
        <w:t>of</w:t>
      </w:r>
      <w:r>
        <w:rPr>
          <w:rFonts w:eastAsiaTheme="minorEastAsia"/>
        </w:rPr>
        <w:t xml:space="preserve"> </w:t>
      </w:r>
      <w:r w:rsidR="008272F0">
        <w:rPr>
          <w:rFonts w:eastAsiaTheme="minorEastAsia"/>
        </w:rPr>
        <w:t xml:space="preserve">in estimates of individual probability of being female, </w:t>
      </w:r>
      <w:r>
        <w:rPr>
          <w:rFonts w:eastAsiaTheme="minorEastAsia"/>
        </w:rPr>
        <w:t xml:space="preserve">we applied a stratified </w:t>
      </w:r>
      <w:r w:rsidR="00E6103C">
        <w:rPr>
          <w:rFonts w:eastAsiaTheme="minorEastAsia"/>
        </w:rPr>
        <w:t>bootstrap</w:t>
      </w:r>
      <w:r w:rsidR="008272F0">
        <w:rPr>
          <w:rFonts w:eastAsiaTheme="minorEastAsia"/>
        </w:rPr>
        <w:t xml:space="preserve"> simulation</w:t>
      </w:r>
      <w:r>
        <w:rPr>
          <w:rFonts w:eastAsiaTheme="minorEastAsia"/>
        </w:rPr>
        <w:t xml:space="preserve"> by individual ID </w:t>
      </w:r>
      <w:r>
        <w:rPr>
          <w:rFonts w:eastAsiaTheme="minorEastAsia"/>
        </w:rPr>
        <w:fldChar w:fldCharType="begin"/>
      </w:r>
      <w:r w:rsidR="009A468F">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005A17C1" w:rsidRPr="005A17C1">
        <w:rPr>
          <w:kern w:val="0"/>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w:r w:rsidR="008272F0">
        <w:rPr>
          <w:rFonts w:eastAsiaTheme="minorEastAsia"/>
        </w:rPr>
        <w:t>probabilities of being female.</w:t>
      </w:r>
      <w:r w:rsidR="003E56B7">
        <w:rPr>
          <w:rFonts w:eastAsiaTheme="minorEastAsia"/>
        </w:rPr>
        <w:t xml:space="preserve"> Resulting </w:t>
      </w:r>
      <w:r w:rsidR="008272F0">
        <w:rPr>
          <w:rFonts w:eastAsiaTheme="minorEastAsia"/>
        </w:rPr>
        <w:t>estimates</w:t>
      </w:r>
      <w:r w:rsidR="003E56B7">
        <w:rPr>
          <w:rFonts w:eastAsiaTheme="minorEastAsia"/>
        </w:rPr>
        <w:t xml:space="preserve"> were then used to calculate mean values and </w:t>
      </w:r>
      <w:r>
        <w:rPr>
          <w:rFonts w:eastAsiaTheme="minorEastAsia"/>
        </w:rPr>
        <w:lastRenderedPageBreak/>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xml:space="preserve">, </w:t>
      </w:r>
      <w:r w:rsidR="00605798">
        <w:rPr>
          <w:rFonts w:eastAsiaTheme="minorEastAsia"/>
          <w:i/>
          <w:iCs/>
        </w:rPr>
        <w:t>N</w:t>
      </w:r>
      <w:r w:rsidR="00E6103C">
        <w:rPr>
          <w:rFonts w:eastAsiaTheme="minorEastAsia"/>
          <w:i/>
          <w:iCs/>
        </w:rPr>
        <w:t>R</w:t>
      </w:r>
      <w:r w:rsidR="00110949">
        <w:rPr>
          <w:rFonts w:eastAsiaTheme="minorEastAsia"/>
          <w:i/>
          <w:iCs/>
          <w:vertAlign w:val="subscript"/>
        </w:rPr>
        <w:t>flipper</w:t>
      </w:r>
      <w:r w:rsidR="00E6103C">
        <w:rPr>
          <w:rFonts w:eastAsiaTheme="minorEastAsia"/>
        </w:rPr>
        <w:t xml:space="preserve">, and </w:t>
      </w:r>
      <w:r w:rsidR="00605798">
        <w:rPr>
          <w:rFonts w:eastAsiaTheme="minorEastAsia"/>
          <w:i/>
          <w:iCs/>
        </w:rPr>
        <w:t>N</w:t>
      </w:r>
      <w:r w:rsidR="00E6103C">
        <w:rPr>
          <w:rFonts w:eastAsiaTheme="minorEastAsia"/>
          <w:i/>
          <w:iCs/>
        </w:rPr>
        <w:t>R</w:t>
      </w:r>
      <w:r w:rsidR="00110949">
        <w:rPr>
          <w:rFonts w:eastAsiaTheme="minorEastAsia"/>
          <w:i/>
          <w:iCs/>
          <w:vertAlign w:val="subscript"/>
        </w:rPr>
        <w:t>dorsal</w:t>
      </w:r>
      <w:r>
        <w:rPr>
          <w:rFonts w:eastAsiaTheme="minorEastAsia"/>
        </w:rPr>
        <w:t xml:space="preserve">. </w:t>
      </w:r>
    </w:p>
    <w:p w14:paraId="28924656" w14:textId="79223AAD" w:rsidR="00862972" w:rsidRPr="00EC75E7" w:rsidRDefault="00B51F29" w:rsidP="00862972">
      <w:pPr>
        <w:rPr>
          <w:rFonts w:eastAsiaTheme="minorEastAsia"/>
        </w:rPr>
      </w:pPr>
      <w:ins w:id="35" w:author="Ana Eguiguren" w:date="2025-07-10T19:51:00Z" w16du:dateUtc="2025-07-10T22:51:00Z">
        <w:r>
          <w:rPr>
            <w:rFonts w:eastAsiaTheme="minorEastAsia"/>
          </w:rPr>
          <w:t>M</w:t>
        </w:r>
      </w:ins>
      <w:ins w:id="36" w:author="Ana Eguiguren" w:date="2025-07-10T19:43:00Z" w16du:dateUtc="2025-07-10T22:43:00Z">
        <w:r w:rsidR="00EC75E7">
          <w:rPr>
            <w:rFonts w:eastAsiaTheme="minorEastAsia"/>
          </w:rPr>
          <w:t xml:space="preserve">easures of </w:t>
        </w:r>
        <w:r w:rsidR="00EC75E7">
          <w:rPr>
            <w:rFonts w:eastAsiaTheme="minorEastAsia"/>
            <w:i/>
            <w:iCs/>
          </w:rPr>
          <w:t>NR</w:t>
        </w:r>
      </w:ins>
      <w:ins w:id="37" w:author="Ana Eguiguren" w:date="2025-07-10T19:44:00Z" w16du:dateUtc="2025-07-10T22:44:00Z">
        <w:r w:rsidR="00EC75E7">
          <w:rPr>
            <w:rFonts w:eastAsiaTheme="minorEastAsia"/>
            <w:i/>
            <w:iCs/>
            <w:vertAlign w:val="subscript"/>
          </w:rPr>
          <w:t>dorsal</w:t>
        </w:r>
        <w:r w:rsidR="00EC75E7">
          <w:rPr>
            <w:rFonts w:eastAsiaTheme="minorEastAsia"/>
            <w:vertAlign w:val="subscript"/>
          </w:rPr>
          <w:t xml:space="preserve"> </w:t>
        </w:r>
        <w:r w:rsidR="00EC75E7">
          <w:rPr>
            <w:rFonts w:eastAsiaTheme="minorEastAsia"/>
          </w:rPr>
          <w:t xml:space="preserve">had higher variation for individual whales than </w:t>
        </w:r>
      </w:ins>
      <w:ins w:id="38" w:author="Ana Eguiguren" w:date="2025-07-10T19:45:00Z" w16du:dateUtc="2025-07-10T22:45:00Z">
        <w:r w:rsidR="00EC75E7">
          <w:rPr>
            <w:rFonts w:eastAsiaTheme="minorEastAsia"/>
            <w:i/>
            <w:iCs/>
          </w:rPr>
          <w:t>NR</w:t>
        </w:r>
        <w:r w:rsidR="00EC75E7">
          <w:rPr>
            <w:rFonts w:eastAsiaTheme="minorEastAsia"/>
            <w:i/>
            <w:iCs/>
            <w:vertAlign w:val="subscript"/>
          </w:rPr>
          <w:t>flipper</w:t>
        </w:r>
        <w:r w:rsidR="00EC75E7">
          <w:rPr>
            <w:rFonts w:eastAsiaTheme="minorEastAsia"/>
          </w:rPr>
          <w:t xml:space="preserve"> measurements. Moreover, the divergence </w:t>
        </w:r>
      </w:ins>
      <w:ins w:id="39" w:author="Ana Eguiguren" w:date="2025-07-10T19:46:00Z" w16du:dateUtc="2025-07-10T22:46:00Z">
        <w:r w:rsidR="00EC75E7">
          <w:rPr>
            <w:rFonts w:eastAsiaTheme="minorEastAsia"/>
          </w:rPr>
          <w:t>between mature males an</w:t>
        </w:r>
      </w:ins>
      <w:ins w:id="40" w:author="Ana Eguiguren" w:date="2025-07-10T19:47:00Z" w16du:dateUtc="2025-07-10T22:47:00Z">
        <w:r w:rsidR="00EC75E7">
          <w:rPr>
            <w:rFonts w:eastAsiaTheme="minorEastAsia"/>
          </w:rPr>
          <w:t>d</w:t>
        </w:r>
      </w:ins>
      <w:ins w:id="41" w:author="Ana Eguiguren" w:date="2025-07-10T19:46:00Z" w16du:dateUtc="2025-07-10T22:46:00Z">
        <w:r w:rsidR="00EC75E7">
          <w:rPr>
            <w:rFonts w:eastAsiaTheme="minorEastAsia"/>
          </w:rPr>
          <w:t xml:space="preserve"> the rest of the measured whales was much less pronounced </w:t>
        </w:r>
      </w:ins>
      <w:ins w:id="42" w:author="Ana Eguiguren" w:date="2025-07-10T19:47:00Z" w16du:dateUtc="2025-07-10T22:47:00Z">
        <w:r w:rsidR="00EC75E7">
          <w:rPr>
            <w:rFonts w:eastAsiaTheme="minorEastAsia"/>
          </w:rPr>
          <w:t>for</w:t>
        </w:r>
      </w:ins>
      <w:ins w:id="43" w:author="Ana Eguiguren" w:date="2025-07-10T19:45:00Z" w16du:dateUtc="2025-07-10T22:45:00Z">
        <w:r w:rsidR="00EC75E7">
          <w:rPr>
            <w:rFonts w:eastAsiaTheme="minorEastAsia"/>
          </w:rPr>
          <w:t xml:space="preserve"> </w:t>
        </w:r>
        <w:r w:rsidR="00EC75E7">
          <w:rPr>
            <w:rFonts w:eastAsiaTheme="minorEastAsia"/>
            <w:i/>
            <w:iCs/>
          </w:rPr>
          <w:t>NR</w:t>
        </w:r>
      </w:ins>
      <w:ins w:id="44" w:author="Ana Eguiguren" w:date="2025-07-10T19:47:00Z" w16du:dateUtc="2025-07-10T22:47:00Z">
        <w:r w:rsidR="00EC75E7">
          <w:rPr>
            <w:rFonts w:eastAsiaTheme="minorEastAsia"/>
            <w:i/>
            <w:iCs/>
            <w:vertAlign w:val="subscript"/>
          </w:rPr>
          <w:t>dorsal</w:t>
        </w:r>
        <w:r w:rsidR="00EC75E7">
          <w:rPr>
            <w:rFonts w:eastAsiaTheme="minorEastAsia"/>
            <w:i/>
            <w:iCs/>
          </w:rPr>
          <w:t xml:space="preserve"> </w:t>
        </w:r>
        <w:r w:rsidR="00EC75E7">
          <w:rPr>
            <w:rFonts w:eastAsiaTheme="minorEastAsia"/>
          </w:rPr>
          <w:t>measurements</w:t>
        </w:r>
      </w:ins>
      <w:ins w:id="45" w:author="Ana Eguiguren" w:date="2025-07-10T19:48:00Z" w16du:dateUtc="2025-07-10T22:48:00Z">
        <w:r w:rsidR="00EC75E7">
          <w:rPr>
            <w:rFonts w:eastAsiaTheme="minorEastAsia"/>
          </w:rPr>
          <w:t>, which was associated with</w:t>
        </w:r>
      </w:ins>
      <w:ins w:id="46" w:author="Ana Eguiguren" w:date="2025-07-10T19:49:00Z" w16du:dateUtc="2025-07-10T22:49:00Z">
        <w:r w:rsidR="00EC75E7">
          <w:rPr>
            <w:rFonts w:eastAsiaTheme="minorEastAsia"/>
          </w:rPr>
          <w:t xml:space="preserve"> higher levels of uncertainty associated with sex inferences based on this metric. The results for models fit using </w:t>
        </w:r>
        <w:r w:rsidR="00EC75E7">
          <w:rPr>
            <w:rFonts w:eastAsiaTheme="minorEastAsia"/>
            <w:i/>
            <w:iCs/>
          </w:rPr>
          <w:t>NR</w:t>
        </w:r>
      </w:ins>
      <w:ins w:id="47" w:author="Ana Eguiguren" w:date="2025-07-10T19:50:00Z" w16du:dateUtc="2025-07-10T22:50:00Z">
        <w:r w:rsidR="00EC75E7">
          <w:rPr>
            <w:rFonts w:eastAsiaTheme="minorEastAsia"/>
            <w:i/>
            <w:iCs/>
            <w:vertAlign w:val="subscript"/>
          </w:rPr>
          <w:t>dorsal</w:t>
        </w:r>
        <w:r w:rsidR="00EC75E7">
          <w:rPr>
            <w:rFonts w:eastAsiaTheme="minorEastAsia"/>
            <w:i/>
            <w:iCs/>
          </w:rPr>
          <w:t xml:space="preserve"> </w:t>
        </w:r>
        <w:r w:rsidR="00EC75E7">
          <w:rPr>
            <w:rFonts w:eastAsiaTheme="minorEastAsia"/>
          </w:rPr>
          <w:t xml:space="preserve">and their corresponding posterior probabilities of being female estimates are summarized in </w:t>
        </w:r>
      </w:ins>
      <w:ins w:id="48" w:author="Ana Eguiguren" w:date="2025-07-10T19:51:00Z" w16du:dateUtc="2025-07-10T22:51:00Z">
        <w:r w:rsidR="00EC75E7" w:rsidRPr="00EC75E7">
          <w:rPr>
            <w:rFonts w:eastAsiaTheme="minorEastAsia"/>
            <w:b/>
            <w:bCs/>
          </w:rPr>
          <w:t>Supplementary</w:t>
        </w:r>
        <w:r w:rsidR="00EC75E7" w:rsidRPr="00EC75E7">
          <w:rPr>
            <w:rFonts w:eastAsiaTheme="minorEastAsia"/>
            <w:b/>
            <w:bCs/>
            <w:rPrChange w:id="49" w:author="Ana Eguiguren" w:date="2025-07-10T19:51:00Z" w16du:dateUtc="2025-07-10T22:51:00Z">
              <w:rPr>
                <w:rFonts w:eastAsiaTheme="minorEastAsia"/>
              </w:rPr>
            </w:rPrChange>
          </w:rPr>
          <w:t xml:space="preserve"> Material 1</w:t>
        </w:r>
        <w:r w:rsidR="00EC75E7">
          <w:rPr>
            <w:rFonts w:eastAsiaTheme="minorEastAsia"/>
          </w:rPr>
          <w:t xml:space="preserve">. </w:t>
        </w:r>
      </w:ins>
    </w:p>
    <w:p w14:paraId="169465A3" w14:textId="7ED6ED01" w:rsidR="001625DA" w:rsidRDefault="001625DA" w:rsidP="001625DA">
      <w:pPr>
        <w:pStyle w:val="Heading4"/>
      </w:pPr>
      <w:r>
        <w:t>2.4.2 Age classes</w:t>
      </w:r>
    </w:p>
    <w:p w14:paraId="560BDE21" w14:textId="0FC6A6B8" w:rsidR="001625DA" w:rsidRDefault="001625DA" w:rsidP="001625DA">
      <w:r>
        <w:t>We associated individual length (</w:t>
      </w:r>
      <w:r>
        <w:rPr>
          <w:i/>
          <w:iCs/>
        </w:rPr>
        <w:t>TL</w:t>
      </w:r>
      <w:r>
        <w:t xml:space="preserve">) to age classes defined in </w:t>
      </w:r>
      <w:r>
        <w:fldChar w:fldCharType="begin"/>
      </w:r>
      <w:r>
        <w:instrText xml:space="preserve"> REF _Ref201845537 \h </w:instrText>
      </w:r>
      <w:r>
        <w:fldChar w:fldCharType="separate"/>
      </w:r>
      <w:r w:rsidRPr="00320370">
        <w:rPr>
          <w:b/>
          <w:bCs/>
          <w:sz w:val="20"/>
          <w:szCs w:val="20"/>
        </w:rPr>
        <w:t xml:space="preserve">Table </w:t>
      </w:r>
      <w:r>
        <w:rPr>
          <w:b/>
          <w:bCs/>
          <w:noProof/>
          <w:sz w:val="20"/>
          <w:szCs w:val="20"/>
        </w:rPr>
        <w:t>1</w:t>
      </w:r>
      <w:r>
        <w:fldChar w:fldCharType="end"/>
      </w:r>
      <w:del w:id="50" w:author="Ana Eguiguren" w:date="2025-07-09T19:51:00Z" w16du:dateUtc="2025-07-09T22:51:00Z">
        <w:r>
          <w:delText xml:space="preserve">, which we delineated based on whaling-based research relating length measurements to analyses of gonadal development, stomach contents, and dentin layer based age estimates </w:delText>
        </w:r>
        <w:r>
          <w:fldChar w:fldCharType="begin"/>
        </w:r>
        <w:r>
          <w:del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delInstrText>
        </w:r>
        <w:r>
          <w:fldChar w:fldCharType="separate"/>
        </w:r>
        <w:r w:rsidRPr="00B5020B">
          <w:rPr>
            <w:kern w:val="0"/>
            <w:u w:val="dash"/>
          </w:rPr>
          <w:delText>(Best 1979, Best et al. 1984, Rice 1989)</w:delText>
        </w:r>
        <w:r>
          <w:fldChar w:fldCharType="end"/>
        </w:r>
        <w:r>
          <w:delText xml:space="preserve">. </w:delText>
        </w:r>
      </w:del>
      <w:ins w:id="51" w:author="Ana Eguiguren" w:date="2025-07-09T19:51:00Z" w16du:dateUtc="2025-07-09T22:51:00Z">
        <w:r>
          <w:t xml:space="preserve">, which we delineated based on whaling-based research relating length measurements to analyses of gonadal development, stomach contents, and dentin layer based age estimates </w:t>
        </w:r>
        <w:r>
          <w:fldChar w:fldCharType="begin"/>
        </w:r>
        <w:r w:rsidR="009A468F">
          <w:instrText xml:space="preserve"> ADDIN ZOTERO_ITEM CSL_CITATION {"citationID":"a8ke10shri","properties":{"formattedCitation":"(Best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fldChar w:fldCharType="separate"/>
        </w:r>
        <w:r w:rsidR="0034086F" w:rsidRPr="0034086F">
          <w:rPr>
            <w:kern w:val="0"/>
            <w:lang w:val="en-US"/>
          </w:rPr>
          <w:t>(Best 1979, Best et al. 1984, Rice 1989)</w:t>
        </w:r>
        <w:r>
          <w:fldChar w:fldCharType="end"/>
        </w:r>
        <w:r>
          <w:t xml:space="preserve">. </w:t>
        </w:r>
      </w:ins>
    </w:p>
    <w:p w14:paraId="20556F82" w14:textId="1C16EAB0" w:rsidR="001625DA" w:rsidRPr="00320370" w:rsidRDefault="001625DA" w:rsidP="001625DA">
      <w:pPr>
        <w:pStyle w:val="Caption"/>
        <w:keepNext/>
        <w:rPr>
          <w:color w:val="auto"/>
          <w:sz w:val="20"/>
          <w:szCs w:val="20"/>
        </w:rPr>
      </w:pPr>
      <w:bookmarkStart w:id="52" w:name="_Ref201845537"/>
      <w:r w:rsidRPr="00320370">
        <w:rPr>
          <w:b/>
          <w:bCs/>
          <w:color w:val="auto"/>
          <w:sz w:val="20"/>
          <w:szCs w:val="20"/>
        </w:rPr>
        <w:t xml:space="preserve">Table </w:t>
      </w:r>
      <w:r w:rsidRPr="00320370">
        <w:rPr>
          <w:b/>
          <w:bCs/>
          <w:color w:val="auto"/>
          <w:sz w:val="20"/>
          <w:szCs w:val="20"/>
        </w:rPr>
        <w:fldChar w:fldCharType="begin"/>
      </w:r>
      <w:r w:rsidRPr="00320370">
        <w:rPr>
          <w:b/>
          <w:bCs/>
          <w:color w:val="auto"/>
          <w:sz w:val="20"/>
          <w:szCs w:val="20"/>
        </w:rPr>
        <w:instrText xml:space="preserve"> SEQ Table \* ARABIC </w:instrText>
      </w:r>
      <w:r w:rsidRPr="00320370">
        <w:rPr>
          <w:b/>
          <w:bCs/>
          <w:color w:val="auto"/>
          <w:sz w:val="20"/>
          <w:szCs w:val="20"/>
        </w:rPr>
        <w:fldChar w:fldCharType="separate"/>
      </w:r>
      <w:r>
        <w:rPr>
          <w:b/>
          <w:bCs/>
          <w:noProof/>
          <w:color w:val="auto"/>
          <w:sz w:val="20"/>
          <w:szCs w:val="20"/>
        </w:rPr>
        <w:t>1</w:t>
      </w:r>
      <w:r w:rsidRPr="00320370">
        <w:rPr>
          <w:b/>
          <w:bCs/>
          <w:color w:val="auto"/>
          <w:sz w:val="20"/>
          <w:szCs w:val="20"/>
        </w:rPr>
        <w:fldChar w:fldCharType="end"/>
      </w:r>
      <w:bookmarkEnd w:id="52"/>
      <w:del w:id="53" w:author="Ana Eguiguren" w:date="2025-07-09T19:51:00Z" w16du:dateUtc="2025-07-09T22:51:00Z">
        <w:r w:rsidRPr="00320370">
          <w:rPr>
            <w:b/>
            <w:bCs/>
            <w:color w:val="auto"/>
            <w:sz w:val="20"/>
            <w:szCs w:val="20"/>
          </w:rPr>
          <w:delText xml:space="preserve">. </w:delText>
        </w:r>
        <w:r w:rsidRPr="00320370">
          <w:rPr>
            <w:color w:val="auto"/>
            <w:sz w:val="20"/>
            <w:szCs w:val="20"/>
          </w:rPr>
          <w:delText xml:space="preserve">Age classes for male and female sperm whales based analyses of whaling data </w:delText>
        </w:r>
        <w:r w:rsidRPr="00320370">
          <w:rPr>
            <w:color w:val="auto"/>
            <w:sz w:val="20"/>
            <w:szCs w:val="20"/>
          </w:rPr>
          <w:fldChar w:fldCharType="begin"/>
        </w:r>
        <w:r w:rsidRPr="00320370">
          <w:rPr>
            <w:color w:val="auto"/>
            <w:sz w:val="20"/>
            <w:szCs w:val="20"/>
          </w:rPr>
          <w:del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delInstrText>
        </w:r>
        <w:r w:rsidRPr="00320370">
          <w:rPr>
            <w:color w:val="auto"/>
            <w:sz w:val="20"/>
            <w:szCs w:val="20"/>
          </w:rPr>
          <w:fldChar w:fldCharType="separate"/>
        </w:r>
        <w:r w:rsidRPr="00320370">
          <w:rPr>
            <w:color w:val="auto"/>
            <w:kern w:val="0"/>
            <w:sz w:val="20"/>
            <w:szCs w:val="20"/>
            <w:u w:val="dash"/>
          </w:rPr>
          <w:delText>(Best 1979, Best et al. 1984, Rice 1989)</w:delText>
        </w:r>
        <w:r w:rsidRPr="00320370">
          <w:rPr>
            <w:color w:val="auto"/>
            <w:sz w:val="20"/>
            <w:szCs w:val="20"/>
          </w:rPr>
          <w:fldChar w:fldCharType="end"/>
        </w:r>
        <w:r w:rsidRPr="00320370">
          <w:rPr>
            <w:color w:val="auto"/>
            <w:sz w:val="20"/>
            <w:szCs w:val="20"/>
          </w:rPr>
          <w:delText xml:space="preserve">. </w:delText>
        </w:r>
      </w:del>
      <w:ins w:id="54" w:author="Ana Eguiguren" w:date="2025-07-09T19:51:00Z" w16du:dateUtc="2025-07-09T22:51:00Z">
        <w:r w:rsidRPr="00320370">
          <w:rPr>
            <w:b/>
            <w:bCs/>
            <w:color w:val="auto"/>
            <w:sz w:val="20"/>
            <w:szCs w:val="20"/>
          </w:rPr>
          <w:t xml:space="preserve">. </w:t>
        </w:r>
        <w:r w:rsidRPr="00320370">
          <w:rPr>
            <w:color w:val="auto"/>
            <w:sz w:val="20"/>
            <w:szCs w:val="20"/>
          </w:rPr>
          <w:t xml:space="preserve">Age classes for male and female sperm whales based analyses of whaling data </w:t>
        </w:r>
        <w:r w:rsidRPr="00320370">
          <w:rPr>
            <w:color w:val="auto"/>
            <w:sz w:val="20"/>
            <w:szCs w:val="20"/>
          </w:rPr>
          <w:fldChar w:fldCharType="begin"/>
        </w:r>
        <w:r w:rsidR="009A468F">
          <w:rPr>
            <w:color w:val="auto"/>
            <w:sz w:val="20"/>
            <w:szCs w:val="20"/>
          </w:rPr>
          <w:instrText xml:space="preserve"> ADDIN ZOTERO_ITEM CSL_CITATION {"citationID":"zE5Wb9IQ","properties":{"formattedCitation":"(Best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color w:val="auto"/>
            <w:sz w:val="20"/>
            <w:szCs w:val="20"/>
          </w:rPr>
          <w:fldChar w:fldCharType="separate"/>
        </w:r>
        <w:r w:rsidR="0034086F" w:rsidRPr="0034086F">
          <w:rPr>
            <w:color w:val="auto"/>
            <w:kern w:val="0"/>
            <w:sz w:val="20"/>
            <w:lang w:val="en-US"/>
          </w:rPr>
          <w:t>(Best 1979, Best et al. 1984, Rice 1989)</w:t>
        </w:r>
        <w:r w:rsidRPr="00320370">
          <w:rPr>
            <w:color w:val="auto"/>
            <w:sz w:val="20"/>
            <w:szCs w:val="20"/>
          </w:rPr>
          <w:fldChar w:fldCharType="end"/>
        </w:r>
        <w:r w:rsidRPr="00320370">
          <w:rPr>
            <w:color w:val="auto"/>
            <w:sz w:val="20"/>
            <w:szCs w:val="20"/>
          </w:rPr>
          <w:t xml:space="preserve">. </w:t>
        </w:r>
      </w:ins>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320370"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320370" w:rsidRDefault="001625DA" w:rsidP="009453EB">
            <w:pPr>
              <w:spacing w:after="120" w:line="276" w:lineRule="auto"/>
              <w:rPr>
                <w:sz w:val="20"/>
                <w:szCs w:val="20"/>
              </w:rPr>
            </w:pPr>
            <w:r w:rsidRPr="00320370">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Life stage traits</w:t>
            </w:r>
          </w:p>
        </w:tc>
      </w:tr>
      <w:tr w:rsidR="001625DA" w:rsidRPr="00320370"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320370" w:rsidRDefault="001625DA" w:rsidP="009453EB">
            <w:pPr>
              <w:spacing w:after="120" w:line="276" w:lineRule="auto"/>
              <w:rPr>
                <w:b w:val="0"/>
                <w:bCs w:val="0"/>
                <w:sz w:val="20"/>
                <w:szCs w:val="20"/>
              </w:rPr>
            </w:pPr>
            <w:r w:rsidRPr="00320370">
              <w:rPr>
                <w:b w:val="0"/>
                <w:bCs w:val="0"/>
                <w:sz w:val="20"/>
                <w:szCs w:val="20"/>
              </w:rPr>
              <w:t>Neonates</w:t>
            </w:r>
          </w:p>
        </w:tc>
        <w:tc>
          <w:tcPr>
            <w:tcW w:w="611" w:type="pct"/>
            <w:tcBorders>
              <w:top w:val="single" w:sz="4" w:space="0" w:color="auto"/>
            </w:tcBorders>
          </w:tcPr>
          <w:p w14:paraId="274C26D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Borders>
              <w:top w:val="single" w:sz="4" w:space="0" w:color="auto"/>
            </w:tcBorders>
          </w:tcPr>
          <w:p w14:paraId="2F7ABA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&lt; 4.10</w:t>
            </w:r>
          </w:p>
        </w:tc>
        <w:tc>
          <w:tcPr>
            <w:tcW w:w="796" w:type="pct"/>
            <w:tcBorders>
              <w:top w:val="single" w:sz="4" w:space="0" w:color="auto"/>
            </w:tcBorders>
          </w:tcPr>
          <w:p w14:paraId="124279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Few days - months</w:t>
            </w:r>
          </w:p>
        </w:tc>
        <w:tc>
          <w:tcPr>
            <w:tcW w:w="2295" w:type="pct"/>
            <w:tcBorders>
              <w:top w:val="single" w:sz="4" w:space="0" w:color="auto"/>
            </w:tcBorders>
          </w:tcPr>
          <w:p w14:paraId="1B4B2919" w14:textId="14D1F515"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Unhealed umbilical regions, likely recently born </w:t>
            </w:r>
            <w:r w:rsidRPr="00320370">
              <w:rPr>
                <w:sz w:val="20"/>
                <w:szCs w:val="20"/>
              </w:rPr>
              <w:fldChar w:fldCharType="begin"/>
            </w:r>
            <w:r w:rsidR="009A468F">
              <w:rPr>
                <w:sz w:val="20"/>
                <w:szCs w:val="20"/>
              </w:rPr>
              <w:instrText xml:space="preserve"> ADDIN ZOTERO_ITEM CSL_CITATION {"citationID":"E144eXi9","properties":{"formattedCitation":"(Best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320370" w:rsidRDefault="001625DA" w:rsidP="009453EB">
            <w:pPr>
              <w:spacing w:after="120" w:line="276" w:lineRule="auto"/>
              <w:rPr>
                <w:b w:val="0"/>
                <w:bCs w:val="0"/>
                <w:sz w:val="20"/>
                <w:szCs w:val="20"/>
              </w:rPr>
            </w:pPr>
            <w:r w:rsidRPr="00320370">
              <w:rPr>
                <w:b w:val="0"/>
                <w:bCs w:val="0"/>
                <w:sz w:val="20"/>
                <w:szCs w:val="20"/>
              </w:rPr>
              <w:t>Calves</w:t>
            </w:r>
          </w:p>
        </w:tc>
        <w:tc>
          <w:tcPr>
            <w:tcW w:w="611" w:type="pct"/>
          </w:tcPr>
          <w:p w14:paraId="6555044A"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Both</w:t>
            </w:r>
          </w:p>
        </w:tc>
        <w:tc>
          <w:tcPr>
            <w:tcW w:w="716" w:type="pct"/>
          </w:tcPr>
          <w:p w14:paraId="099278E2"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4.10 – 5.5</w:t>
            </w:r>
          </w:p>
        </w:tc>
        <w:tc>
          <w:tcPr>
            <w:tcW w:w="796" w:type="pct"/>
          </w:tcPr>
          <w:p w14:paraId="53341C17"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&lt; 1 year</w:t>
            </w:r>
          </w:p>
        </w:tc>
        <w:tc>
          <w:tcPr>
            <w:tcW w:w="2295" w:type="pct"/>
          </w:tcPr>
          <w:p w14:paraId="11267BB8" w14:textId="67FBDF49"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Young individuals almost exclusively dependent on milk </w:t>
            </w:r>
            <w:r w:rsidRPr="00320370">
              <w:rPr>
                <w:sz w:val="20"/>
                <w:szCs w:val="20"/>
              </w:rPr>
              <w:fldChar w:fldCharType="begin"/>
            </w:r>
            <w:r w:rsidR="009A468F">
              <w:rPr>
                <w:sz w:val="20"/>
                <w:szCs w:val="20"/>
              </w:rPr>
              <w:instrText xml:space="preserve"> ADDIN ZOTERO_ITEM CSL_CITATION {"citationID":"yZCXtXac","properties":{"formattedCitation":"(Best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320370" w:rsidRDefault="001625DA" w:rsidP="009453EB">
            <w:pPr>
              <w:spacing w:after="120" w:line="276" w:lineRule="auto"/>
              <w:rPr>
                <w:b w:val="0"/>
                <w:bCs w:val="0"/>
                <w:sz w:val="20"/>
                <w:szCs w:val="20"/>
              </w:rPr>
            </w:pPr>
            <w:r w:rsidRPr="00320370">
              <w:rPr>
                <w:b w:val="0"/>
                <w:bCs w:val="0"/>
                <w:sz w:val="20"/>
                <w:szCs w:val="20"/>
              </w:rPr>
              <w:t>Juveniles</w:t>
            </w:r>
          </w:p>
        </w:tc>
        <w:tc>
          <w:tcPr>
            <w:tcW w:w="611" w:type="pct"/>
          </w:tcPr>
          <w:p w14:paraId="3E0D5E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Pr>
          <w:p w14:paraId="21E017DD"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5.5 – 7.6 </w:t>
            </w:r>
          </w:p>
        </w:tc>
        <w:tc>
          <w:tcPr>
            <w:tcW w:w="796" w:type="pct"/>
          </w:tcPr>
          <w:p w14:paraId="2D003B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 1 – 2 years</w:t>
            </w:r>
          </w:p>
        </w:tc>
        <w:tc>
          <w:tcPr>
            <w:tcW w:w="2295" w:type="pct"/>
          </w:tcPr>
          <w:p w14:paraId="7D06AC62" w14:textId="462C77A4"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Primarily depend on milk for sustenance, although solid foods have been found in their gut contents </w:t>
            </w:r>
            <w:r w:rsidRPr="00320370">
              <w:rPr>
                <w:sz w:val="20"/>
                <w:szCs w:val="20"/>
              </w:rPr>
              <w:fldChar w:fldCharType="begin"/>
            </w:r>
            <w:r w:rsidR="009A468F">
              <w:rPr>
                <w:sz w:val="20"/>
                <w:szCs w:val="20"/>
              </w:rPr>
              <w:instrText xml:space="preserve"> ADDIN ZOTERO_ITEM CSL_CITATION {"citationID":"ovxuUui7","properties":{"formattedCitation":"(Best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6C481F4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5E5CEA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7.6 – 10.0</w:t>
            </w:r>
          </w:p>
        </w:tc>
        <w:tc>
          <w:tcPr>
            <w:tcW w:w="796" w:type="pct"/>
          </w:tcPr>
          <w:p w14:paraId="7C368681"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2 – 7 years</w:t>
            </w:r>
          </w:p>
        </w:tc>
        <w:tc>
          <w:tcPr>
            <w:tcW w:w="2295" w:type="pct"/>
          </w:tcPr>
          <w:p w14:paraId="52D303E4" w14:textId="02B551E0"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While milk may still </w:t>
            </w:r>
            <w:r>
              <w:rPr>
                <w:sz w:val="20"/>
                <w:szCs w:val="20"/>
              </w:rPr>
              <w:t xml:space="preserve">be </w:t>
            </w:r>
            <w:r w:rsidRPr="00320370">
              <w:rPr>
                <w:sz w:val="20"/>
                <w:szCs w:val="20"/>
              </w:rPr>
              <w:t xml:space="preserve">present in the stomach, solid foods are more frequently found. Still, the majority </w:t>
            </w:r>
            <w:r w:rsidR="003B14BE">
              <w:rPr>
                <w:sz w:val="20"/>
                <w:szCs w:val="20"/>
              </w:rPr>
              <w:t>o</w:t>
            </w:r>
            <w:r w:rsidRPr="00320370">
              <w:rPr>
                <w:sz w:val="20"/>
                <w:szCs w:val="20"/>
              </w:rPr>
              <w:t xml:space="preserve">f individuals have not attained sexual maturity </w:t>
            </w:r>
            <w:r w:rsidRPr="00320370">
              <w:rPr>
                <w:sz w:val="20"/>
                <w:szCs w:val="20"/>
              </w:rPr>
              <w:fldChar w:fldCharType="begin"/>
            </w:r>
            <w:r w:rsidR="009A468F">
              <w:rPr>
                <w:sz w:val="20"/>
                <w:szCs w:val="20"/>
              </w:rPr>
              <w:instrText xml:space="preserve"> ADDIN ZOTERO_ITEM CSL_CITATION {"citationID":"M37nXiFn","properties":{"formattedCitation":"(Best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2288D8F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76F7880A"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7.6 – 8.5</w:t>
            </w:r>
          </w:p>
        </w:tc>
        <w:tc>
          <w:tcPr>
            <w:tcW w:w="796" w:type="pct"/>
          </w:tcPr>
          <w:p w14:paraId="112AED75"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2 – 7 years</w:t>
            </w:r>
          </w:p>
        </w:tc>
        <w:tc>
          <w:tcPr>
            <w:tcW w:w="2295" w:type="pct"/>
          </w:tcPr>
          <w:p w14:paraId="36E464DE" w14:textId="7EA7B37E"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While milk may still present in the stomach, solid foods are more frequently found. Still, the majority </w:t>
            </w:r>
            <w:r w:rsidR="003B14BE">
              <w:rPr>
                <w:sz w:val="20"/>
                <w:szCs w:val="20"/>
              </w:rPr>
              <w:t>o</w:t>
            </w:r>
            <w:r w:rsidRPr="00320370">
              <w:rPr>
                <w:sz w:val="20"/>
                <w:szCs w:val="20"/>
              </w:rPr>
              <w:t xml:space="preserve">f individuals have not attained sexual maturity </w:t>
            </w:r>
            <w:r w:rsidRPr="00320370">
              <w:rPr>
                <w:sz w:val="20"/>
                <w:szCs w:val="20"/>
              </w:rPr>
              <w:fldChar w:fldCharType="begin"/>
            </w:r>
            <w:r w:rsidR="009A468F">
              <w:rPr>
                <w:sz w:val="20"/>
                <w:szCs w:val="20"/>
              </w:rPr>
              <w:instrText xml:space="preserve"> ADDIN ZOTERO_ITEM CSL_CITATION {"citationID":"ZaVP16xd","properties":{"formattedCitation":"(Best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551A6790"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7103E6B6"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10.0 – 13.7</w:t>
            </w:r>
          </w:p>
        </w:tc>
        <w:tc>
          <w:tcPr>
            <w:tcW w:w="796" w:type="pct"/>
          </w:tcPr>
          <w:p w14:paraId="3DB6C76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 – 20 years</w:t>
            </w:r>
          </w:p>
        </w:tc>
        <w:tc>
          <w:tcPr>
            <w:tcW w:w="2295" w:type="pct"/>
          </w:tcPr>
          <w:p w14:paraId="280DB5C8" w14:textId="7C18326E"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Sexual maturity in males (sperm production) starts at 10 m long, between 7 – 11 years of age, which matches with them leaving their natal unit </w:t>
            </w:r>
            <w:r w:rsidRPr="00320370">
              <w:rPr>
                <w:sz w:val="20"/>
                <w:szCs w:val="20"/>
              </w:rPr>
              <w:fldChar w:fldCharType="begin"/>
            </w:r>
            <w:r w:rsidR="009A468F">
              <w:rPr>
                <w:sz w:val="20"/>
                <w:szCs w:val="20"/>
              </w:rPr>
              <w:instrText xml:space="preserve"> ADDIN ZOTERO_ITEM CSL_CITATION {"citationID":"K7OULJSf","properties":{"formattedCitation":"(Best 1979, Best et al. 1984, Mendes et al. 2007)","plainCitation":"(Best 1979, Best et al. 1984,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320370">
              <w:rPr>
                <w:sz w:val="20"/>
                <w:szCs w:val="20"/>
              </w:rPr>
              <w:fldChar w:fldCharType="separate"/>
            </w:r>
            <w:r w:rsidRPr="00320370">
              <w:rPr>
                <w:sz w:val="20"/>
                <w:szCs w:val="20"/>
              </w:rPr>
              <w:t xml:space="preserve">(Best 1979, Best et al. 1984, Mendes et al. </w:t>
            </w:r>
            <w:r w:rsidRPr="00320370">
              <w:rPr>
                <w:sz w:val="20"/>
                <w:szCs w:val="20"/>
              </w:rPr>
              <w:lastRenderedPageBreak/>
              <w:t>2007)</w:t>
            </w:r>
            <w:r w:rsidRPr="00320370">
              <w:rPr>
                <w:sz w:val="20"/>
                <w:szCs w:val="20"/>
              </w:rPr>
              <w:fldChar w:fldCharType="end"/>
            </w:r>
            <w:r w:rsidRPr="00320370">
              <w:rPr>
                <w:sz w:val="20"/>
                <w:szCs w:val="20"/>
              </w:rPr>
              <w:t xml:space="preserve">. During this period, individuals continue to grow. </w:t>
            </w:r>
          </w:p>
        </w:tc>
      </w:tr>
      <w:tr w:rsidR="001625DA" w:rsidRPr="00320370"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320370" w:rsidRDefault="001625DA" w:rsidP="009453EB">
            <w:pPr>
              <w:spacing w:after="120" w:line="276" w:lineRule="auto"/>
              <w:rPr>
                <w:b w:val="0"/>
                <w:bCs w:val="0"/>
                <w:sz w:val="20"/>
                <w:szCs w:val="20"/>
              </w:rPr>
            </w:pPr>
            <w:r w:rsidRPr="00320370">
              <w:rPr>
                <w:b w:val="0"/>
                <w:bCs w:val="0"/>
                <w:sz w:val="20"/>
                <w:szCs w:val="20"/>
              </w:rPr>
              <w:lastRenderedPageBreak/>
              <w:t>Adult</w:t>
            </w:r>
          </w:p>
        </w:tc>
        <w:tc>
          <w:tcPr>
            <w:tcW w:w="611" w:type="pct"/>
          </w:tcPr>
          <w:p w14:paraId="0480406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4732A061"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8.5 – 10.m</w:t>
            </w:r>
          </w:p>
        </w:tc>
        <w:tc>
          <w:tcPr>
            <w:tcW w:w="796" w:type="pct"/>
          </w:tcPr>
          <w:p w14:paraId="7C3F8C9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 – 20 years</w:t>
            </w:r>
          </w:p>
        </w:tc>
        <w:tc>
          <w:tcPr>
            <w:tcW w:w="2295" w:type="pct"/>
          </w:tcPr>
          <w:p w14:paraId="2D017784" w14:textId="063B953E"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Females achieve gonad development between 8.2 – 9.2 m and are able to conceive shortly after </w:t>
            </w:r>
            <w:r w:rsidRPr="00320370">
              <w:rPr>
                <w:sz w:val="20"/>
                <w:szCs w:val="20"/>
              </w:rPr>
              <w:fldChar w:fldCharType="begin"/>
            </w:r>
            <w:r w:rsidR="009A468F">
              <w:rPr>
                <w:sz w:val="20"/>
                <w:szCs w:val="20"/>
              </w:rPr>
              <w:instrText xml:space="preserve"> ADDIN ZOTERO_ITEM CSL_CITATION {"citationID":"4ozefYzX","properties":{"formattedCitation":"(Rice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(Rice 1989)</w:t>
            </w:r>
            <w:r w:rsidRPr="00320370">
              <w:rPr>
                <w:sz w:val="20"/>
                <w:szCs w:val="20"/>
              </w:rPr>
              <w:fldChar w:fldCharType="end"/>
            </w:r>
            <w:r w:rsidRPr="00320370">
              <w:rPr>
                <w:sz w:val="20"/>
                <w:szCs w:val="20"/>
              </w:rPr>
              <w:t>.</w:t>
            </w:r>
          </w:p>
        </w:tc>
      </w:tr>
      <w:tr w:rsidR="001625DA" w:rsidRPr="00320370"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320370" w:rsidRDefault="001625DA" w:rsidP="009453EB">
            <w:pPr>
              <w:spacing w:after="120" w:line="276" w:lineRule="auto"/>
              <w:rPr>
                <w:b w:val="0"/>
                <w:bCs w:val="0"/>
                <w:sz w:val="20"/>
                <w:szCs w:val="20"/>
              </w:rPr>
            </w:pPr>
            <w:r w:rsidRPr="00320370">
              <w:rPr>
                <w:b w:val="0"/>
                <w:bCs w:val="0"/>
                <w:sz w:val="20"/>
                <w:szCs w:val="20"/>
              </w:rPr>
              <w:t xml:space="preserve">Mature </w:t>
            </w:r>
          </w:p>
        </w:tc>
        <w:tc>
          <w:tcPr>
            <w:tcW w:w="611" w:type="pct"/>
          </w:tcPr>
          <w:p w14:paraId="227C9FC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20A7FEB"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&gt; 13.7 </w:t>
            </w:r>
          </w:p>
        </w:tc>
        <w:tc>
          <w:tcPr>
            <w:tcW w:w="796" w:type="pct"/>
          </w:tcPr>
          <w:p w14:paraId="07DA200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&gt; 20</w:t>
            </w:r>
          </w:p>
        </w:tc>
        <w:tc>
          <w:tcPr>
            <w:tcW w:w="2295" w:type="pct"/>
          </w:tcPr>
          <w:p w14:paraId="560C9014" w14:textId="1ED45844"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Almost all males of this size range are physiologically fertile, as defined by the concentration of sperm in their seminal fluid and will be either solitary or form bachelor schools. Although physiologically fertile, males</w:t>
            </w:r>
            <w:r>
              <w:rPr>
                <w:sz w:val="20"/>
                <w:szCs w:val="20"/>
              </w:rPr>
              <w:t xml:space="preserve"> will likely only start mating when they’ve reached</w:t>
            </w:r>
            <w:r w:rsidRPr="00320370">
              <w:rPr>
                <w:sz w:val="20"/>
                <w:szCs w:val="20"/>
              </w:rPr>
              <w:t xml:space="preserve"> </w:t>
            </w:r>
            <w:r w:rsidR="009B0F29">
              <w:rPr>
                <w:sz w:val="20"/>
                <w:szCs w:val="20"/>
              </w:rPr>
              <w:t>&gt;</w:t>
            </w:r>
            <w:r w:rsidRPr="00320370">
              <w:rPr>
                <w:sz w:val="20"/>
                <w:szCs w:val="20"/>
              </w:rPr>
              <w:t xml:space="preserve">15.7 m (35 years) </w:t>
            </w:r>
            <w:r w:rsidRPr="00320370">
              <w:rPr>
                <w:sz w:val="20"/>
                <w:szCs w:val="20"/>
              </w:rPr>
              <w:fldChar w:fldCharType="begin"/>
            </w:r>
            <w:r w:rsidR="009A468F">
              <w:rPr>
                <w:sz w:val="20"/>
                <w:szCs w:val="20"/>
              </w:rPr>
              <w:instrText xml:space="preserve"> ADDIN ZOTERO_ITEM CSL_CITATION {"citationID":"bMl4ZwVn","properties":{"formattedCitation":"(Best et al. 1984, Rice 1989)","plainCitation":"(Best et al. 1984, Rice 1989)","noteIndex":0},"citationItems":[{"id":119,"uris":["http://zotero.org/users/5395629/items/QZ2YHGLH"],"itemData":{"id":119,"type":"article-journal","container-title":"Reports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(Best et al. 1984, Rice 1989)</w:t>
            </w:r>
            <w:r w:rsidRPr="00320370">
              <w:rPr>
                <w:sz w:val="20"/>
                <w:szCs w:val="20"/>
              </w:rPr>
              <w:fldChar w:fldCharType="end"/>
            </w:r>
            <w:r w:rsidRPr="00320370">
              <w:rPr>
                <w:sz w:val="20"/>
                <w:szCs w:val="20"/>
              </w:rPr>
              <w:t>.</w:t>
            </w:r>
          </w:p>
        </w:tc>
      </w:tr>
      <w:tr w:rsidR="001625DA" w:rsidRPr="00320370"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320370" w:rsidRDefault="001625DA" w:rsidP="009453EB">
            <w:pPr>
              <w:spacing w:after="120" w:line="276" w:lineRule="auto"/>
              <w:rPr>
                <w:b w:val="0"/>
                <w:bCs w:val="0"/>
                <w:sz w:val="20"/>
                <w:szCs w:val="20"/>
              </w:rPr>
            </w:pPr>
            <w:r w:rsidRPr="00320370">
              <w:rPr>
                <w:b w:val="0"/>
                <w:bCs w:val="0"/>
                <w:sz w:val="20"/>
                <w:szCs w:val="20"/>
              </w:rPr>
              <w:t>Mature</w:t>
            </w:r>
          </w:p>
        </w:tc>
        <w:tc>
          <w:tcPr>
            <w:tcW w:w="611" w:type="pct"/>
            <w:tcBorders>
              <w:bottom w:val="single" w:sz="4" w:space="0" w:color="auto"/>
            </w:tcBorders>
          </w:tcPr>
          <w:p w14:paraId="0F385A8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Borders>
              <w:bottom w:val="single" w:sz="4" w:space="0" w:color="auto"/>
            </w:tcBorders>
          </w:tcPr>
          <w:p w14:paraId="7FF5A52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10 – 12 m</w:t>
            </w:r>
          </w:p>
        </w:tc>
        <w:tc>
          <w:tcPr>
            <w:tcW w:w="796" w:type="pct"/>
            <w:tcBorders>
              <w:bottom w:val="single" w:sz="4" w:space="0" w:color="auto"/>
            </w:tcBorders>
          </w:tcPr>
          <w:p w14:paraId="0DCE17F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&gt; 20 years</w:t>
            </w:r>
          </w:p>
        </w:tc>
        <w:tc>
          <w:tcPr>
            <w:tcW w:w="2295" w:type="pct"/>
            <w:tcBorders>
              <w:bottom w:val="single" w:sz="4" w:space="0" w:color="auto"/>
            </w:tcBorders>
          </w:tcPr>
          <w:p w14:paraId="367A6B8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Females attain full size at this age.</w:t>
            </w:r>
          </w:p>
        </w:tc>
      </w:tr>
    </w:tbl>
    <w:p w14:paraId="08E285CF" w14:textId="77777777" w:rsidR="001625DA" w:rsidRDefault="001625DA" w:rsidP="00862972">
      <w:pPr>
        <w:rPr>
          <w:rFonts w:eastAsiaTheme="minorEastAsia"/>
        </w:rPr>
      </w:pPr>
    </w:p>
    <w:p w14:paraId="1F307802" w14:textId="09A12DF5" w:rsidR="00DB0992" w:rsidRDefault="00DB0992" w:rsidP="00EA7AE3">
      <w:pPr>
        <w:pStyle w:val="Heading4"/>
      </w:pPr>
      <w:r>
        <w:t>2.</w:t>
      </w:r>
      <w:r w:rsidR="00EA7AE3">
        <w:t>4</w:t>
      </w:r>
      <w:r>
        <w:t>.3 Behavioural context</w:t>
      </w:r>
    </w:p>
    <w:p w14:paraId="7DE390DA" w14:textId="46B67EE9" w:rsidR="002412C1" w:rsidRDefault="00B904F0" w:rsidP="00B904F0">
      <w:r>
        <w:t xml:space="preserve">We </w:t>
      </w:r>
      <w:r w:rsidR="00076109">
        <w:t xml:space="preserve">then </w:t>
      </w:r>
      <w:r>
        <w:t>inspected whether individual whales</w:t>
      </w:r>
      <w:r w:rsidR="00022873">
        <w:t xml:space="preserve"> performed or received</w:t>
      </w:r>
      <w:r>
        <w:t xml:space="preserve"> </w:t>
      </w:r>
      <w:r w:rsidR="00E5259C">
        <w:rPr>
          <w:i/>
          <w:iCs/>
        </w:rPr>
        <w:t>peduncle dives</w:t>
      </w:r>
      <w:r w:rsidR="008732DD">
        <w:t xml:space="preserve"> across age classes and differing probabilities of being female</w:t>
      </w:r>
      <w:r w:rsidR="00E5259C">
        <w:t xml:space="preserve">. </w:t>
      </w:r>
      <w:r w:rsidR="00E5259C">
        <w:rPr>
          <w:i/>
          <w:iCs/>
        </w:rPr>
        <w:t xml:space="preserve">Peduncle </w:t>
      </w:r>
      <w:r w:rsidR="00E5259C" w:rsidRPr="00E5259C">
        <w:rPr>
          <w:i/>
          <w:iCs/>
        </w:rPr>
        <w:t>dives</w:t>
      </w:r>
      <w:r w:rsidR="00E5259C">
        <w:t xml:space="preserve"> are short (</w:t>
      </w:r>
      <w:r w:rsidR="00FA0DD1">
        <w:t xml:space="preserve">a </w:t>
      </w:r>
      <w:r w:rsidR="00E5259C">
        <w:t xml:space="preserve">few seconds) and shallow dives performed </w:t>
      </w:r>
      <w:r w:rsidR="00FA0DD1">
        <w:t xml:space="preserve">usually </w:t>
      </w:r>
      <w:r w:rsidR="00E5259C">
        <w:t>by a calf or juvenile onto the base of the peduncle (fluke stalk)</w:t>
      </w:r>
      <w:r w:rsidR="00022873">
        <w:t xml:space="preserve"> and under</w:t>
      </w:r>
      <w:r w:rsidR="0089671E">
        <w:t xml:space="preserve"> a larger whale, </w:t>
      </w:r>
      <w:r w:rsidR="00022873">
        <w:t xml:space="preserve">during </w:t>
      </w:r>
      <w:r w:rsidR="0089671E">
        <w:t xml:space="preserve">the calf/juvenile </w:t>
      </w:r>
      <w:r w:rsidR="00022873">
        <w:t>often presses</w:t>
      </w:r>
      <w:r w:rsidR="0089671E">
        <w:t xml:space="preserve"> its snout onto the larger whale’s genital region</w:t>
      </w:r>
      <w:r w:rsidR="00E5259C">
        <w:t xml:space="preserve"> </w:t>
      </w:r>
      <w:r w:rsidR="00E5259C">
        <w:fldChar w:fldCharType="begin"/>
      </w:r>
      <w:r w:rsidR="009A468F">
        <w:instrText xml:space="preserve"> ADDIN ZOTERO_ITEM CSL_CITATION {"citationID":"a2ogltae2u0","properties":{"formattedCitation":"(Gero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fldChar w:fldCharType="separate"/>
      </w:r>
      <w:r w:rsidR="0034086F" w:rsidRPr="0034086F">
        <w:rPr>
          <w:kern w:val="0"/>
          <w:lang w:val="en-US"/>
        </w:rPr>
        <w:t>(Gero &amp; Whitehead 2007)</w:t>
      </w:r>
      <w:r w:rsidR="00E5259C">
        <w:fldChar w:fldCharType="end"/>
      </w:r>
      <w:r w:rsidR="00E5259C">
        <w:t>.</w:t>
      </w:r>
      <w:r w:rsidR="0089671E">
        <w:t xml:space="preserve"> They can be detected on drone</w:t>
      </w:r>
      <w:r w:rsidR="00FA0DD1">
        <w:t>-</w:t>
      </w:r>
      <w:r w:rsidR="0089671E">
        <w:t>base</w:t>
      </w:r>
      <w:r w:rsidR="00FA0DD1">
        <w:t>d</w:t>
      </w:r>
      <w:r w:rsidR="0089671E">
        <w:t xml:space="preserve"> recordings when calves arch their backs and dive under a larger whale’s body repeatedly.</w:t>
      </w:r>
      <w:r w:rsidR="00E5259C">
        <w:t xml:space="preserve"> </w:t>
      </w:r>
      <w:r w:rsidR="002412C1">
        <w:t xml:space="preserve">For each measured whale, we recorded whether it had been observed performing or receiving a </w:t>
      </w:r>
      <w:r w:rsidR="002412C1">
        <w:rPr>
          <w:i/>
          <w:iCs/>
        </w:rPr>
        <w:t xml:space="preserve">peduncle dive </w:t>
      </w:r>
      <w:r w:rsidR="002412C1">
        <w:t xml:space="preserve">in any of the video recordings from which still images for measurements were extracted.  </w:t>
      </w:r>
    </w:p>
    <w:p w14:paraId="207AF844" w14:textId="48D12A1C" w:rsidR="00B904F0" w:rsidRPr="0089671E" w:rsidRDefault="00FA0DD1" w:rsidP="00B904F0">
      <w:r>
        <w:t>Peduncle</w:t>
      </w:r>
      <w:r w:rsidR="00E5259C">
        <w:t xml:space="preserve"> dives were </w:t>
      </w:r>
      <w:r>
        <w:t>previously assumed to indicate suckling (Gero &amp; Whitehead 2007), but recent underwater footage suggests that they may not be associated with suckling</w:t>
      </w:r>
      <w:r w:rsidR="00E2014B">
        <w:t xml:space="preserve"> or milk extraction,</w:t>
      </w:r>
      <w:r>
        <w:t xml:space="preserve"> and instead represent</w:t>
      </w:r>
      <w:r w:rsidR="00E5259C">
        <w:t xml:space="preserve"> a form of affiliative behaviour between </w:t>
      </w:r>
      <w:r>
        <w:t>young whales</w:t>
      </w:r>
      <w:r w:rsidR="00E5259C">
        <w:t xml:space="preserve"> and mothers/allomothers </w:t>
      </w:r>
      <w:r w:rsidR="00E5259C">
        <w:fldChar w:fldCharType="begin"/>
      </w:r>
      <w:r w:rsidR="009A468F">
        <w:instrText xml:space="preserve"> ADDIN ZOTERO_ITEM CSL_CITATION {"citationID":"annmg7o2f2","properties":{"formattedCitation":"(Sarano et al. 2023)","plainCitation":"(Sarano et al. 2023)","noteIndex":0},"citationItems":[{"id":5065,"uris":["http://zotero.org/users/5395629/items/P25R26RD"],"itemData":{"id":5065,"type":"article-journal","abstract":"In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34086F" w:rsidRPr="0034086F">
        <w:rPr>
          <w:kern w:val="0"/>
          <w:lang w:val="en-US"/>
        </w:rPr>
        <w:t>(Sarano et al. 2023)</w:t>
      </w:r>
      <w:r w:rsidR="00E5259C">
        <w:fldChar w:fldCharType="end"/>
      </w:r>
      <w:r w:rsidR="00E5259C">
        <w:t xml:space="preserve">. Although peduncle dives may not necessarily involve suckling, all reports of </w:t>
      </w:r>
      <w:r w:rsidR="00E5259C">
        <w:rPr>
          <w:i/>
          <w:iCs/>
        </w:rPr>
        <w:t>peduncle dives</w:t>
      </w:r>
      <w:r w:rsidR="00E5259C">
        <w:t xml:space="preserve"> in which the sex of the receiving whales is known involve female</w:t>
      </w:r>
      <w:r w:rsidR="00F21B87">
        <w:t xml:space="preserve">s </w:t>
      </w:r>
      <w:r w:rsidR="00E5259C">
        <w:fldChar w:fldCharType="begin"/>
      </w:r>
      <w:r w:rsidR="009A468F">
        <w:instrText xml:space="preserve"> ADDIN ZOTERO_ITEM CSL_CITATION {"citationID":"a9osstva8p","properties":{"formattedCitation":"(Gero &amp; Whitehead 2007, Konrad et al. 2019, Sarano et al. 2023)","plainCitation":"(Gero &amp; Whitehead 2007, Konrad et al. 2019, Sarano et al. 2023)","noteIndex":0},"citationItems":[{"id":1228,"uris":["http://zotero.org/users/5395629/items/K6F2N8LY"],"itemData":{"id":1228,"type":"article-journal","container-title":"Marine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1176,"uris":["http://zotero.org/users/5395629/items/N4LLU6EG"],"itemData":{"id":1176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9A468F" w:rsidRPr="009A468F">
        <w:rPr>
          <w:kern w:val="0"/>
        </w:rPr>
        <w:t>(Gero &amp; Whitehead 2007, Konrad et al. 2019, Sarano et al. 2023)</w:t>
      </w:r>
      <w:r w:rsidR="00E5259C">
        <w:fldChar w:fldCharType="end"/>
      </w:r>
      <w:r w:rsidR="00E5259C">
        <w:t xml:space="preserve">. </w:t>
      </w:r>
    </w:p>
    <w:p w14:paraId="0EA11162" w14:textId="6A2EC459" w:rsidR="00862972" w:rsidRDefault="00862972" w:rsidP="00EA7AE3">
      <w:pPr>
        <w:pStyle w:val="Heading2"/>
      </w:pPr>
      <w:bookmarkStart w:id="55" w:name="_Toc201083901"/>
      <w:bookmarkStart w:id="56" w:name="_Toc202983204"/>
      <w:r>
        <w:lastRenderedPageBreak/>
        <w:t xml:space="preserve">3. </w:t>
      </w:r>
      <w:bookmarkEnd w:id="55"/>
      <w:r w:rsidR="00EA7AE3">
        <w:t>RESULTS</w:t>
      </w:r>
      <w:bookmarkEnd w:id="56"/>
    </w:p>
    <w:p w14:paraId="5424A2A9" w14:textId="77777777" w:rsidR="00862972" w:rsidRDefault="00862972" w:rsidP="00EA7AE3">
      <w:pPr>
        <w:pStyle w:val="Heading3"/>
      </w:pPr>
      <w:bookmarkStart w:id="57" w:name="_Toc202983205"/>
      <w:r>
        <w:t>3.1 | Error estimation and correction</w:t>
      </w:r>
      <w:bookmarkEnd w:id="57"/>
    </w:p>
    <w:p w14:paraId="1C8100DE" w14:textId="6A9326C8" w:rsidR="00862972" w:rsidRPr="00872BDA"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commentRangeStart w:id="58"/>
      <w:ins w:id="59" w:author="Balaena Institute whitehead" w:date="2025-07-10T12:09:00Z" w16du:dateUtc="2025-07-10T15:09:00Z">
        <w:r w:rsidR="00872BDA">
          <w:t>These length estimates</w:t>
        </w:r>
      </w:ins>
      <w:ins w:id="60" w:author="Balaena Institute whitehead" w:date="2025-07-10T12:08:00Z" w16du:dateUtc="2025-07-10T15:08:00Z">
        <w:r w:rsidR="00872BDA">
          <w:t xml:space="preserve"> resulted in a</w:t>
        </w:r>
      </w:ins>
      <w:ins w:id="61" w:author="Balaena Institute whitehead" w:date="2025-07-10T12:09:00Z" w16du:dateUtc="2025-07-10T15:09:00Z">
        <w:r w:rsidR="00872BDA">
          <w:t>n observed</w:t>
        </w:r>
      </w:ins>
      <w:ins w:id="62" w:author="Balaena Institute whitehead" w:date="2025-07-10T12:08:00Z" w16du:dateUtc="2025-07-10T15:08:00Z">
        <w:r w:rsidR="00872BDA">
          <w:t xml:space="preserve"> 95% CI width of 0.2 m, corresponding to </w:t>
        </w:r>
      </w:ins>
      <w:ins w:id="63" w:author="Balaena Institute whitehead" w:date="2025-07-10T12:09:00Z" w16du:dateUtc="2025-07-10T15:09:00Z">
        <w:r w:rsidR="00872BDA">
          <w:t xml:space="preserve">1.6% of the vessel’s true length. </w:t>
        </w:r>
      </w:ins>
      <w:commentRangeEnd w:id="58"/>
      <w:ins w:id="64" w:author="Balaena Institute whitehead" w:date="2025-07-10T12:11:00Z" w16du:dateUtc="2025-07-10T15:11:00Z">
        <w:r w:rsidR="00872BDA">
          <w:rPr>
            <w:rStyle w:val="CommentReference"/>
          </w:rPr>
          <w:commentReference w:id="58"/>
        </w:r>
      </w:ins>
    </w:p>
    <w:p w14:paraId="1C0B0577" w14:textId="77777777" w:rsidR="00862972" w:rsidRDefault="00862972" w:rsidP="00EA7AE3">
      <w:pPr>
        <w:pStyle w:val="Heading3"/>
      </w:pPr>
      <w:bookmarkStart w:id="65" w:name="_Toc202983206"/>
      <w:r>
        <w:t>3.2 | Whale measurements and photo-identification</w:t>
      </w:r>
      <w:bookmarkEnd w:id="65"/>
    </w:p>
    <w:p w14:paraId="73810721" w14:textId="381D0202" w:rsidR="003729E9" w:rsidRPr="00774426" w:rsidRDefault="000B1C5B" w:rsidP="00862972">
      <w:pPr>
        <w:keepNext/>
      </w:pPr>
      <w:r>
        <w:t xml:space="preserve"> </w:t>
      </w:r>
      <w:r w:rsidR="00B624C8">
        <w:t xml:space="preserve">We were able to </w:t>
      </w:r>
      <w:r w:rsidR="00F43927">
        <w:t>extract</w:t>
      </w:r>
      <w:r w:rsidR="00B624C8">
        <w:t xml:space="preserve"> </w:t>
      </w:r>
      <w:r w:rsidR="008732DD">
        <w:rPr>
          <w:i/>
          <w:iCs/>
        </w:rPr>
        <w:t>N</w:t>
      </w:r>
      <w:r w:rsidR="000C25A4">
        <w:rPr>
          <w:i/>
          <w:iCs/>
        </w:rPr>
        <w:t>R</w:t>
      </w:r>
      <w:r w:rsidR="00C61B9F">
        <w:rPr>
          <w:i/>
          <w:iCs/>
          <w:vertAlign w:val="subscript"/>
        </w:rPr>
        <w:t>dorsal</w:t>
      </w:r>
      <w:r w:rsidR="00B624C8">
        <w:rPr>
          <w:i/>
          <w:iCs/>
        </w:rPr>
        <w:t xml:space="preserve"> </w:t>
      </w:r>
      <w:r w:rsidR="00F43927">
        <w:t>metrics more frequently</w:t>
      </w:r>
      <w:r w:rsidR="00B624C8">
        <w:t xml:space="preserve"> than </w:t>
      </w:r>
      <w:r w:rsidR="008732DD">
        <w:rPr>
          <w:i/>
          <w:iCs/>
        </w:rPr>
        <w:t>N</w:t>
      </w:r>
      <w:r w:rsidR="000C25A4">
        <w:rPr>
          <w:i/>
          <w:iCs/>
        </w:rPr>
        <w:t>R</w:t>
      </w:r>
      <w:r w:rsidR="00C61B9F">
        <w:rPr>
          <w:i/>
          <w:iCs/>
          <w:vertAlign w:val="subscript"/>
        </w:rPr>
        <w:t>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del w:id="66" w:author="Balaena Institute whitehead" w:date="2025-07-10T12:10:00Z" w16du:dateUtc="2025-07-10T15:10:00Z">
        <w:r w:rsidDel="00872BDA">
          <w:delText xml:space="preserve">altitude </w:delText>
        </w:r>
      </w:del>
      <w:r w:rsidR="00862972">
        <w:t xml:space="preserve">had high enough quality (Q3 – 5) </w:t>
      </w:r>
      <w:r w:rsidR="00774426">
        <w:t>for initial identification</w:t>
      </w:r>
      <w:r w:rsidR="00862972">
        <w:t xml:space="preserve"> (</w:t>
      </w:r>
      <w:r w:rsidR="00862972">
        <w:fldChar w:fldCharType="begin"/>
      </w:r>
      <w:r w:rsidR="00862972">
        <w:instrText xml:space="preserve"> REF _Ref201088861 \h </w:instrText>
      </w:r>
      <w:r w:rsidR="00862972">
        <w:fldChar w:fldCharType="separate"/>
      </w:r>
      <w:r w:rsidR="00AB0A54">
        <w:t xml:space="preserve">Figure </w:t>
      </w:r>
      <w:r w:rsidR="00AB0A54">
        <w:rPr>
          <w:noProof/>
        </w:rPr>
        <w:t>2</w:t>
      </w:r>
      <w:r w:rsidR="00862972">
        <w:fldChar w:fldCharType="end"/>
      </w:r>
      <w:r w:rsidR="00862972">
        <w:t>)</w:t>
      </w:r>
      <w:r w:rsidR="00774426">
        <w:t xml:space="preserve">, resulting in </w:t>
      </w:r>
      <w:r w:rsidR="00EA7AE3">
        <w:t xml:space="preserve">504 still images assigned to 90 individuals for which </w:t>
      </w:r>
      <w:r w:rsidR="00EA7AE3">
        <w:rPr>
          <w:i/>
          <w:iCs/>
        </w:rPr>
        <w:t xml:space="preserve">TL </w:t>
      </w:r>
      <w:r w:rsidR="00EA7AE3">
        <w:t xml:space="preserve">could be measured at least once, </w:t>
      </w:r>
      <w:r w:rsidR="00EA7AE3">
        <w:lastRenderedPageBreak/>
        <w:t xml:space="preserve">and </w:t>
      </w:r>
      <w:r w:rsidR="00774426">
        <w:t xml:space="preserve">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w:t>
      </w:r>
      <w:r w:rsidR="008711DA">
        <w:rPr>
          <w:i/>
          <w:iCs/>
        </w:rPr>
        <w:t>N</w:t>
      </w:r>
      <w:r w:rsidR="00774426">
        <w:rPr>
          <w:i/>
          <w:iCs/>
        </w:rPr>
        <w:t>R</w:t>
      </w:r>
      <w:r w:rsidR="008711DA">
        <w:rPr>
          <w:i/>
          <w:iCs/>
          <w:vertAlign w:val="subscript"/>
        </w:rPr>
        <w:t>dorsal</w:t>
      </w:r>
      <w:r w:rsidR="00774426">
        <w:rPr>
          <w:i/>
          <w:iCs/>
        </w:rPr>
        <w:t xml:space="preserve">, </w:t>
      </w:r>
      <w:r w:rsidR="00774426">
        <w:t xml:space="preserve">and </w:t>
      </w:r>
      <w:r w:rsidR="008711DA">
        <w:rPr>
          <w:i/>
          <w:iCs/>
        </w:rPr>
        <w:t>N</w:t>
      </w:r>
      <w:r w:rsidR="00774426">
        <w:rPr>
          <w:i/>
          <w:iCs/>
        </w:rPr>
        <w:t>R</w:t>
      </w:r>
      <w:r w:rsidR="008711DA">
        <w:rPr>
          <w:i/>
          <w:iCs/>
          <w:vertAlign w:val="subscript"/>
        </w:rPr>
        <w:t>flipper</w:t>
      </w:r>
      <w:r w:rsidR="00774426">
        <w:rPr>
          <w:i/>
          <w:iCs/>
        </w:rPr>
        <w:t xml:space="preserve"> </w:t>
      </w:r>
      <w:r w:rsidR="000C25A4">
        <w:t xml:space="preserve">could be measured at least three times. </w:t>
      </w:r>
    </w:p>
    <w:p w14:paraId="71DDE81B" w14:textId="07414DB9" w:rsidR="00537453" w:rsidRDefault="008A227A" w:rsidP="009E6BAA">
      <w:pPr>
        <w:keepNext/>
        <w:jc w:val="center"/>
        <w:pPrChange w:id="67" w:author="Balaena Institute whitehead" w:date="2025-07-11T15:32:00Z" w16du:dateUtc="2025-07-11T18:32:00Z">
          <w:pPr>
            <w:keepNext/>
          </w:pPr>
        </w:pPrChange>
      </w:pPr>
      <w:r>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06AC98F3" w:rsidR="00862972" w:rsidRPr="001625DA" w:rsidRDefault="00862972" w:rsidP="00862972">
      <w:pPr>
        <w:pStyle w:val="Caption"/>
        <w:rPr>
          <w:i w:val="0"/>
          <w:iCs w:val="0"/>
          <w:color w:val="auto"/>
        </w:rPr>
      </w:pPr>
      <w:bookmarkStart w:id="68" w:name="_Ref201088861"/>
      <w:commentRangeStart w:id="69"/>
      <w:r w:rsidRPr="001625DA">
        <w:rPr>
          <w:b/>
          <w:bCs/>
          <w:color w:val="auto"/>
        </w:rPr>
        <w:t xml:space="preserve">Figure </w:t>
      </w:r>
      <w:r w:rsidR="007459AF" w:rsidRPr="001625DA">
        <w:rPr>
          <w:b/>
          <w:bCs/>
          <w:color w:val="auto"/>
        </w:rPr>
        <w:fldChar w:fldCharType="begin"/>
      </w:r>
      <w:r w:rsidR="007459AF" w:rsidRPr="001625DA">
        <w:rPr>
          <w:b/>
          <w:bCs/>
          <w:color w:val="auto"/>
        </w:rPr>
        <w:instrText xml:space="preserve"> SEQ Figure \* ARABIC </w:instrText>
      </w:r>
      <w:r w:rsidR="007459AF" w:rsidRPr="001625DA">
        <w:rPr>
          <w:b/>
          <w:bCs/>
          <w:color w:val="auto"/>
        </w:rPr>
        <w:fldChar w:fldCharType="separate"/>
      </w:r>
      <w:r w:rsidR="00897888">
        <w:rPr>
          <w:b/>
          <w:bCs/>
          <w:noProof/>
          <w:color w:val="auto"/>
        </w:rPr>
        <w:t>2</w:t>
      </w:r>
      <w:r w:rsidR="007459AF" w:rsidRPr="001625DA">
        <w:rPr>
          <w:b/>
          <w:bCs/>
          <w:noProof/>
          <w:color w:val="auto"/>
        </w:rPr>
        <w:fldChar w:fldCharType="end"/>
      </w:r>
      <w:bookmarkEnd w:id="68"/>
      <w:r w:rsidRPr="001625DA">
        <w:rPr>
          <w:b/>
          <w:bCs/>
          <w:color w:val="auto"/>
        </w:rPr>
        <w:t>.</w:t>
      </w:r>
      <w:r w:rsidRPr="001625DA">
        <w:rPr>
          <w:color w:val="auto"/>
        </w:rPr>
        <w:t xml:space="preserve"> </w:t>
      </w:r>
      <w:r w:rsidRPr="001625DA">
        <w:rPr>
          <w:i w:val="0"/>
          <w:iCs w:val="0"/>
          <w:color w:val="auto"/>
        </w:rPr>
        <w:t xml:space="preserve">Corrected </w:t>
      </w:r>
      <w:r w:rsidR="00AB7339">
        <w:rPr>
          <w:i w:val="0"/>
          <w:iCs w:val="0"/>
          <w:color w:val="auto"/>
        </w:rPr>
        <w:t>drone a</w:t>
      </w:r>
      <w:r w:rsidRPr="001625DA">
        <w:rPr>
          <w:i w:val="0"/>
          <w:iCs w:val="0"/>
          <w:color w:val="auto"/>
        </w:rPr>
        <w:t>ltitude (m) distribution across photo quality ratings (Q</w:t>
      </w:r>
      <w:r w:rsidR="00AB7339">
        <w:rPr>
          <w:i w:val="0"/>
          <w:iCs w:val="0"/>
          <w:color w:val="auto"/>
        </w:rPr>
        <w:t>1 -5</w:t>
      </w:r>
      <w:r w:rsidRPr="001625DA">
        <w:rPr>
          <w:i w:val="0"/>
          <w:iCs w:val="0"/>
          <w:color w:val="auto"/>
        </w:rPr>
        <w:t xml:space="preserve">) of still images. The 70 m threshold is shown for reference. </w:t>
      </w:r>
      <w:commentRangeEnd w:id="69"/>
      <w:r w:rsidR="008A227A">
        <w:rPr>
          <w:rStyle w:val="CommentReference"/>
          <w:i w:val="0"/>
          <w:iCs w:val="0"/>
          <w:color w:val="auto"/>
        </w:rPr>
        <w:commentReference w:id="69"/>
      </w:r>
    </w:p>
    <w:p w14:paraId="4AFC43A7" w14:textId="600F6904" w:rsidR="00A10676" w:rsidRPr="00A10676" w:rsidRDefault="00583D2A">
      <w:pPr>
        <w:pStyle w:val="Heading3"/>
        <w:rPr>
          <w:ins w:id="70" w:author="Balaena Institute whitehead" w:date="2025-07-10T11:03:00Z" w16du:dateUtc="2025-07-10T14:03:00Z"/>
        </w:rPr>
        <w:pPrChange w:id="71" w:author="Balaena Institute whitehead" w:date="2025-07-10T11:03:00Z" w16du:dateUtc="2025-07-10T14:03:00Z">
          <w:pPr/>
        </w:pPrChange>
      </w:pPr>
      <w:bookmarkStart w:id="72" w:name="_Toc202983207"/>
      <w:r>
        <w:t xml:space="preserve">3.3 | </w:t>
      </w:r>
      <w:r w:rsidR="00A10676">
        <w:t>Age class</w:t>
      </w:r>
      <w:r>
        <w:t xml:space="preserve"> and </w:t>
      </w:r>
      <w:r w:rsidR="00A10676">
        <w:t>sex</w:t>
      </w:r>
      <w:r>
        <w:t xml:space="preserve"> inference</w:t>
      </w:r>
      <w:bookmarkEnd w:id="72"/>
    </w:p>
    <w:p w14:paraId="4ABC3FDC" w14:textId="0C437676" w:rsidR="00A10676" w:rsidRDefault="00A10676" w:rsidP="00A10676">
      <w:pPr>
        <w:pStyle w:val="Heading4"/>
        <w:rPr>
          <w:ins w:id="73" w:author="Balaena Institute whitehead" w:date="2025-07-10T11:20:00Z" w16du:dateUtc="2025-07-10T14:20:00Z"/>
        </w:rPr>
      </w:pPr>
      <w:ins w:id="74" w:author="Balaena Institute whitehead" w:date="2025-07-10T11:03:00Z" w16du:dateUtc="2025-07-10T14:03:00Z">
        <w:r>
          <w:t xml:space="preserve">3.3.1 </w:t>
        </w:r>
      </w:ins>
      <w:ins w:id="75" w:author="Balaena Institute whitehead" w:date="2025-07-11T12:26:00Z" w16du:dateUtc="2025-07-11T15:26:00Z">
        <w:r w:rsidR="00D35DA5">
          <w:t xml:space="preserve">Variability in individual measurements and </w:t>
        </w:r>
      </w:ins>
      <w:ins w:id="76" w:author="Balaena Institute whitehead" w:date="2025-07-10T11:03:00Z" w16du:dateUtc="2025-07-10T14:03:00Z">
        <w:r>
          <w:t>age class assignment</w:t>
        </w:r>
      </w:ins>
    </w:p>
    <w:p w14:paraId="1D00FAB8" w14:textId="186BB945" w:rsidR="00723C89" w:rsidRPr="00415908" w:rsidRDefault="008655A9" w:rsidP="00723C89">
      <w:pPr>
        <w:rPr>
          <w:ins w:id="77" w:author="Ana Eguiguren" w:date="2025-07-10T18:12:00Z" w16du:dateUtc="2025-07-10T21:12:00Z"/>
        </w:rPr>
      </w:pPr>
      <w:ins w:id="78" w:author="Balaena Institute whitehead" w:date="2025-07-10T11:28:00Z" w16du:dateUtc="2025-07-10T14:28:00Z">
        <w:r>
          <w:t>The 95% CI width in bootstrapped estimates of sperm whal</w:t>
        </w:r>
      </w:ins>
      <w:ins w:id="79" w:author="Balaena Institute whitehead" w:date="2025-07-10T11:29:00Z" w16du:dateUtc="2025-07-10T14:29:00Z">
        <w:r>
          <w:t xml:space="preserve">e </w:t>
        </w:r>
      </w:ins>
      <w:ins w:id="80" w:author="Balaena Institute whitehead" w:date="2025-07-10T11:46:00Z" w16du:dateUtc="2025-07-10T14:46:00Z">
        <w:r w:rsidR="003E5933">
          <w:rPr>
            <w:i/>
            <w:iCs/>
          </w:rPr>
          <w:t xml:space="preserve">TL </w:t>
        </w:r>
      </w:ins>
      <w:ins w:id="81" w:author="Balaena Institute whitehead" w:date="2025-07-10T11:35:00Z" w16du:dateUtc="2025-07-10T14:35:00Z">
        <w:r w:rsidR="00FC03C1">
          <w:t>had a median of</w:t>
        </w:r>
      </w:ins>
      <w:ins w:id="82" w:author="Balaena Institute whitehead" w:date="2025-07-10T11:29:00Z" w16du:dateUtc="2025-07-10T14:29:00Z">
        <w:r>
          <w:t xml:space="preserve"> 0.35 m (mean = 0.42, </w:t>
        </w:r>
        <w:r>
          <w:rPr>
            <w:i/>
            <w:iCs/>
          </w:rPr>
          <w:t xml:space="preserve">SD = </w:t>
        </w:r>
      </w:ins>
      <w:ins w:id="83" w:author="Balaena Institute whitehead" w:date="2025-07-10T11:30:00Z" w16du:dateUtc="2025-07-10T14:30:00Z">
        <w:r>
          <w:t xml:space="preserve">0.32). </w:t>
        </w:r>
      </w:ins>
      <w:ins w:id="84" w:author="Balaena Institute whitehead" w:date="2025-07-10T11:35:00Z" w16du:dateUtc="2025-07-10T14:35:00Z">
        <w:r w:rsidR="00FC03C1">
          <w:t xml:space="preserve">This </w:t>
        </w:r>
      </w:ins>
      <w:ins w:id="85" w:author="Balaena Institute whitehead" w:date="2025-07-10T11:36:00Z" w16du:dateUtc="2025-07-10T14:36:00Z">
        <w:r w:rsidR="00FC03C1">
          <w:t>represented</w:t>
        </w:r>
      </w:ins>
      <w:ins w:id="86" w:author="Balaena Institute whitehead" w:date="2025-07-10T11:35:00Z" w16du:dateUtc="2025-07-10T14:35:00Z">
        <w:r w:rsidR="00FC03C1">
          <w:t xml:space="preserve"> </w:t>
        </w:r>
      </w:ins>
      <w:ins w:id="87" w:author="Balaena Institute whitehead" w:date="2025-07-10T11:37:00Z" w16du:dateUtc="2025-07-10T14:37:00Z">
        <w:r w:rsidR="00FC03C1">
          <w:t xml:space="preserve">a median </w:t>
        </w:r>
      </w:ins>
      <w:ins w:id="88" w:author="Balaena Institute whitehead" w:date="2025-07-10T11:39:00Z" w16du:dateUtc="2025-07-10T14:39:00Z">
        <w:r w:rsidR="00FC03C1">
          <w:t xml:space="preserve">of </w:t>
        </w:r>
      </w:ins>
      <w:ins w:id="89" w:author="Balaena Institute whitehead" w:date="2025-07-10T11:36:00Z" w16du:dateUtc="2025-07-10T14:36:00Z">
        <w:r w:rsidR="00FC03C1">
          <w:t xml:space="preserve">3.29% of the mean </w:t>
        </w:r>
      </w:ins>
      <w:ins w:id="90" w:author="Balaena Institute whitehead" w:date="2025-07-10T11:47:00Z" w16du:dateUtc="2025-07-10T14:47:00Z">
        <w:r w:rsidR="003E5933">
          <w:rPr>
            <w:i/>
            <w:iCs/>
          </w:rPr>
          <w:t>TL</w:t>
        </w:r>
      </w:ins>
      <w:ins w:id="91" w:author="Balaena Institute whitehead" w:date="2025-07-10T11:37:00Z" w16du:dateUtc="2025-07-10T14:37:00Z">
        <w:r w:rsidR="00FC03C1">
          <w:t xml:space="preserve"> for </w:t>
        </w:r>
        <w:proofErr w:type="gramStart"/>
        <w:r w:rsidR="00FC03C1">
          <w:t>each individual</w:t>
        </w:r>
        <w:proofErr w:type="gramEnd"/>
        <w:r w:rsidR="00FC03C1">
          <w:t xml:space="preserve"> (mean = 4.18%, </w:t>
        </w:r>
      </w:ins>
      <w:ins w:id="92" w:author="Balaena Institute whitehead" w:date="2025-07-10T11:38:00Z" w16du:dateUtc="2025-07-10T14:38:00Z">
        <w:r w:rsidR="00FC03C1">
          <w:rPr>
            <w:i/>
            <w:iCs/>
          </w:rPr>
          <w:t xml:space="preserve">SD = </w:t>
        </w:r>
        <w:r w:rsidR="00FC03C1" w:rsidRPr="00FC03C1">
          <w:t>3.34%</w:t>
        </w:r>
        <w:r w:rsidR="00FC03C1">
          <w:t xml:space="preserve">). </w:t>
        </w:r>
      </w:ins>
      <w:ins w:id="93" w:author="Balaena Institute whitehead" w:date="2025-07-10T11:46:00Z" w16du:dateUtc="2025-07-10T14:46:00Z">
        <w:r w:rsidR="003E5933">
          <w:t xml:space="preserve">Resulting </w:t>
        </w:r>
      </w:ins>
      <w:ins w:id="94" w:author="Balaena Institute whitehead" w:date="2025-07-10T11:47:00Z" w16du:dateUtc="2025-07-10T14:47:00Z">
        <w:r w:rsidR="003E5933">
          <w:rPr>
            <w:i/>
            <w:iCs/>
          </w:rPr>
          <w:t xml:space="preserve">TL </w:t>
        </w:r>
        <w:r w:rsidR="003E5933">
          <w:t xml:space="preserve">estimates </w:t>
        </w:r>
      </w:ins>
      <w:ins w:id="95" w:author="Balaena Institute whitehead" w:date="2025-07-10T11:49:00Z" w16du:dateUtc="2025-07-10T14:49:00Z">
        <w:r w:rsidR="003E5933">
          <w:t xml:space="preserve">ranged from </w:t>
        </w:r>
      </w:ins>
      <w:ins w:id="96" w:author="Balaena Institute whitehead" w:date="2025-07-10T11:50:00Z" w16du:dateUtc="2025-07-10T14:50:00Z">
        <w:r w:rsidR="003E5933">
          <w:t>4.1 -16.1 m</w:t>
        </w:r>
      </w:ins>
      <w:ins w:id="97" w:author="Balaena Institute whitehead" w:date="2025-07-10T11:53:00Z" w16du:dateUtc="2025-07-10T14:53:00Z">
        <w:r w:rsidR="003E5933">
          <w:t>, with most individuals measuring between 8 – 13 m</w:t>
        </w:r>
      </w:ins>
      <w:ins w:id="98" w:author="Balaena Institute whitehead" w:date="2025-07-10T11:50:00Z" w16du:dateUtc="2025-07-10T14:50:00Z">
        <w:r w:rsidR="003E5933">
          <w:t xml:space="preserve"> </w:t>
        </w:r>
      </w:ins>
      <w:ins w:id="99" w:author="Balaena Institute whitehead" w:date="2025-07-10T11:49:00Z" w16du:dateUtc="2025-07-10T14:49:00Z">
        <w:r w:rsidR="003E5933">
          <w:t>(</w:t>
        </w:r>
        <w:r w:rsidR="003E5933">
          <w:fldChar w:fldCharType="begin"/>
        </w:r>
        <w:r w:rsidR="003E5933">
          <w:instrText xml:space="preserve"> REF _Ref203040586 \h </w:instrText>
        </w:r>
      </w:ins>
      <w:ins w:id="100" w:author="Balaena Institute whitehead" w:date="2025-07-10T11:49:00Z" w16du:dateUtc="2025-07-10T14:49:00Z">
        <w:r w:rsidR="003E5933">
          <w:fldChar w:fldCharType="separate"/>
        </w:r>
        <w:r w:rsidR="003E5933" w:rsidRPr="007A56AB">
          <w:rPr>
            <w:b/>
            <w:bCs/>
            <w:rPrChange w:id="101" w:author="Balaena Institute whitehead" w:date="2025-07-10T11:16:00Z" w16du:dateUtc="2025-07-10T14:16:00Z">
              <w:rPr>
                <w:rFonts w:eastAsiaTheme="majorEastAsia" w:cstheme="majorBidi"/>
              </w:rPr>
            </w:rPrChange>
          </w:rPr>
          <w:t xml:space="preserve">Figure </w:t>
        </w:r>
        <w:r w:rsidR="003E5933" w:rsidRPr="007A56AB">
          <w:rPr>
            <w:b/>
            <w:bCs/>
            <w:noProof/>
            <w:rPrChange w:id="102" w:author="Balaena Institute whitehead" w:date="2025-07-10T11:16:00Z" w16du:dateUtc="2025-07-10T14:16:00Z">
              <w:rPr>
                <w:rFonts w:eastAsiaTheme="majorEastAsia" w:cstheme="majorBidi"/>
                <w:noProof/>
              </w:rPr>
            </w:rPrChange>
          </w:rPr>
          <w:t>3</w:t>
        </w:r>
        <w:r w:rsidR="003E5933">
          <w:fldChar w:fldCharType="end"/>
        </w:r>
        <w:r w:rsidR="003E5933">
          <w:t>)</w:t>
        </w:r>
      </w:ins>
      <w:ins w:id="103" w:author="Balaena Institute whitehead" w:date="2025-07-10T11:53:00Z" w16du:dateUtc="2025-07-10T14:53:00Z">
        <w:r w:rsidR="003E5933">
          <w:t>.</w:t>
        </w:r>
      </w:ins>
      <w:ins w:id="104" w:author="Ana Eguiguren" w:date="2025-07-10T19:14:00Z" w16du:dateUtc="2025-07-10T22:14:00Z">
        <w:r w:rsidR="0063179E">
          <w:t xml:space="preserve"> </w:t>
        </w:r>
      </w:ins>
      <w:ins w:id="105" w:author="Ana Eguiguren" w:date="2025-07-10T19:15:00Z" w16du:dateUtc="2025-07-10T22:15:00Z">
        <w:r w:rsidR="0063179E">
          <w:t xml:space="preserve">These estimates resulted in three individuals categorized as </w:t>
        </w:r>
      </w:ins>
      <w:ins w:id="106" w:author="Ana Eguiguren" w:date="2025-07-10T19:16:00Z" w16du:dateUtc="2025-07-10T22:16:00Z">
        <w:r w:rsidR="0063179E">
          <w:t>calves, three as juveniles, one as a subadult, and four as mature mates. The remainder (</w:t>
        </w:r>
      </w:ins>
      <w:ins w:id="107" w:author="Ana Eguiguren" w:date="2025-07-10T19:17:00Z" w16du:dateUtc="2025-07-10T22:17:00Z">
        <w:r w:rsidR="0063179E">
          <w:t xml:space="preserve">n = 40) fell within </w:t>
        </w:r>
      </w:ins>
      <w:ins w:id="108" w:author="Ana Eguiguren" w:date="2025-07-10T19:18:00Z" w16du:dateUtc="2025-07-10T22:18:00Z">
        <w:r w:rsidR="0063179E">
          <w:t xml:space="preserve">age classes with overlapping ranges between males and females (i.e., AF, AM, and MF). </w:t>
        </w:r>
      </w:ins>
      <w:ins w:id="109" w:author="Balaena Institute whitehead" w:date="2025-07-10T12:30:00Z" w16du:dateUtc="2025-07-10T15:30:00Z">
        <w:del w:id="110" w:author="Ana Eguiguren" w:date="2025-07-10T19:20:00Z" w16du:dateUtc="2025-07-10T22:20:00Z">
          <w:r w:rsidR="003F397F" w:rsidDel="003603EC">
            <w:delText xml:space="preserve"> </w:delText>
          </w:r>
        </w:del>
      </w:ins>
    </w:p>
    <w:p w14:paraId="529523F8" w14:textId="0DCE9FE6" w:rsidR="00A10676" w:rsidRDefault="0063179E">
      <w:pPr>
        <w:keepNext/>
        <w:pPrChange w:id="111" w:author="Balaena Institute whitehead" w:date="2025-07-10T11:07:00Z" w16du:dateUtc="2025-07-10T14:07:00Z">
          <w:pPr/>
        </w:pPrChange>
      </w:pPr>
      <w:r>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2AD7B5BB" w:rsidR="0063179E" w:rsidRDefault="00A10676" w:rsidP="0063179E">
      <w:pPr>
        <w:pStyle w:val="Heading4"/>
        <w:spacing w:line="240" w:lineRule="auto"/>
        <w:rPr>
          <w:ins w:id="112" w:author="Ana Eguiguren" w:date="2025-07-10T19:14:00Z" w16du:dateUtc="2025-07-10T22:14:00Z"/>
          <w:i w:val="0"/>
          <w:iCs w:val="0"/>
          <w:sz w:val="18"/>
          <w:szCs w:val="18"/>
        </w:rPr>
      </w:pPr>
      <w:bookmarkStart w:id="113" w:name="_Ref203040586"/>
      <w:commentRangeStart w:id="114"/>
      <w:r w:rsidRPr="0063179E">
        <w:rPr>
          <w:rFonts w:eastAsiaTheme="minorHAnsi" w:cs="Times New Roman"/>
          <w:b/>
          <w:bCs/>
          <w:sz w:val="18"/>
          <w:szCs w:val="18"/>
          <w:rPrChange w:id="115" w:author="Balaena Institute whitehead" w:date="2025-07-10T11:16:00Z" w16du:dateUtc="2025-07-10T14:16:00Z">
            <w:rPr/>
          </w:rPrChange>
        </w:rPr>
        <w:t xml:space="preserve">Figure </w:t>
      </w:r>
      <w:r w:rsidRPr="0063179E">
        <w:rPr>
          <w:rFonts w:eastAsiaTheme="minorHAnsi" w:cs="Times New Roman"/>
          <w:b/>
          <w:bCs/>
          <w:sz w:val="18"/>
          <w:szCs w:val="18"/>
          <w:rPrChange w:id="116" w:author="Balaena Institute whitehead" w:date="2025-07-10T11:16:00Z" w16du:dateUtc="2025-07-10T14:16:00Z">
            <w:rPr/>
          </w:rPrChange>
        </w:rPr>
        <w:fldChar w:fldCharType="begin"/>
      </w:r>
      <w:r w:rsidRPr="0063179E">
        <w:rPr>
          <w:rFonts w:eastAsiaTheme="minorHAnsi" w:cs="Times New Roman"/>
          <w:b/>
          <w:bCs/>
          <w:sz w:val="18"/>
          <w:szCs w:val="18"/>
          <w:rPrChange w:id="117" w:author="Balaena Institute whitehead" w:date="2025-07-10T11:16:00Z" w16du:dateUtc="2025-07-10T14:16:00Z">
            <w:rPr/>
          </w:rPrChange>
        </w:rPr>
        <w:instrText xml:space="preserve"> SEQ Figure \* ARABIC </w:instrText>
      </w:r>
      <w:r w:rsidRPr="0063179E">
        <w:rPr>
          <w:rFonts w:eastAsiaTheme="minorHAnsi" w:cs="Times New Roman"/>
          <w:b/>
          <w:bCs/>
          <w:sz w:val="18"/>
          <w:szCs w:val="18"/>
          <w:rPrChange w:id="118" w:author="Balaena Institute whitehead" w:date="2025-07-10T11:16:00Z" w16du:dateUtc="2025-07-10T14:16:00Z">
            <w:rPr/>
          </w:rPrChange>
        </w:rPr>
        <w:fldChar w:fldCharType="separate"/>
      </w:r>
      <w:ins w:id="119" w:author="Balaena Institute whitehead" w:date="2025-07-11T15:25:00Z" w16du:dateUtc="2025-07-11T18:25:00Z">
        <w:r w:rsidR="00897888">
          <w:rPr>
            <w:rFonts w:eastAsiaTheme="minorHAnsi" w:cs="Times New Roman"/>
            <w:b/>
            <w:bCs/>
            <w:noProof/>
            <w:sz w:val="18"/>
            <w:szCs w:val="18"/>
          </w:rPr>
          <w:t>3</w:t>
        </w:r>
      </w:ins>
      <w:del w:id="120" w:author="Balaena Institute whitehead" w:date="2025-07-11T15:25:00Z" w16du:dateUtc="2025-07-11T18:25:00Z">
        <w:r w:rsidRPr="0063179E" w:rsidDel="00897888">
          <w:rPr>
            <w:rFonts w:eastAsiaTheme="minorHAnsi" w:cs="Times New Roman"/>
            <w:b/>
            <w:bCs/>
            <w:noProof/>
            <w:sz w:val="18"/>
            <w:szCs w:val="18"/>
            <w:rPrChange w:id="121" w:author="Balaena Institute whitehead" w:date="2025-07-10T11:16:00Z" w16du:dateUtc="2025-07-10T14:16:00Z">
              <w:rPr>
                <w:noProof/>
              </w:rPr>
            </w:rPrChange>
          </w:rPr>
          <w:delText>3</w:delText>
        </w:r>
      </w:del>
      <w:r w:rsidRPr="0063179E">
        <w:rPr>
          <w:rFonts w:eastAsiaTheme="minorHAnsi" w:cs="Times New Roman"/>
          <w:b/>
          <w:bCs/>
          <w:sz w:val="18"/>
          <w:szCs w:val="18"/>
          <w:rPrChange w:id="122" w:author="Balaena Institute whitehead" w:date="2025-07-10T11:16:00Z" w16du:dateUtc="2025-07-10T14:16:00Z">
            <w:rPr/>
          </w:rPrChange>
        </w:rPr>
        <w:fldChar w:fldCharType="end"/>
      </w:r>
      <w:bookmarkEnd w:id="113"/>
      <w:r w:rsidRPr="0063179E">
        <w:rPr>
          <w:rFonts w:eastAsiaTheme="minorHAnsi" w:cs="Times New Roman"/>
          <w:b/>
          <w:bCs/>
          <w:sz w:val="18"/>
          <w:szCs w:val="18"/>
          <w:rPrChange w:id="123" w:author="Balaena Institute whitehead" w:date="2025-07-10T11:16:00Z" w16du:dateUtc="2025-07-10T14:16:00Z">
            <w:rPr/>
          </w:rPrChange>
        </w:rPr>
        <w:t>.</w:t>
      </w:r>
      <w:r w:rsidRPr="0063179E">
        <w:rPr>
          <w:rFonts w:eastAsiaTheme="minorHAnsi" w:cs="Times New Roman"/>
          <w:sz w:val="18"/>
          <w:szCs w:val="18"/>
          <w:rPrChange w:id="124" w:author="Balaena Institute whitehead" w:date="2025-07-10T11:16:00Z" w16du:dateUtc="2025-07-10T14:16:00Z">
            <w:rPr/>
          </w:rPrChange>
        </w:rPr>
        <w:t xml:space="preserve"> </w:t>
      </w:r>
      <w:bookmarkStart w:id="125" w:name="_Hlk203128466"/>
      <w:r w:rsidRPr="0063179E">
        <w:rPr>
          <w:rFonts w:eastAsiaTheme="minorHAnsi" w:cs="Times New Roman"/>
          <w:i w:val="0"/>
          <w:iCs w:val="0"/>
          <w:sz w:val="18"/>
          <w:szCs w:val="18"/>
          <w:rPrChange w:id="126" w:author="Balaena Institute whitehead" w:date="2025-07-10T11:16:00Z" w16du:dateUtc="2025-07-10T14:16:00Z">
            <w:rPr>
              <w:i w:val="0"/>
              <w:iCs w:val="0"/>
            </w:rPr>
          </w:rPrChange>
        </w:rPr>
        <w:t>Total</w:t>
      </w:r>
      <w:r w:rsidR="003752AB" w:rsidRPr="0063179E">
        <w:rPr>
          <w:rFonts w:eastAsiaTheme="minorHAnsi" w:cs="Times New Roman"/>
          <w:i w:val="0"/>
          <w:iCs w:val="0"/>
          <w:sz w:val="18"/>
          <w:szCs w:val="18"/>
          <w:rPrChange w:id="127" w:author="Balaena Institute whitehead" w:date="2025-07-10T11:16:00Z" w16du:dateUtc="2025-07-10T14:16:00Z">
            <w:rPr>
              <w:i w:val="0"/>
              <w:iCs w:val="0"/>
            </w:rPr>
          </w:rPrChange>
        </w:rPr>
        <w:t xml:space="preserve"> body</w:t>
      </w:r>
      <w:r w:rsidRPr="0063179E">
        <w:rPr>
          <w:rFonts w:eastAsiaTheme="minorHAnsi" w:cs="Times New Roman"/>
          <w:i w:val="0"/>
          <w:iCs w:val="0"/>
          <w:sz w:val="18"/>
          <w:szCs w:val="18"/>
          <w:rPrChange w:id="128" w:author="Balaena Institute whitehead" w:date="2025-07-10T11:16:00Z" w16du:dateUtc="2025-07-10T14:16:00Z">
            <w:rPr>
              <w:i w:val="0"/>
              <w:iCs w:val="0"/>
            </w:rPr>
          </w:rPrChange>
        </w:rPr>
        <w:t xml:space="preserve"> length (m) and nose-to-body ratio (</w:t>
      </w:r>
      <w:r w:rsidRPr="0063179E">
        <w:rPr>
          <w:rFonts w:eastAsiaTheme="minorHAnsi" w:cs="Times New Roman"/>
          <w:sz w:val="18"/>
          <w:szCs w:val="18"/>
          <w:rPrChange w:id="129" w:author="Balaena Institute whitehead" w:date="2025-07-10T11:16:00Z" w16du:dateUtc="2025-07-10T14:16:00Z">
            <w:rPr/>
          </w:rPrChange>
        </w:rPr>
        <w:t>NR</w:t>
      </w:r>
      <w:r w:rsidRPr="0063179E">
        <w:rPr>
          <w:rFonts w:eastAsiaTheme="minorHAnsi" w:cs="Times New Roman"/>
          <w:sz w:val="18"/>
          <w:szCs w:val="18"/>
          <w:vertAlign w:val="subscript"/>
          <w:rPrChange w:id="130" w:author="Balaena Institute whitehead" w:date="2025-07-10T11:16:00Z" w16du:dateUtc="2025-07-10T14:16:00Z">
            <w:rPr>
              <w:vertAlign w:val="subscript"/>
            </w:rPr>
          </w:rPrChange>
        </w:rPr>
        <w:t>flipper</w:t>
      </w:r>
      <w:r w:rsidRPr="0063179E">
        <w:rPr>
          <w:rFonts w:eastAsiaTheme="minorHAnsi" w:cs="Times New Roman"/>
          <w:i w:val="0"/>
          <w:iCs w:val="0"/>
          <w:sz w:val="18"/>
          <w:szCs w:val="18"/>
          <w:rPrChange w:id="131" w:author="Balaena Institute whitehead" w:date="2025-07-10T11:16:00Z" w16du:dateUtc="2025-07-10T14:16:00Z">
            <w:rPr>
              <w:i w:val="0"/>
              <w:iCs w:val="0"/>
            </w:rPr>
          </w:rPrChange>
        </w:rPr>
        <w:t xml:space="preserve">) estimates of </w:t>
      </w:r>
      <w:r w:rsidR="003752AB" w:rsidRPr="0063179E">
        <w:rPr>
          <w:rFonts w:eastAsiaTheme="minorHAnsi" w:cs="Times New Roman"/>
          <w:i w:val="0"/>
          <w:iCs w:val="0"/>
          <w:sz w:val="18"/>
          <w:szCs w:val="18"/>
          <w:rPrChange w:id="132" w:author="Balaena Institute whitehead" w:date="2025-07-10T11:16:00Z" w16du:dateUtc="2025-07-10T14:16:00Z">
            <w:rPr>
              <w:i w:val="0"/>
              <w:iCs w:val="0"/>
            </w:rPr>
          </w:rPrChange>
        </w:rPr>
        <w:t xml:space="preserve">individual </w:t>
      </w:r>
      <w:r w:rsidRPr="0063179E">
        <w:rPr>
          <w:rFonts w:eastAsiaTheme="minorHAnsi" w:cs="Times New Roman"/>
          <w:i w:val="0"/>
          <w:iCs w:val="0"/>
          <w:sz w:val="18"/>
          <w:szCs w:val="18"/>
          <w:rPrChange w:id="133" w:author="Balaena Institute whitehead" w:date="2025-07-10T11:16:00Z" w16du:dateUtc="2025-07-10T14:16:00Z">
            <w:rPr>
              <w:i w:val="0"/>
              <w:iCs w:val="0"/>
            </w:rPr>
          </w:rPrChange>
        </w:rPr>
        <w:t>sperm whales</w:t>
      </w:r>
      <w:r w:rsidR="003752AB" w:rsidRPr="0063179E">
        <w:rPr>
          <w:rFonts w:eastAsiaTheme="minorHAnsi" w:cs="Times New Roman"/>
          <w:i w:val="0"/>
          <w:iCs w:val="0"/>
          <w:sz w:val="18"/>
          <w:szCs w:val="18"/>
          <w:rPrChange w:id="134" w:author="Balaena Institute whitehead" w:date="2025-07-10T11:16:00Z" w16du:dateUtc="2025-07-10T14:16:00Z">
            <w:rPr>
              <w:i w:val="0"/>
              <w:iCs w:val="0"/>
            </w:rPr>
          </w:rPrChange>
        </w:rPr>
        <w:t xml:space="preserve">. </w:t>
      </w:r>
      <w:r w:rsidRPr="0063179E">
        <w:rPr>
          <w:rFonts w:eastAsiaTheme="minorHAnsi" w:cs="Times New Roman"/>
          <w:i w:val="0"/>
          <w:iCs w:val="0"/>
          <w:sz w:val="18"/>
          <w:szCs w:val="18"/>
          <w:rPrChange w:id="135" w:author="Balaena Institute whitehead" w:date="2025-07-10T11:16:00Z" w16du:dateUtc="2025-07-10T14:16:00Z">
            <w:rPr>
              <w:i w:val="0"/>
              <w:iCs w:val="0"/>
            </w:rPr>
          </w:rPrChange>
        </w:rPr>
        <w:t xml:space="preserve"> </w:t>
      </w:r>
      <w:r w:rsidR="003752AB" w:rsidRPr="0063179E">
        <w:rPr>
          <w:rFonts w:eastAsiaTheme="minorHAnsi" w:cs="Times New Roman"/>
          <w:i w:val="0"/>
          <w:iCs w:val="0"/>
          <w:sz w:val="18"/>
          <w:szCs w:val="18"/>
          <w:rPrChange w:id="136" w:author="Balaena Institute whitehead" w:date="2025-07-10T11:16:00Z" w16du:dateUtc="2025-07-10T14:16:00Z">
            <w:rPr>
              <w:i w:val="0"/>
              <w:iCs w:val="0"/>
            </w:rPr>
          </w:rPrChange>
        </w:rPr>
        <w:t xml:space="preserve">Point locations show the bootstrapped mean for </w:t>
      </w:r>
      <w:proofErr w:type="gramStart"/>
      <w:r w:rsidR="003752AB" w:rsidRPr="0063179E">
        <w:rPr>
          <w:rFonts w:eastAsiaTheme="minorHAnsi" w:cs="Times New Roman"/>
          <w:i w:val="0"/>
          <w:iCs w:val="0"/>
          <w:sz w:val="18"/>
          <w:szCs w:val="18"/>
          <w:rPrChange w:id="137" w:author="Balaena Institute whitehead" w:date="2025-07-10T11:16:00Z" w16du:dateUtc="2025-07-10T14:16:00Z">
            <w:rPr>
              <w:i w:val="0"/>
              <w:iCs w:val="0"/>
            </w:rPr>
          </w:rPrChange>
        </w:rPr>
        <w:t>each individual</w:t>
      </w:r>
      <w:proofErr w:type="gramEnd"/>
      <w:r w:rsidR="003752AB" w:rsidRPr="0063179E">
        <w:rPr>
          <w:rFonts w:eastAsiaTheme="minorHAnsi" w:cs="Times New Roman"/>
          <w:i w:val="0"/>
          <w:iCs w:val="0"/>
          <w:sz w:val="18"/>
          <w:szCs w:val="18"/>
          <w:rPrChange w:id="138" w:author="Balaena Institute whitehead" w:date="2025-07-10T11:16:00Z" w16du:dateUtc="2025-07-10T14:16:00Z">
            <w:rPr>
              <w:i w:val="0"/>
              <w:iCs w:val="0"/>
            </w:rPr>
          </w:rPrChange>
        </w:rPr>
        <w:t xml:space="preserve"> (N simulations = 1000), horizontal error bars show the corresponding 95% CI length range, and vertical error bars show the 95% CI </w:t>
      </w:r>
      <w:r w:rsidR="003752AB" w:rsidRPr="0063179E">
        <w:rPr>
          <w:rFonts w:eastAsiaTheme="minorHAnsi" w:cs="Times New Roman"/>
          <w:sz w:val="18"/>
          <w:szCs w:val="18"/>
          <w:rPrChange w:id="139" w:author="Balaena Institute whitehead" w:date="2025-07-10T11:16:00Z" w16du:dateUtc="2025-07-10T14:16:00Z">
            <w:rPr/>
          </w:rPrChange>
        </w:rPr>
        <w:t>NR</w:t>
      </w:r>
      <w:r w:rsidR="003752AB" w:rsidRPr="0063179E">
        <w:rPr>
          <w:rFonts w:eastAsiaTheme="minorHAnsi" w:cs="Times New Roman"/>
          <w:sz w:val="18"/>
          <w:szCs w:val="18"/>
          <w:vertAlign w:val="subscript"/>
          <w:rPrChange w:id="140" w:author="Balaena Institute whitehead" w:date="2025-07-10T11:16:00Z" w16du:dateUtc="2025-07-10T14:16:00Z">
            <w:rPr>
              <w:vertAlign w:val="subscript"/>
            </w:rPr>
          </w:rPrChange>
        </w:rPr>
        <w:t>flipper</w:t>
      </w:r>
      <w:r w:rsidR="003752AB" w:rsidRPr="0063179E">
        <w:rPr>
          <w:rFonts w:eastAsiaTheme="minorHAnsi" w:cs="Times New Roman"/>
          <w:i w:val="0"/>
          <w:iCs w:val="0"/>
          <w:sz w:val="18"/>
          <w:szCs w:val="18"/>
          <w:vertAlign w:val="subscript"/>
          <w:rPrChange w:id="141" w:author="Balaena Institute whitehead" w:date="2025-07-10T11:16:00Z" w16du:dateUtc="2025-07-10T14:16:00Z">
            <w:rPr>
              <w:i w:val="0"/>
              <w:iCs w:val="0"/>
              <w:vertAlign w:val="subscript"/>
            </w:rPr>
          </w:rPrChange>
        </w:rPr>
        <w:t xml:space="preserve"> </w:t>
      </w:r>
      <w:r w:rsidR="003752AB" w:rsidRPr="0063179E">
        <w:rPr>
          <w:rFonts w:eastAsiaTheme="minorHAnsi" w:cs="Times New Roman"/>
          <w:i w:val="0"/>
          <w:iCs w:val="0"/>
          <w:sz w:val="18"/>
          <w:szCs w:val="18"/>
          <w:rPrChange w:id="142" w:author="Balaena Institute whitehead" w:date="2025-07-10T11:16:00Z" w16du:dateUtc="2025-07-10T14:16:00Z">
            <w:rPr>
              <w:i w:val="0"/>
              <w:iCs w:val="0"/>
            </w:rPr>
          </w:rPrChange>
        </w:rPr>
        <w:t xml:space="preserve">range. </w:t>
      </w:r>
      <w:r w:rsidR="007A56AB" w:rsidRPr="0063179E">
        <w:rPr>
          <w:i w:val="0"/>
          <w:iCs w:val="0"/>
          <w:sz w:val="18"/>
          <w:szCs w:val="18"/>
        </w:rPr>
        <w:t>The dashed vertical lines indicate the minimum body lengths associated with sperm whale sex and age classes based on Best 1979, Best et al. 1984, and Mendes et al. 2007 as follows: calf (4 m; NB), juvenile (J; 5.5 m), sub-adult (SA; 7.6 m ), adult female (AF – 8.5 m),  adult male and mature female (AM/MF – 10 m), maximum female length (Fmax – 12 m), and mature male (MM – 13.7).</w:t>
      </w:r>
      <w:bookmarkEnd w:id="125"/>
    </w:p>
    <w:p w14:paraId="2B668A0F" w14:textId="77777777" w:rsidR="0063179E" w:rsidRPr="0063179E" w:rsidRDefault="0063179E">
      <w:pPr>
        <w:rPr>
          <w:ins w:id="143" w:author="Ana Eguiguren" w:date="2025-07-10T19:13:00Z" w16du:dateUtc="2025-07-10T22:13:00Z"/>
          <w:i/>
          <w:iCs/>
          <w:rPrChange w:id="144" w:author="Ana Eguiguren" w:date="2025-07-10T19:14:00Z" w16du:dateUtc="2025-07-10T22:14:00Z">
            <w:rPr>
              <w:ins w:id="145" w:author="Ana Eguiguren" w:date="2025-07-10T19:13:00Z" w16du:dateUtc="2025-07-10T22:13:00Z"/>
              <w:i w:val="0"/>
              <w:iCs w:val="0"/>
              <w:sz w:val="18"/>
              <w:szCs w:val="18"/>
            </w:rPr>
          </w:rPrChange>
        </w:rPr>
        <w:pPrChange w:id="146" w:author="Ana Eguiguren" w:date="2025-07-10T19:14:00Z" w16du:dateUtc="2025-07-10T22:14:00Z">
          <w:pPr>
            <w:pStyle w:val="Heading4"/>
            <w:spacing w:line="240" w:lineRule="auto"/>
          </w:pPr>
        </w:pPrChange>
      </w:pPr>
    </w:p>
    <w:p w14:paraId="5BF64D3A" w14:textId="38768184" w:rsidR="00A10676" w:rsidDel="00723C89" w:rsidRDefault="007A56AB" w:rsidP="00872BDA">
      <w:pPr>
        <w:pStyle w:val="Caption"/>
        <w:rPr>
          <w:del w:id="147" w:author="Ana Eguiguren" w:date="2025-07-10T18:13:00Z" w16du:dateUtc="2025-07-10T21:13:00Z"/>
          <w:i w:val="0"/>
          <w:iCs w:val="0"/>
          <w:color w:val="auto"/>
        </w:rPr>
      </w:pPr>
      <w:commentRangeStart w:id="148"/>
      <w:commentRangeEnd w:id="148"/>
      <w:r>
        <w:rPr>
          <w:rStyle w:val="CommentReference"/>
          <w:i w:val="0"/>
          <w:iCs w:val="0"/>
          <w:color w:val="auto"/>
        </w:rPr>
        <w:commentReference w:id="148"/>
      </w:r>
      <w:commentRangeEnd w:id="114"/>
      <w:r w:rsidR="00723C89">
        <w:rPr>
          <w:rStyle w:val="CommentReference"/>
          <w:i w:val="0"/>
          <w:iCs w:val="0"/>
          <w:color w:val="auto"/>
        </w:rPr>
        <w:commentReference w:id="114"/>
      </w:r>
    </w:p>
    <w:p w14:paraId="21B87F4B" w14:textId="32C028B4" w:rsidR="00872BDA" w:rsidRPr="00872BDA" w:rsidDel="00872BDA" w:rsidRDefault="00872BDA">
      <w:pPr>
        <w:pStyle w:val="Caption"/>
        <w:rPr>
          <w:del w:id="149" w:author="Balaena Institute whitehead" w:date="2025-07-10T12:13:00Z" w16du:dateUtc="2025-07-10T15:13:00Z"/>
        </w:rPr>
        <w:pPrChange w:id="150" w:author="Ana Eguiguren" w:date="2025-07-10T18:13:00Z" w16du:dateUtc="2025-07-10T21:13:00Z">
          <w:pPr>
            <w:pStyle w:val="Heading3"/>
          </w:pPr>
        </w:pPrChange>
      </w:pPr>
    </w:p>
    <w:p w14:paraId="56DC23FF" w14:textId="602D5CF3" w:rsidR="00583D2A" w:rsidRPr="000C6EAF" w:rsidRDefault="00583D2A" w:rsidP="00583D2A">
      <w:pPr>
        <w:pStyle w:val="Heading4"/>
      </w:pPr>
      <w:r>
        <w:t>3.3.</w:t>
      </w:r>
      <w:ins w:id="151" w:author="Balaena Institute whitehead" w:date="2025-07-10T11:03:00Z" w16du:dateUtc="2025-07-10T14:03:00Z">
        <w:r w:rsidR="00A10676">
          <w:t>2</w:t>
        </w:r>
      </w:ins>
      <w:del w:id="152" w:author="Balaena Institute whitehead" w:date="2025-07-10T11:03:00Z" w16du:dateUtc="2025-07-10T14:03:00Z">
        <w:r w:rsidDel="00A10676">
          <w:delText>1</w:delText>
        </w:r>
      </w:del>
      <w:r>
        <w:t xml:space="preserve"> Parameter optimization</w:t>
      </w:r>
    </w:p>
    <w:p w14:paraId="565DE213" w14:textId="1FA4A0A9" w:rsidR="00583D2A" w:rsidRDefault="00FC74A0" w:rsidP="00583D2A">
      <w:pPr>
        <w:rPr>
          <w:ins w:id="153" w:author="Balaena Institute whitehead" w:date="2025-07-11T15:24:00Z" w16du:dateUtc="2025-07-11T18:24:00Z"/>
        </w:rPr>
      </w:pPr>
      <w:ins w:id="154" w:author="Ana Eguiguren" w:date="2025-07-10T19:53:00Z" w16du:dateUtc="2025-07-10T22:53:00Z">
        <w:r>
          <w:t xml:space="preserve">Optimal </w:t>
        </w:r>
      </w:ins>
      <w:commentRangeStart w:id="155"/>
      <w:del w:id="156" w:author="Ana Eguiguren" w:date="2025-07-10T19:53:00Z" w16du:dateUtc="2025-07-10T22:53:00Z">
        <w:r w:rsidR="00583D2A" w:rsidDel="00FC74A0">
          <w:delText xml:space="preserve">Optimal values for </w:delText>
        </w:r>
        <w:r w:rsidR="00583D2A" w:rsidDel="00FC74A0">
          <w:rPr>
            <w:i/>
            <w:iCs/>
          </w:rPr>
          <w:delText>fr, max</w:delText>
        </w:r>
        <w:r w:rsidR="00583D2A" w:rsidDel="00FC74A0">
          <w:rPr>
            <w:i/>
            <w:iCs/>
            <w:vertAlign w:val="subscript"/>
          </w:rPr>
          <w:delText>f</w:delText>
        </w:r>
        <w:r w:rsidR="00583D2A" w:rsidDel="00FC74A0">
          <w:rPr>
            <w:i/>
            <w:iCs/>
          </w:rPr>
          <w:delText>, mr and max</w:delText>
        </w:r>
        <w:r w:rsidR="00583D2A" w:rsidDel="00FC74A0">
          <w:rPr>
            <w:i/>
            <w:iCs/>
            <w:vertAlign w:val="subscript"/>
          </w:rPr>
          <w:delText>m</w:delText>
        </w:r>
        <w:r w:rsidR="00583D2A" w:rsidDel="00FC74A0">
          <w:delText xml:space="preserve"> varied more across bootstrap iterations </w:delText>
        </w:r>
        <w:r w:rsidR="003C2CB8" w:rsidDel="00FC74A0">
          <w:delText>of the</w:delText>
        </w:r>
        <w:r w:rsidR="00583D2A" w:rsidDel="00FC74A0">
          <w:delText xml:space="preserve"> model</w:delText>
        </w:r>
        <w:r w:rsidR="003C2CB8" w:rsidDel="00FC74A0">
          <w:delText>s</w:delText>
        </w:r>
        <w:r w:rsidR="00583D2A" w:rsidDel="00FC74A0">
          <w:delText xml:space="preserve"> fit with </w:delText>
        </w:r>
        <w:r w:rsidR="008732DD" w:rsidDel="00FC74A0">
          <w:rPr>
            <w:i/>
            <w:iCs/>
          </w:rPr>
          <w:delText>N</w:delText>
        </w:r>
        <w:r w:rsidR="00583D2A" w:rsidDel="00FC74A0">
          <w:rPr>
            <w:i/>
            <w:iCs/>
          </w:rPr>
          <w:delText>R</w:delText>
        </w:r>
        <w:r w:rsidR="001247C4" w:rsidDel="00FC74A0">
          <w:rPr>
            <w:i/>
            <w:iCs/>
            <w:vertAlign w:val="subscript"/>
          </w:rPr>
          <w:delText>d</w:delText>
        </w:r>
        <w:r w:rsidR="00805339" w:rsidDel="00FC74A0">
          <w:rPr>
            <w:i/>
            <w:iCs/>
            <w:vertAlign w:val="subscript"/>
          </w:rPr>
          <w:delText>orsal</w:delText>
        </w:r>
        <w:r w:rsidR="00583D2A" w:rsidDel="00FC74A0">
          <w:rPr>
            <w:i/>
            <w:iCs/>
          </w:rPr>
          <w:delText xml:space="preserve"> </w:delText>
        </w:r>
        <w:r w:rsidR="00583D2A" w:rsidDel="00FC74A0">
          <w:delText xml:space="preserve">than </w:delText>
        </w:r>
        <w:r w:rsidR="008732DD" w:rsidDel="00FC74A0">
          <w:rPr>
            <w:i/>
            <w:iCs/>
          </w:rPr>
          <w:delText>N</w:delText>
        </w:r>
        <w:r w:rsidR="00583D2A" w:rsidDel="00FC74A0">
          <w:rPr>
            <w:i/>
            <w:iCs/>
          </w:rPr>
          <w:delText>R</w:delText>
        </w:r>
        <w:r w:rsidR="001247C4" w:rsidDel="00FC74A0">
          <w:rPr>
            <w:i/>
            <w:iCs/>
            <w:vertAlign w:val="subscript"/>
          </w:rPr>
          <w:delText>f</w:delText>
        </w:r>
        <w:r w:rsidR="00805339" w:rsidDel="00FC74A0">
          <w:rPr>
            <w:i/>
            <w:iCs/>
            <w:vertAlign w:val="subscript"/>
          </w:rPr>
          <w:delText>lipper</w:delText>
        </w:r>
        <w:r w:rsidR="00583D2A" w:rsidDel="00FC74A0">
          <w:rPr>
            <w:i/>
            <w:iCs/>
          </w:rPr>
          <w:delText xml:space="preserve"> </w:delText>
        </w:r>
        <w:r w:rsidR="00583D2A" w:rsidDel="00FC74A0">
          <w:delText>(</w:delText>
        </w:r>
        <w:r w:rsidR="00583D2A" w:rsidDel="00FC74A0">
          <w:fldChar w:fldCharType="begin"/>
        </w:r>
        <w:r w:rsidR="00583D2A" w:rsidDel="00FC74A0">
          <w:delInstrText xml:space="preserve"> REF _Ref201835481 \h </w:delInstrText>
        </w:r>
        <w:r w:rsidR="00583D2A" w:rsidDel="00FC74A0">
          <w:fldChar w:fldCharType="separate"/>
        </w:r>
        <w:r w:rsidR="00583D2A" w:rsidRPr="0084730E" w:rsidDel="00FC74A0">
          <w:rPr>
            <w:b/>
            <w:bCs/>
          </w:rPr>
          <w:delText xml:space="preserve">Table </w:delText>
        </w:r>
        <w:r w:rsidR="00583D2A" w:rsidDel="00FC74A0">
          <w:rPr>
            <w:b/>
            <w:bCs/>
            <w:noProof/>
          </w:rPr>
          <w:delText>2</w:delText>
        </w:r>
        <w:r w:rsidR="00583D2A" w:rsidDel="00FC74A0">
          <w:fldChar w:fldCharType="end"/>
        </w:r>
        <w:r w:rsidR="00583D2A" w:rsidDel="00FC74A0">
          <w:delText xml:space="preserve">), </w:delText>
        </w:r>
        <w:commentRangeEnd w:id="155"/>
        <w:r w:rsidR="00583D2A" w:rsidDel="00FC74A0">
          <w:rPr>
            <w:rStyle w:val="CommentReference"/>
          </w:rPr>
          <w:commentReference w:id="155"/>
        </w:r>
        <w:r w:rsidR="00583D2A" w:rsidDel="00FC74A0">
          <w:delText xml:space="preserve">resulting in generally higher levels of uncertainty associated with models based on </w:delText>
        </w:r>
        <w:r w:rsidR="001247C4" w:rsidDel="00FC74A0">
          <w:rPr>
            <w:i/>
            <w:iCs/>
          </w:rPr>
          <w:delText>NR</w:delText>
        </w:r>
        <w:r w:rsidR="001247C4" w:rsidDel="00FC74A0">
          <w:rPr>
            <w:i/>
            <w:iCs/>
            <w:vertAlign w:val="subscript"/>
          </w:rPr>
          <w:delText>dorsal</w:delText>
        </w:r>
        <w:r w:rsidR="00583D2A" w:rsidDel="00FC74A0">
          <w:delText xml:space="preserve"> than </w:delText>
        </w:r>
        <w:r w:rsidR="001247C4" w:rsidDel="00FC74A0">
          <w:rPr>
            <w:i/>
            <w:iCs/>
          </w:rPr>
          <w:delText>NR</w:delText>
        </w:r>
        <w:r w:rsidR="001247C4" w:rsidDel="00FC74A0">
          <w:rPr>
            <w:i/>
            <w:iCs/>
            <w:vertAlign w:val="subscript"/>
          </w:rPr>
          <w:delText>flipper</w:delText>
        </w:r>
        <w:r w:rsidR="001247C4" w:rsidDel="00FC74A0">
          <w:rPr>
            <w:i/>
            <w:iCs/>
          </w:rPr>
          <w:delText xml:space="preserve"> </w:delText>
        </w:r>
        <w:r w:rsidR="00583D2A" w:rsidDel="00FC74A0">
          <w:delText>(</w:delText>
        </w:r>
        <w:r w:rsidR="00583D2A" w:rsidDel="00FC74A0">
          <w:fldChar w:fldCharType="begin"/>
        </w:r>
        <w:r w:rsidR="00583D2A" w:rsidDel="00FC74A0">
          <w:delInstrText xml:space="preserve"> REF _Ref201775677 \h </w:delInstrText>
        </w:r>
        <w:r w:rsidR="00583D2A" w:rsidDel="00FC74A0">
          <w:fldChar w:fldCharType="separate"/>
        </w:r>
        <w:r w:rsidR="00583D2A" w:rsidRPr="00A17E91" w:rsidDel="00FC74A0">
          <w:rPr>
            <w:b/>
            <w:bCs/>
          </w:rPr>
          <w:delText xml:space="preserve">Figure </w:delText>
        </w:r>
        <w:r w:rsidR="00583D2A" w:rsidDel="00FC74A0">
          <w:rPr>
            <w:b/>
            <w:bCs/>
            <w:noProof/>
          </w:rPr>
          <w:delText>3</w:delText>
        </w:r>
        <w:r w:rsidR="00583D2A" w:rsidDel="00FC74A0">
          <w:fldChar w:fldCharType="end"/>
        </w:r>
        <w:r w:rsidR="00583D2A" w:rsidDel="00FC74A0">
          <w:delText xml:space="preserve">). </w:delText>
        </w:r>
      </w:del>
      <w:proofErr w:type="spellStart"/>
      <w:r w:rsidR="008732DD">
        <w:rPr>
          <w:i/>
          <w:iCs/>
        </w:rPr>
        <w:t>f</w:t>
      </w:r>
      <w:r w:rsidR="00583D2A">
        <w:rPr>
          <w:i/>
          <w:iCs/>
        </w:rPr>
        <w:t>r</w:t>
      </w:r>
      <w:proofErr w:type="spellEnd"/>
      <w:r w:rsidR="00583D2A">
        <w:rPr>
          <w:i/>
          <w:iCs/>
        </w:rPr>
        <w:t xml:space="preserve"> </w:t>
      </w:r>
      <w:r w:rsidR="00583D2A">
        <w:t>values were highly</w:t>
      </w:r>
      <w:del w:id="157" w:author="Ana Eguiguren" w:date="2025-07-10T19:54:00Z" w16du:dateUtc="2025-07-10T22:54:00Z">
        <w:r w:rsidR="00583D2A" w:rsidDel="00FC74A0">
          <w:delText xml:space="preserve"> </w:delText>
        </w:r>
      </w:del>
      <w:ins w:id="158" w:author="Ana Eguiguren" w:date="2025-07-10T19:54:00Z" w16du:dateUtc="2025-07-10T22:54:00Z">
        <w:r>
          <w:t xml:space="preserve"> variable across bootstrap iterations</w:t>
        </w:r>
      </w:ins>
      <w:del w:id="159" w:author="Ana Eguiguren" w:date="2025-07-10T19:54:00Z" w16du:dateUtc="2025-07-10T22:54:00Z">
        <w:r w:rsidR="00583D2A" w:rsidDel="00FC74A0">
          <w:delText>variable in both models</w:delText>
        </w:r>
      </w:del>
      <w:r w:rsidR="00583D2A">
        <w:t>, resulting in a high degree of uncertainty in model</w:t>
      </w:r>
      <w:ins w:id="160" w:author="Balaena Institute whitehead" w:date="2025-07-10T12:55:00Z" w16du:dateUtc="2025-07-10T15:55:00Z">
        <w:r w:rsidR="00482938">
          <w:t>l</w:t>
        </w:r>
      </w:ins>
      <w:r w:rsidR="00583D2A">
        <w:t xml:space="preserve">ing </w:t>
      </w:r>
      <w:r w:rsidR="008732DD">
        <w:t xml:space="preserve">the </w:t>
      </w:r>
      <w:r w:rsidR="008732DD">
        <w:rPr>
          <w:i/>
          <w:iCs/>
        </w:rPr>
        <w:t>N</w:t>
      </w:r>
      <w:r w:rsidR="00583D2A">
        <w:rPr>
          <w:i/>
          <w:iCs/>
        </w:rPr>
        <w:t>R</w:t>
      </w:r>
      <w:ins w:id="161" w:author="Ana Eguiguren" w:date="2025-07-10T19:54:00Z" w16du:dateUtc="2025-07-10T22:54:00Z">
        <w:r>
          <w:rPr>
            <w:i/>
            <w:iCs/>
            <w:vertAlign w:val="subscript"/>
          </w:rPr>
          <w:t>flipper</w:t>
        </w:r>
      </w:ins>
      <w:r w:rsidR="00583D2A">
        <w:rPr>
          <w:i/>
          <w:iCs/>
        </w:rPr>
        <w:t xml:space="preserve"> </w:t>
      </w:r>
      <w:r w:rsidR="00583D2A">
        <w:t xml:space="preserve">of smaller (&lt; 6 m) whales </w:t>
      </w:r>
      <w:ins w:id="162" w:author="Balaena Institute whitehead" w:date="2025-07-11T15:29:00Z" w16du:dateUtc="2025-07-11T18:29:00Z">
        <w:r w:rsidR="001E274D">
          <w:t>(</w:t>
        </w:r>
      </w:ins>
      <w:del w:id="163" w:author="Balaena Institute whitehead" w:date="2025-07-11T15:29:00Z" w16du:dateUtc="2025-07-11T18:29:00Z">
        <w:r w:rsidR="00583D2A" w:rsidDel="001E274D">
          <w:delText>(</w:delText>
        </w:r>
      </w:del>
      <w:ins w:id="164" w:author="Balaena Institute whitehead" w:date="2025-07-11T15:29:00Z" w16du:dateUtc="2025-07-11T18:29:00Z">
        <w:r w:rsidR="001E274D">
          <w:fldChar w:fldCharType="begin"/>
        </w:r>
        <w:r w:rsidR="001E274D">
          <w:instrText xml:space="preserve"> REF _Ref203140158 \h </w:instrText>
        </w:r>
        <w:r w:rsidR="001E274D">
          <w:fldChar w:fldCharType="separate"/>
        </w:r>
        <w:r w:rsidR="001E274D" w:rsidRPr="00897888">
          <w:rPr>
            <w:b/>
            <w:bCs/>
            <w:rPrChange w:id="165" w:author="Balaena Institute whitehead" w:date="2025-07-11T15:27:00Z" w16du:dateUtc="2025-07-11T18:27:00Z">
              <w:rPr/>
            </w:rPrChange>
          </w:rPr>
          <w:t>Figure</w:t>
        </w:r>
      </w:ins>
      <w:ins w:id="166" w:author="Balaena Institute whitehead" w:date="2025-07-11T15:30:00Z" w16du:dateUtc="2025-07-11T18:30:00Z">
        <w:r w:rsidR="001E274D">
          <w:rPr>
            <w:b/>
            <w:bCs/>
          </w:rPr>
          <w:t>s</w:t>
        </w:r>
      </w:ins>
      <w:ins w:id="167" w:author="Balaena Institute whitehead" w:date="2025-07-11T15:29:00Z" w16du:dateUtc="2025-07-11T18:29:00Z">
        <w:r w:rsidR="001E274D" w:rsidRPr="00897888">
          <w:rPr>
            <w:b/>
            <w:bCs/>
            <w:rPrChange w:id="168" w:author="Balaena Institute whitehead" w:date="2025-07-11T15:27:00Z" w16du:dateUtc="2025-07-11T18:27:00Z">
              <w:rPr/>
            </w:rPrChange>
          </w:rPr>
          <w:t xml:space="preserve"> </w:t>
        </w:r>
        <w:r w:rsidR="001E274D" w:rsidRPr="00897888">
          <w:rPr>
            <w:b/>
            <w:bCs/>
            <w:noProof/>
            <w:rPrChange w:id="169" w:author="Balaena Institute whitehead" w:date="2025-07-11T15:27:00Z" w16du:dateUtc="2025-07-11T18:27:00Z">
              <w:rPr>
                <w:noProof/>
              </w:rPr>
            </w:rPrChange>
          </w:rPr>
          <w:t>4</w:t>
        </w:r>
        <w:r w:rsidR="001E274D">
          <w:fldChar w:fldCharType="end"/>
        </w:r>
        <w:r w:rsidR="001E274D">
          <w:t xml:space="preserve"> &amp; </w:t>
        </w:r>
        <w:r w:rsidR="001E274D">
          <w:fldChar w:fldCharType="begin"/>
        </w:r>
        <w:r w:rsidR="001E274D">
          <w:instrText xml:space="preserve"> REF _Ref201775677 \h </w:instrText>
        </w:r>
        <w:r w:rsidR="001E274D">
          <w:fldChar w:fldCharType="separate"/>
        </w:r>
        <w:r w:rsidR="001E274D">
          <w:rPr>
            <w:b/>
            <w:bCs/>
            <w:noProof/>
          </w:rPr>
          <w:t>5</w:t>
        </w:r>
        <w:r w:rsidR="001E274D">
          <w:fldChar w:fldCharType="end"/>
        </w:r>
      </w:ins>
      <w:del w:id="170" w:author="Balaena Institute whitehead" w:date="2025-07-11T15:28:00Z" w16du:dateUtc="2025-07-11T18:28:00Z">
        <w:r w:rsidR="00583D2A" w:rsidDel="001E274D">
          <w:fldChar w:fldCharType="begin"/>
        </w:r>
        <w:r w:rsidR="00583D2A" w:rsidDel="001E274D">
          <w:delInstrText xml:space="preserve"> REF _Ref201775677 \h </w:delInstrText>
        </w:r>
        <w:r w:rsidR="00583D2A" w:rsidDel="001E274D">
          <w:fldChar w:fldCharType="separate"/>
        </w:r>
        <w:r w:rsidR="00583D2A" w:rsidRPr="00A17E91" w:rsidDel="001E274D">
          <w:rPr>
            <w:b/>
            <w:bCs/>
          </w:rPr>
          <w:delText xml:space="preserve">Figure </w:delText>
        </w:r>
        <w:r w:rsidR="00583D2A" w:rsidDel="001E274D">
          <w:rPr>
            <w:b/>
            <w:bCs/>
            <w:noProof/>
          </w:rPr>
          <w:delText>3</w:delText>
        </w:r>
        <w:r w:rsidR="00583D2A" w:rsidDel="001E274D">
          <w:fldChar w:fldCharType="end"/>
        </w:r>
      </w:del>
      <w:r w:rsidR="00583D2A">
        <w:t xml:space="preserve">). Still, the divergence in </w:t>
      </w:r>
      <w:r w:rsidR="008732DD">
        <w:rPr>
          <w:i/>
          <w:iCs/>
        </w:rPr>
        <w:t>N</w:t>
      </w:r>
      <w:r w:rsidR="00583D2A">
        <w:rPr>
          <w:i/>
          <w:iCs/>
        </w:rPr>
        <w:t>R</w:t>
      </w:r>
      <w:r w:rsidR="00583D2A">
        <w:t xml:space="preserve"> between males and females after </w:t>
      </w:r>
      <w:r w:rsidR="00583D2A">
        <w:rPr>
          <w:i/>
          <w:iCs/>
        </w:rPr>
        <w:t xml:space="preserve">chm </w:t>
      </w:r>
      <w:r w:rsidR="00583D2A">
        <w:t xml:space="preserve">was consistently </w:t>
      </w:r>
      <w:del w:id="171" w:author="Balaena Institute whitehead" w:date="2025-07-11T15:15:00Z" w16du:dateUtc="2025-07-11T18:15:00Z">
        <w:r w:rsidR="00583D2A" w:rsidDel="006E66B8">
          <w:delText xml:space="preserve">more </w:delText>
        </w:r>
      </w:del>
      <w:r w:rsidR="00583D2A">
        <w:t>pronounced</w:t>
      </w:r>
      <w:ins w:id="172" w:author="Ana Eguiguren" w:date="2025-07-10T19:54:00Z" w16du:dateUtc="2025-07-10T22:54:00Z">
        <w:r>
          <w:t>,</w:t>
        </w:r>
      </w:ins>
      <w:r w:rsidR="00583D2A">
        <w:t xml:space="preserve"> </w:t>
      </w:r>
      <w:del w:id="173" w:author="Ana Eguiguren" w:date="2025-07-10T19:54:00Z" w16du:dateUtc="2025-07-10T22:54:00Z">
        <w:r w:rsidR="003C2CB8" w:rsidDel="00FC74A0">
          <w:delText>in</w:delText>
        </w:r>
        <w:r w:rsidR="00583D2A" w:rsidDel="00FC74A0">
          <w:delText xml:space="preserve"> </w:delText>
        </w:r>
        <w:r w:rsidR="003C2CB8" w:rsidDel="00FC74A0">
          <w:delText>models based</w:delText>
        </w:r>
        <w:r w:rsidR="00583D2A" w:rsidDel="00FC74A0">
          <w:delText xml:space="preserve"> on </w:delText>
        </w:r>
        <w:r w:rsidR="001247C4" w:rsidDel="00FC74A0">
          <w:rPr>
            <w:i/>
            <w:iCs/>
          </w:rPr>
          <w:delText>NR</w:delText>
        </w:r>
        <w:r w:rsidR="001247C4" w:rsidDel="00FC74A0">
          <w:rPr>
            <w:i/>
            <w:iCs/>
            <w:vertAlign w:val="subscript"/>
          </w:rPr>
          <w:delText>flipper</w:delText>
        </w:r>
        <w:r w:rsidR="00583D2A" w:rsidDel="00FC74A0">
          <w:delText xml:space="preserve">, </w:delText>
        </w:r>
      </w:del>
      <w:r w:rsidR="00583D2A">
        <w:t xml:space="preserve">partly because large males </w:t>
      </w:r>
      <w:r w:rsidR="008732DD">
        <w:t xml:space="preserve">(&gt; 13. 7 m) </w:t>
      </w:r>
      <w:r w:rsidR="00583D2A">
        <w:t xml:space="preserve">had disproportionately higher </w:t>
      </w:r>
      <w:r w:rsidR="001247C4">
        <w:rPr>
          <w:i/>
          <w:iCs/>
        </w:rPr>
        <w:t>NR</w:t>
      </w:r>
      <w:r w:rsidR="001247C4">
        <w:rPr>
          <w:i/>
          <w:iCs/>
          <w:vertAlign w:val="subscript"/>
        </w:rPr>
        <w:t>flipper</w:t>
      </w:r>
      <w:r w:rsidR="001247C4">
        <w:rPr>
          <w:i/>
          <w:iCs/>
        </w:rPr>
        <w:t xml:space="preserve"> </w:t>
      </w:r>
      <w:r w:rsidR="00583D2A">
        <w:t>than the rest of individuals</w:t>
      </w:r>
      <w:del w:id="174" w:author="Ana Eguiguren" w:date="2025-07-10T19:55:00Z" w16du:dateUtc="2025-07-10T22:55:00Z">
        <w:r w:rsidR="00583D2A" w:rsidDel="00FC74A0">
          <w:delText xml:space="preserve">, while their </w:delText>
        </w:r>
        <w:r w:rsidR="001247C4" w:rsidDel="00FC74A0">
          <w:rPr>
            <w:i/>
            <w:iCs/>
          </w:rPr>
          <w:delText>NR</w:delText>
        </w:r>
        <w:r w:rsidR="001247C4" w:rsidDel="00FC74A0">
          <w:rPr>
            <w:i/>
            <w:iCs/>
            <w:vertAlign w:val="subscript"/>
          </w:rPr>
          <w:delText>dorsal</w:delText>
        </w:r>
        <w:r w:rsidR="001247C4" w:rsidDel="00FC74A0">
          <w:rPr>
            <w:i/>
            <w:iCs/>
          </w:rPr>
          <w:delText xml:space="preserve"> </w:delText>
        </w:r>
        <w:r w:rsidR="00E95600" w:rsidDel="00FC74A0">
          <w:delText>are</w:delText>
        </w:r>
        <w:r w:rsidR="00583D2A" w:rsidDel="00FC74A0">
          <w:delText xml:space="preserve"> closer to</w:delText>
        </w:r>
        <w:r w:rsidR="003C2CB8" w:rsidDel="00FC74A0">
          <w:delText xml:space="preserve"> those</w:delText>
        </w:r>
        <w:r w:rsidR="00583D2A" w:rsidDel="00FC74A0">
          <w:delText xml:space="preserve"> the general population</w:delText>
        </w:r>
      </w:del>
      <w:r w:rsidR="00583D2A">
        <w:t xml:space="preserve"> (</w:t>
      </w:r>
      <w:r w:rsidR="00583D2A">
        <w:fldChar w:fldCharType="begin"/>
      </w:r>
      <w:r w:rsidR="00583D2A">
        <w:instrText xml:space="preserve"> REF _Ref201777743 \h </w:instrText>
      </w:r>
      <w:r w:rsidR="00583D2A">
        <w:fldChar w:fldCharType="separate"/>
      </w:r>
      <w:r w:rsidR="00583D2A" w:rsidRPr="009A0C70">
        <w:rPr>
          <w:b/>
          <w:bCs/>
        </w:rPr>
        <w:t xml:space="preserve">Figure </w:t>
      </w:r>
      <w:r w:rsidR="00583D2A">
        <w:rPr>
          <w:b/>
          <w:bCs/>
          <w:noProof/>
        </w:rPr>
        <w:t>5</w:t>
      </w:r>
      <w:r w:rsidR="00583D2A">
        <w:fldChar w:fldCharType="end"/>
      </w:r>
      <w:r w:rsidR="00583D2A">
        <w:t>). Estimates of asymptote parameters (</w:t>
      </w:r>
      <w:proofErr w:type="spellStart"/>
      <w:r w:rsidR="00583D2A">
        <w:rPr>
          <w:i/>
          <w:iCs/>
        </w:rPr>
        <w:t>max</w:t>
      </w:r>
      <w:r w:rsidR="00583D2A">
        <w:rPr>
          <w:i/>
          <w:iCs/>
          <w:vertAlign w:val="subscript"/>
        </w:rPr>
        <w:t>f</w:t>
      </w:r>
      <w:proofErr w:type="spellEnd"/>
      <w:r w:rsidR="00583D2A">
        <w:rPr>
          <w:i/>
          <w:iCs/>
          <w:vertAlign w:val="subscript"/>
        </w:rPr>
        <w:t xml:space="preserve">  </w:t>
      </w:r>
      <w:r w:rsidR="00583D2A">
        <w:t xml:space="preserve">and </w:t>
      </w:r>
      <w:proofErr w:type="spellStart"/>
      <w:r w:rsidR="00583D2A">
        <w:rPr>
          <w:i/>
          <w:iCs/>
        </w:rPr>
        <w:t>max</w:t>
      </w:r>
      <w:r w:rsidR="00583D2A">
        <w:rPr>
          <w:i/>
          <w:iCs/>
          <w:vertAlign w:val="subscript"/>
        </w:rPr>
        <w:t>m</w:t>
      </w:r>
      <w:proofErr w:type="spellEnd"/>
      <w:r w:rsidR="00583D2A">
        <w:t xml:space="preserve">) were generally </w:t>
      </w:r>
      <w:r w:rsidR="00AB1071">
        <w:t>less variable</w:t>
      </w:r>
      <w:r w:rsidR="00583D2A">
        <w:t xml:space="preserve"> than growth parameters (</w:t>
      </w:r>
      <w:proofErr w:type="spellStart"/>
      <w:r w:rsidR="00583D2A">
        <w:rPr>
          <w:i/>
          <w:iCs/>
        </w:rPr>
        <w:t>fr</w:t>
      </w:r>
      <w:proofErr w:type="spellEnd"/>
      <w:r w:rsidR="00583D2A">
        <w:rPr>
          <w:i/>
          <w:iCs/>
        </w:rPr>
        <w:t xml:space="preserve"> </w:t>
      </w:r>
      <w:r w:rsidR="00583D2A">
        <w:t xml:space="preserve">and </w:t>
      </w:r>
      <w:proofErr w:type="spellStart"/>
      <w:r w:rsidR="00583D2A">
        <w:rPr>
          <w:i/>
          <w:iCs/>
        </w:rPr>
        <w:t>mr</w:t>
      </w:r>
      <w:proofErr w:type="spellEnd"/>
      <w:ins w:id="175" w:author="Balaena Institute whitehead" w:date="2025-07-11T15:15:00Z" w16du:dateUtc="2025-07-11T18:15:00Z">
        <w:r w:rsidR="006E66B8">
          <w:t>)</w:t>
        </w:r>
        <w:r w:rsidR="006E66B8">
          <w:rPr>
            <w:i/>
            <w:iCs/>
          </w:rPr>
          <w:t xml:space="preserve"> </w:t>
        </w:r>
      </w:ins>
      <w:del w:id="176" w:author="Ana Eguiguren" w:date="2025-07-10T19:55:00Z" w16du:dateUtc="2025-07-10T22:55:00Z">
        <w:r w:rsidR="00583D2A" w:rsidDel="00FC74A0">
          <w:delText xml:space="preserve">), although some iterations of </w:delText>
        </w:r>
        <w:r w:rsidR="008E7641" w:rsidDel="00FC74A0">
          <w:rPr>
            <w:i/>
            <w:iCs/>
          </w:rPr>
          <w:delText>NR</w:delText>
        </w:r>
        <w:r w:rsidR="008E7641" w:rsidDel="00FC74A0">
          <w:rPr>
            <w:i/>
            <w:iCs/>
            <w:vertAlign w:val="subscript"/>
          </w:rPr>
          <w:delText>dorsal</w:delText>
        </w:r>
        <w:r w:rsidR="008E7641" w:rsidDel="00FC74A0">
          <w:delText xml:space="preserve"> </w:delText>
        </w:r>
        <w:r w:rsidR="00583D2A" w:rsidDel="00FC74A0">
          <w:delText>model</w:delText>
        </w:r>
        <w:r w:rsidR="003C2CB8" w:rsidDel="00FC74A0">
          <w:delText>s</w:delText>
        </w:r>
        <w:r w:rsidR="00583D2A" w:rsidDel="00FC74A0">
          <w:delText xml:space="preserve"> resulted in distant outliers of the male-specific parameters (</w:delText>
        </w:r>
        <w:r w:rsidR="00583D2A" w:rsidRPr="00BB3941" w:rsidDel="00FC74A0">
          <w:rPr>
            <w:i/>
            <w:iCs/>
          </w:rPr>
          <w:delText>mr</w:delText>
        </w:r>
        <w:r w:rsidR="00583D2A" w:rsidDel="00FC74A0">
          <w:delText xml:space="preserve"> and </w:delText>
        </w:r>
        <w:r w:rsidR="00583D2A" w:rsidDel="00FC74A0">
          <w:rPr>
            <w:i/>
            <w:iCs/>
          </w:rPr>
          <w:delText>max</w:delText>
        </w:r>
        <w:r w:rsidR="00583D2A" w:rsidDel="00FC74A0">
          <w:rPr>
            <w:i/>
            <w:iCs/>
            <w:vertAlign w:val="subscript"/>
          </w:rPr>
          <w:delText>m</w:delText>
        </w:r>
        <w:r w:rsidR="00583D2A" w:rsidDel="00FC74A0">
          <w:delText xml:space="preserve">; </w:delText>
        </w:r>
        <w:r w:rsidR="00583D2A" w:rsidDel="00FC74A0">
          <w:fldChar w:fldCharType="begin"/>
        </w:r>
        <w:r w:rsidR="00583D2A" w:rsidDel="00FC74A0">
          <w:delInstrText xml:space="preserve"> REF _Ref201777558 \h </w:delInstrText>
        </w:r>
        <w:r w:rsidR="00583D2A" w:rsidDel="00FC74A0">
          <w:fldChar w:fldCharType="separate"/>
        </w:r>
        <w:r w:rsidR="00583D2A" w:rsidRPr="00170AE9" w:rsidDel="00FC74A0">
          <w:rPr>
            <w:b/>
            <w:bCs/>
          </w:rPr>
          <w:delText xml:space="preserve">Figure </w:delText>
        </w:r>
        <w:r w:rsidR="00583D2A" w:rsidDel="00FC74A0">
          <w:rPr>
            <w:b/>
            <w:bCs/>
            <w:noProof/>
          </w:rPr>
          <w:delText>4</w:delText>
        </w:r>
        <w:r w:rsidR="00583D2A" w:rsidDel="00FC74A0">
          <w:fldChar w:fldCharType="end"/>
        </w:r>
        <w:r w:rsidR="00583D2A" w:rsidDel="00FC74A0">
          <w:delText>)</w:delText>
        </w:r>
        <w:r w:rsidR="00977389" w:rsidDel="00FC74A0">
          <w:delText xml:space="preserve">. </w:delText>
        </w:r>
      </w:del>
      <w:ins w:id="177" w:author="Balaena Institute whitehead" w:date="2025-07-11T15:29:00Z" w16du:dateUtc="2025-07-11T18:29:00Z">
        <w:r w:rsidR="001E274D">
          <w:t>f</w:t>
        </w:r>
      </w:ins>
      <w:commentRangeStart w:id="178"/>
      <w:del w:id="179" w:author="Balaena Institute whitehead" w:date="2025-07-11T15:29:00Z" w16du:dateUtc="2025-07-11T18:29:00Z">
        <w:r w:rsidR="00977389" w:rsidDel="001E274D">
          <w:delText>F</w:delText>
        </w:r>
      </w:del>
      <w:r w:rsidR="00977389">
        <w:t xml:space="preserve">or </w:t>
      </w:r>
      <w:r w:rsidR="00922BBE">
        <w:t xml:space="preserve">adult </w:t>
      </w:r>
      <w:r w:rsidR="00977389">
        <w:t>males</w:t>
      </w:r>
      <w:ins w:id="180" w:author="Balaena Institute whitehead" w:date="2025-07-11T15:30:00Z" w16du:dateUtc="2025-07-11T18:30:00Z">
        <w:r w:rsidR="001E274D">
          <w:t xml:space="preserve"> (</w:t>
        </w:r>
        <w:r w:rsidR="001E274D">
          <w:fldChar w:fldCharType="begin"/>
        </w:r>
        <w:r w:rsidR="001E274D">
          <w:instrText xml:space="preserve"> REF _Ref203140158 \h </w:instrText>
        </w:r>
        <w:r w:rsidR="001E274D">
          <w:fldChar w:fldCharType="separate"/>
        </w:r>
        <w:r w:rsidR="001E274D" w:rsidRPr="00897888">
          <w:rPr>
            <w:b/>
            <w:bCs/>
            <w:rPrChange w:id="181" w:author="Balaena Institute whitehead" w:date="2025-07-11T15:27:00Z" w16du:dateUtc="2025-07-11T18:27:00Z">
              <w:rPr/>
            </w:rPrChange>
          </w:rPr>
          <w:t xml:space="preserve">Figure </w:t>
        </w:r>
        <w:r w:rsidR="001E274D" w:rsidRPr="00897888">
          <w:rPr>
            <w:b/>
            <w:bCs/>
            <w:noProof/>
            <w:rPrChange w:id="182" w:author="Balaena Institute whitehead" w:date="2025-07-11T15:27:00Z" w16du:dateUtc="2025-07-11T18:27:00Z">
              <w:rPr>
                <w:noProof/>
              </w:rPr>
            </w:rPrChange>
          </w:rPr>
          <w:t>4</w:t>
        </w:r>
        <w:r w:rsidR="001E274D">
          <w:fldChar w:fldCharType="end"/>
        </w:r>
        <w:r w:rsidR="001E274D">
          <w:t>)</w:t>
        </w:r>
      </w:ins>
      <w:ins w:id="183" w:author="Ana Eguiguren" w:date="2025-07-10T19:55:00Z" w16du:dateUtc="2025-07-10T22:55:00Z">
        <w:r>
          <w:t>.</w:t>
        </w:r>
      </w:ins>
      <w:ins w:id="184" w:author="Balaena Institute whitehead" w:date="2025-07-11T15:16:00Z" w16du:dateUtc="2025-07-11T18:16:00Z">
        <w:r w:rsidR="006E66B8">
          <w:t xml:space="preserve"> In fact,</w:t>
        </w:r>
      </w:ins>
      <w:del w:id="185" w:author="Ana Eguiguren" w:date="2025-07-10T19:55:00Z" w16du:dateUtc="2025-07-10T22:55:00Z">
        <w:r w:rsidR="00977389" w:rsidDel="00FC74A0">
          <w:delText>,</w:delText>
        </w:r>
      </w:del>
      <w:r w:rsidR="00977389">
        <w:t xml:space="preserve"> </w:t>
      </w:r>
      <w:r w:rsidR="00977389">
        <w:rPr>
          <w:i/>
          <w:iCs/>
        </w:rPr>
        <w:t>NR</w:t>
      </w:r>
      <w:r w:rsidR="00977389">
        <w:rPr>
          <w:i/>
          <w:iCs/>
          <w:vertAlign w:val="subscript"/>
        </w:rPr>
        <w:t>flipper</w:t>
      </w:r>
      <w:r w:rsidR="00977389">
        <w:t xml:space="preserve"> seems to </w:t>
      </w:r>
      <w:r w:rsidR="00922BBE">
        <w:t>increase linearly with length (</w:t>
      </w:r>
      <w:del w:id="186" w:author="Balaena Institute whitehead" w:date="2025-07-11T15:30:00Z" w16du:dateUtc="2025-07-11T18:30:00Z">
        <w:r w:rsidR="00922BBE" w:rsidRPr="001E274D" w:rsidDel="001E274D">
          <w:rPr>
            <w:b/>
            <w:bCs/>
            <w:rPrChange w:id="187" w:author="Balaena Institute whitehead" w:date="2025-07-11T15:30:00Z" w16du:dateUtc="2025-07-11T18:30:00Z">
              <w:rPr/>
            </w:rPrChange>
          </w:rPr>
          <w:delText>Figures 3 and 4</w:delText>
        </w:r>
      </w:del>
      <w:ins w:id="188" w:author="Balaena Institute whitehead" w:date="2025-07-11T15:30:00Z" w16du:dateUtc="2025-07-11T18:30:00Z">
        <w:r w:rsidR="001E274D">
          <w:rPr>
            <w:b/>
            <w:bCs/>
          </w:rPr>
          <w:t>Figures 4 &amp; 5</w:t>
        </w:r>
      </w:ins>
      <w:r w:rsidR="00922BBE">
        <w:t xml:space="preserve">), and thus </w:t>
      </w:r>
      <w:del w:id="189" w:author="Balaena Institute whitehead" w:date="2025-07-10T12:52:00Z" w16du:dateUtc="2025-07-10T15:52:00Z">
        <w:r w:rsidR="00922BBE" w:rsidDel="00482938">
          <w:delText xml:space="preserve">that </w:delText>
        </w:r>
      </w:del>
      <w:r w:rsidR="00922BBE">
        <w:t xml:space="preserve">the logistic model is an unnecessary elaboration (also indicated by </w:t>
      </w:r>
      <w:proofErr w:type="spellStart"/>
      <w:r w:rsidR="00922BBE">
        <w:rPr>
          <w:i/>
          <w:iCs/>
        </w:rPr>
        <w:t>mr</w:t>
      </w:r>
      <w:proofErr w:type="spellEnd"/>
      <w:r w:rsidR="00922BBE">
        <w:t>=~0</w:t>
      </w:r>
      <w:ins w:id="190" w:author="Balaena Institute whitehead" w:date="2025-07-11T15:24:00Z" w16du:dateUtc="2025-07-11T18:24:00Z">
        <w:r w:rsidR="00897888">
          <w:t xml:space="preserve">, </w:t>
        </w:r>
        <w:r w:rsidR="00897888">
          <w:rPr>
            <w:b/>
            <w:bCs/>
          </w:rPr>
          <w:t>Supplementary Table S1</w:t>
        </w:r>
      </w:ins>
      <w:del w:id="191" w:author="Balaena Institute whitehead" w:date="2025-07-11T15:24:00Z" w16du:dateUtc="2025-07-11T18:24:00Z">
        <w:r w:rsidR="00922BBE" w:rsidDel="00897888">
          <w:delText>; Table 2</w:delText>
        </w:r>
      </w:del>
      <w:r w:rsidR="00922BBE">
        <w:t xml:space="preserve">), and </w:t>
      </w:r>
      <w:proofErr w:type="spellStart"/>
      <w:r w:rsidR="00922BBE">
        <w:rPr>
          <w:i/>
          <w:iCs/>
        </w:rPr>
        <w:t>max</w:t>
      </w:r>
      <w:r w:rsidR="00922BBE">
        <w:rPr>
          <w:i/>
          <w:iCs/>
          <w:vertAlign w:val="subscript"/>
        </w:rPr>
        <w:t>m</w:t>
      </w:r>
      <w:proofErr w:type="spellEnd"/>
      <w:r w:rsidR="00922BBE">
        <w:t xml:space="preserve"> is meaningless (indicated by </w:t>
      </w:r>
      <w:proofErr w:type="spellStart"/>
      <w:r w:rsidR="00922BBE">
        <w:rPr>
          <w:i/>
          <w:iCs/>
        </w:rPr>
        <w:t>max</w:t>
      </w:r>
      <w:r w:rsidR="00922BBE">
        <w:rPr>
          <w:i/>
          <w:iCs/>
          <w:vertAlign w:val="subscript"/>
        </w:rPr>
        <w:t>m</w:t>
      </w:r>
      <w:proofErr w:type="spellEnd"/>
      <w:r w:rsidR="00922BBE">
        <w:t xml:space="preserve"> estimated to be impossibly greater than 1.0</w:t>
      </w:r>
      <w:ins w:id="192" w:author="Balaena Institute whitehead" w:date="2025-07-11T15:31:00Z" w16du:dateUtc="2025-07-11T18:31:00Z">
        <w:r w:rsidR="001E274D">
          <w:t xml:space="preserve">; </w:t>
        </w:r>
        <w:r w:rsidR="001E274D">
          <w:rPr>
            <w:b/>
            <w:bCs/>
          </w:rPr>
          <w:fldChar w:fldCharType="begin"/>
        </w:r>
        <w:r w:rsidR="001E274D">
          <w:instrText xml:space="preserve"> REF _Ref203140158 \h </w:instrText>
        </w:r>
        <w:r w:rsidR="001E274D">
          <w:rPr>
            <w:b/>
            <w:bCs/>
          </w:rPr>
        </w:r>
        <w:r w:rsidR="001E274D">
          <w:rPr>
            <w:b/>
            <w:bCs/>
          </w:rPr>
          <w:fldChar w:fldCharType="separate"/>
        </w:r>
        <w:r w:rsidR="001E274D" w:rsidRPr="00897888">
          <w:rPr>
            <w:b/>
            <w:bCs/>
            <w:rPrChange w:id="193" w:author="Balaena Institute whitehead" w:date="2025-07-11T15:27:00Z" w16du:dateUtc="2025-07-11T18:27:00Z">
              <w:rPr/>
            </w:rPrChange>
          </w:rPr>
          <w:t xml:space="preserve">Figure </w:t>
        </w:r>
        <w:r w:rsidR="001E274D" w:rsidRPr="00897888">
          <w:rPr>
            <w:b/>
            <w:bCs/>
            <w:noProof/>
            <w:rPrChange w:id="194" w:author="Balaena Institute whitehead" w:date="2025-07-11T15:27:00Z" w16du:dateUtc="2025-07-11T18:27:00Z">
              <w:rPr>
                <w:noProof/>
              </w:rPr>
            </w:rPrChange>
          </w:rPr>
          <w:t>4</w:t>
        </w:r>
        <w:r w:rsidR="001E274D">
          <w:rPr>
            <w:b/>
            <w:bCs/>
          </w:rPr>
          <w:fldChar w:fldCharType="end"/>
        </w:r>
      </w:ins>
      <w:r w:rsidR="00922BBE">
        <w:t>).</w:t>
      </w:r>
      <w:commentRangeEnd w:id="178"/>
      <w:r w:rsidR="00547F4B">
        <w:rPr>
          <w:rStyle w:val="CommentReference"/>
        </w:rPr>
        <w:commentReference w:id="178"/>
      </w:r>
    </w:p>
    <w:p w14:paraId="595BE6F8" w14:textId="77777777" w:rsidR="00897888" w:rsidRDefault="00897888" w:rsidP="00800531">
      <w:pPr>
        <w:keepNext/>
        <w:jc w:val="center"/>
        <w:rPr>
          <w:ins w:id="195" w:author="Balaena Institute whitehead" w:date="2025-07-11T15:25:00Z" w16du:dateUtc="2025-07-11T18:25:00Z"/>
        </w:rPr>
        <w:pPrChange w:id="196" w:author="Balaena Institute whitehead" w:date="2025-07-11T15:27:00Z" w16du:dateUtc="2025-07-11T18:27:00Z">
          <w:pPr/>
        </w:pPrChange>
      </w:pPr>
      <w:ins w:id="197" w:author="Balaena Institute whitehead" w:date="2025-07-11T15:25:00Z" w16du:dateUtc="2025-07-11T18:25:00Z">
        <w:r>
          <w:rPr>
            <w:noProof/>
          </w:rPr>
          <w:lastRenderedPageBreak/>
          <w:drawing>
            <wp:inline distT="0" distB="0" distL="0" distR="0" wp14:anchorId="157B48BD" wp14:editId="156A73F6">
              <wp:extent cx="3819525" cy="1909763"/>
              <wp:effectExtent l="0" t="0" r="0" b="0"/>
              <wp:docPr id="2072200371"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00371"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3273" cy="1921637"/>
                      </a:xfrm>
                      <a:prstGeom prst="rect">
                        <a:avLst/>
                      </a:prstGeom>
                    </pic:spPr>
                  </pic:pic>
                </a:graphicData>
              </a:graphic>
            </wp:inline>
          </w:drawing>
        </w:r>
      </w:ins>
    </w:p>
    <w:p w14:paraId="2AA6BA7F" w14:textId="13E2A40B" w:rsidR="00897888" w:rsidRPr="00CA7BB7" w:rsidRDefault="00897888" w:rsidP="00897888">
      <w:pPr>
        <w:pStyle w:val="Caption"/>
        <w:rPr>
          <w:ins w:id="198" w:author="Balaena Institute whitehead" w:date="2025-07-11T15:26:00Z" w16du:dateUtc="2025-07-11T18:26:00Z"/>
          <w:i w:val="0"/>
          <w:iCs w:val="0"/>
          <w:color w:val="auto"/>
        </w:rPr>
      </w:pPr>
      <w:bookmarkStart w:id="199" w:name="_Ref203140152"/>
      <w:bookmarkStart w:id="200" w:name="_Ref203140158"/>
      <w:ins w:id="201" w:author="Balaena Institute whitehead" w:date="2025-07-11T15:25:00Z" w16du:dateUtc="2025-07-11T18:25:00Z">
        <w:r w:rsidRPr="00897888">
          <w:rPr>
            <w:b/>
            <w:bCs/>
            <w:color w:val="auto"/>
            <w:rPrChange w:id="202" w:author="Balaena Institute whitehead" w:date="2025-07-11T15:27:00Z" w16du:dateUtc="2025-07-11T18:27:00Z">
              <w:rPr/>
            </w:rPrChange>
          </w:rPr>
          <w:t xml:space="preserve">Figure </w:t>
        </w:r>
        <w:r w:rsidRPr="00897888">
          <w:rPr>
            <w:b/>
            <w:bCs/>
            <w:color w:val="auto"/>
            <w:rPrChange w:id="203" w:author="Balaena Institute whitehead" w:date="2025-07-11T15:27:00Z" w16du:dateUtc="2025-07-11T18:27:00Z">
              <w:rPr/>
            </w:rPrChange>
          </w:rPr>
          <w:fldChar w:fldCharType="begin"/>
        </w:r>
        <w:r w:rsidRPr="00897888">
          <w:rPr>
            <w:b/>
            <w:bCs/>
            <w:color w:val="auto"/>
            <w:rPrChange w:id="204" w:author="Balaena Institute whitehead" w:date="2025-07-11T15:27:00Z" w16du:dateUtc="2025-07-11T18:27:00Z">
              <w:rPr/>
            </w:rPrChange>
          </w:rPr>
          <w:instrText xml:space="preserve"> SEQ Figure \* ARABIC </w:instrText>
        </w:r>
      </w:ins>
      <w:r w:rsidRPr="00897888">
        <w:rPr>
          <w:b/>
          <w:bCs/>
          <w:color w:val="auto"/>
          <w:rPrChange w:id="205" w:author="Balaena Institute whitehead" w:date="2025-07-11T15:27:00Z" w16du:dateUtc="2025-07-11T18:27:00Z">
            <w:rPr/>
          </w:rPrChange>
        </w:rPr>
        <w:fldChar w:fldCharType="separate"/>
      </w:r>
      <w:ins w:id="206" w:author="Balaena Institute whitehead" w:date="2025-07-11T15:25:00Z" w16du:dateUtc="2025-07-11T18:25:00Z">
        <w:r w:rsidRPr="00897888">
          <w:rPr>
            <w:b/>
            <w:bCs/>
            <w:noProof/>
            <w:color w:val="auto"/>
            <w:rPrChange w:id="207" w:author="Balaena Institute whitehead" w:date="2025-07-11T15:27:00Z" w16du:dateUtc="2025-07-11T18:27:00Z">
              <w:rPr>
                <w:noProof/>
              </w:rPr>
            </w:rPrChange>
          </w:rPr>
          <w:t>4</w:t>
        </w:r>
        <w:r w:rsidRPr="00897888">
          <w:rPr>
            <w:b/>
            <w:bCs/>
            <w:color w:val="auto"/>
            <w:rPrChange w:id="208" w:author="Balaena Institute whitehead" w:date="2025-07-11T15:27:00Z" w16du:dateUtc="2025-07-11T18:27:00Z">
              <w:rPr/>
            </w:rPrChange>
          </w:rPr>
          <w:fldChar w:fldCharType="end"/>
        </w:r>
        <w:bookmarkEnd w:id="200"/>
        <w:r w:rsidRPr="00897888">
          <w:rPr>
            <w:b/>
            <w:bCs/>
            <w:color w:val="auto"/>
            <w:rPrChange w:id="209" w:author="Balaena Institute whitehead" w:date="2025-07-11T15:27:00Z" w16du:dateUtc="2025-07-11T18:27:00Z">
              <w:rPr/>
            </w:rPrChange>
          </w:rPr>
          <w:t>.</w:t>
        </w:r>
      </w:ins>
      <w:ins w:id="210" w:author="Balaena Institute whitehead" w:date="2025-07-11T15:27:00Z" w16du:dateUtc="2025-07-11T18:27:00Z">
        <w:r w:rsidR="00800531">
          <w:rPr>
            <w:b/>
            <w:bCs/>
            <w:color w:val="auto"/>
          </w:rPr>
          <w:t xml:space="preserve"> </w:t>
        </w:r>
      </w:ins>
      <w:ins w:id="211" w:author="Balaena Institute whitehead" w:date="2025-07-11T15:25:00Z" w16du:dateUtc="2025-07-11T18:25:00Z">
        <w:r w:rsidRPr="00AF071C">
          <w:rPr>
            <w:i w:val="0"/>
            <w:iCs w:val="0"/>
            <w:color w:val="auto"/>
          </w:rPr>
          <w:t xml:space="preserve">Distribution of bootstrapped parameter </w:t>
        </w:r>
        <w:r>
          <w:rPr>
            <w:i w:val="0"/>
            <w:iCs w:val="0"/>
            <w:color w:val="auto"/>
          </w:rPr>
          <w:t xml:space="preserve">estimates </w:t>
        </w:r>
      </w:ins>
      <w:ins w:id="212" w:author="Balaena Institute whitehead" w:date="2025-07-11T15:26:00Z" w16du:dateUtc="2025-07-11T18:26:00Z">
        <w:r>
          <w:rPr>
            <w:i w:val="0"/>
            <w:iCs w:val="0"/>
            <w:color w:val="auto"/>
          </w:rPr>
          <w:t xml:space="preserve">modeling the </w:t>
        </w:r>
        <w:r w:rsidRPr="00CA7BB7">
          <w:rPr>
            <w:i w:val="0"/>
            <w:iCs w:val="0"/>
            <w:color w:val="auto"/>
          </w:rPr>
          <w:t>growth rate of females and small males (≤ 6 m) (</w:t>
        </w:r>
        <w:proofErr w:type="spellStart"/>
        <w:r w:rsidRPr="00897888">
          <w:rPr>
            <w:color w:val="auto"/>
            <w:rPrChange w:id="213" w:author="Balaena Institute whitehead" w:date="2025-07-11T15:26:00Z" w16du:dateUtc="2025-07-11T18:26:00Z">
              <w:rPr>
                <w:i w:val="0"/>
                <w:iCs w:val="0"/>
                <w:color w:val="auto"/>
              </w:rPr>
            </w:rPrChange>
          </w:rPr>
          <w:t>fr</w:t>
        </w:r>
        <w:proofErr w:type="spellEnd"/>
        <w:r w:rsidRPr="00CA7BB7">
          <w:rPr>
            <w:i w:val="0"/>
            <w:iCs w:val="0"/>
            <w:color w:val="auto"/>
          </w:rPr>
          <w:t xml:space="preserve">), the female asymptote of </w:t>
        </w:r>
        <w:r w:rsidRPr="00897888">
          <w:rPr>
            <w:color w:val="auto"/>
            <w:rPrChange w:id="214" w:author="Balaena Institute whitehead" w:date="2025-07-11T15:26:00Z" w16du:dateUtc="2025-07-11T18:26:00Z">
              <w:rPr>
                <w:i w:val="0"/>
                <w:iCs w:val="0"/>
                <w:color w:val="auto"/>
              </w:rPr>
            </w:rPrChange>
          </w:rPr>
          <w:t>N</w:t>
        </w:r>
        <w:r w:rsidRPr="00897888">
          <w:rPr>
            <w:color w:val="auto"/>
            <w:rPrChange w:id="215" w:author="Balaena Institute whitehead" w:date="2025-07-11T15:26:00Z" w16du:dateUtc="2025-07-11T18:26:00Z">
              <w:rPr>
                <w:i w:val="0"/>
                <w:iCs w:val="0"/>
                <w:color w:val="auto"/>
              </w:rPr>
            </w:rPrChange>
          </w:rPr>
          <w:t>R</w:t>
        </w:r>
        <w:r w:rsidRPr="00CA7BB7">
          <w:rPr>
            <w:i w:val="0"/>
            <w:iCs w:val="0"/>
            <w:color w:val="auto"/>
          </w:rPr>
          <w:t xml:space="preserve"> (</w:t>
        </w:r>
        <w:proofErr w:type="spellStart"/>
        <w:r w:rsidRPr="00897888">
          <w:rPr>
            <w:color w:val="auto"/>
            <w:rPrChange w:id="216" w:author="Balaena Institute whitehead" w:date="2025-07-11T15:26:00Z" w16du:dateUtc="2025-07-11T18:26:00Z">
              <w:rPr>
                <w:i w:val="0"/>
                <w:iCs w:val="0"/>
                <w:color w:val="auto"/>
              </w:rPr>
            </w:rPrChange>
          </w:rPr>
          <w:t>max</w:t>
        </w:r>
        <w:r w:rsidRPr="00897888">
          <w:rPr>
            <w:color w:val="auto"/>
            <w:vertAlign w:val="subscript"/>
            <w:rPrChange w:id="217" w:author="Balaena Institute whitehead" w:date="2025-07-11T15:26:00Z" w16du:dateUtc="2025-07-11T18:26:00Z">
              <w:rPr>
                <w:i w:val="0"/>
                <w:iCs w:val="0"/>
                <w:color w:val="auto"/>
                <w:vertAlign w:val="subscript"/>
              </w:rPr>
            </w:rPrChange>
          </w:rPr>
          <w:t>f</w:t>
        </w:r>
        <w:proofErr w:type="spellEnd"/>
        <w:r w:rsidRPr="00CA7BB7">
          <w:rPr>
            <w:i w:val="0"/>
            <w:iCs w:val="0"/>
            <w:color w:val="auto"/>
          </w:rPr>
          <w:t>), the growth rate of larger males (</w:t>
        </w:r>
        <w:r w:rsidRPr="00CA7BB7">
          <w:rPr>
            <w:i w:val="0"/>
            <w:iCs w:val="0"/>
            <w:color w:val="auto"/>
          </w:rPr>
          <w:sym w:font="Symbol" w:char="F03E"/>
        </w:r>
        <w:r w:rsidRPr="00CA7BB7">
          <w:rPr>
            <w:i w:val="0"/>
            <w:iCs w:val="0"/>
            <w:color w:val="auto"/>
          </w:rPr>
          <w:t xml:space="preserve"> 6 m) (</w:t>
        </w:r>
        <w:proofErr w:type="spellStart"/>
        <w:r w:rsidRPr="00897888">
          <w:rPr>
            <w:color w:val="auto"/>
            <w:rPrChange w:id="218" w:author="Balaena Institute whitehead" w:date="2025-07-11T15:26:00Z" w16du:dateUtc="2025-07-11T18:26:00Z">
              <w:rPr>
                <w:i w:val="0"/>
                <w:iCs w:val="0"/>
                <w:color w:val="auto"/>
              </w:rPr>
            </w:rPrChange>
          </w:rPr>
          <w:t>mr</w:t>
        </w:r>
        <w:proofErr w:type="spellEnd"/>
        <w:r w:rsidRPr="00CA7BB7">
          <w:rPr>
            <w:i w:val="0"/>
            <w:iCs w:val="0"/>
            <w:color w:val="auto"/>
          </w:rPr>
          <w:t xml:space="preserve">), and the male asymptote of </w:t>
        </w:r>
      </w:ins>
      <w:ins w:id="219" w:author="Balaena Institute whitehead" w:date="2025-07-11T15:27:00Z" w16du:dateUtc="2025-07-11T18:27:00Z">
        <w:r w:rsidRPr="00897888">
          <w:rPr>
            <w:color w:val="auto"/>
            <w:rPrChange w:id="220" w:author="Balaena Institute whitehead" w:date="2025-07-11T15:27:00Z" w16du:dateUtc="2025-07-11T18:27:00Z">
              <w:rPr>
                <w:i w:val="0"/>
                <w:iCs w:val="0"/>
                <w:color w:val="auto"/>
              </w:rPr>
            </w:rPrChange>
          </w:rPr>
          <w:t>N</w:t>
        </w:r>
      </w:ins>
      <w:ins w:id="221" w:author="Balaena Institute whitehead" w:date="2025-07-11T15:26:00Z" w16du:dateUtc="2025-07-11T18:26:00Z">
        <w:r w:rsidRPr="00897888">
          <w:rPr>
            <w:color w:val="auto"/>
            <w:rPrChange w:id="222" w:author="Balaena Institute whitehead" w:date="2025-07-11T15:27:00Z" w16du:dateUtc="2025-07-11T18:27:00Z">
              <w:rPr>
                <w:i w:val="0"/>
                <w:iCs w:val="0"/>
                <w:color w:val="auto"/>
              </w:rPr>
            </w:rPrChange>
          </w:rPr>
          <w:t>R</w:t>
        </w:r>
        <w:r w:rsidRPr="00CA7BB7">
          <w:rPr>
            <w:i w:val="0"/>
            <w:iCs w:val="0"/>
            <w:color w:val="auto"/>
          </w:rPr>
          <w:t xml:space="preserve"> (</w:t>
        </w:r>
        <w:proofErr w:type="spellStart"/>
        <w:r w:rsidRPr="00897888">
          <w:rPr>
            <w:color w:val="auto"/>
            <w:rPrChange w:id="223" w:author="Balaena Institute whitehead" w:date="2025-07-11T15:27:00Z" w16du:dateUtc="2025-07-11T18:27:00Z">
              <w:rPr>
                <w:i w:val="0"/>
                <w:iCs w:val="0"/>
                <w:color w:val="auto"/>
              </w:rPr>
            </w:rPrChange>
          </w:rPr>
          <w:t>max</w:t>
        </w:r>
        <w:r w:rsidRPr="00897888">
          <w:rPr>
            <w:color w:val="auto"/>
            <w:vertAlign w:val="subscript"/>
            <w:rPrChange w:id="224" w:author="Balaena Institute whitehead" w:date="2025-07-11T15:27:00Z" w16du:dateUtc="2025-07-11T18:27:00Z">
              <w:rPr>
                <w:i w:val="0"/>
                <w:iCs w:val="0"/>
                <w:color w:val="auto"/>
                <w:vertAlign w:val="subscript"/>
              </w:rPr>
            </w:rPrChange>
          </w:rPr>
          <w:t>m</w:t>
        </w:r>
        <w:proofErr w:type="spellEnd"/>
        <w:r w:rsidRPr="00CA7BB7">
          <w:rPr>
            <w:i w:val="0"/>
            <w:iCs w:val="0"/>
            <w:color w:val="auto"/>
          </w:rPr>
          <w:t>).</w:t>
        </w:r>
        <w:bookmarkEnd w:id="199"/>
      </w:ins>
    </w:p>
    <w:p w14:paraId="5AEE7658" w14:textId="594D607E" w:rsidR="00897888" w:rsidRPr="00AF071C" w:rsidRDefault="00897888" w:rsidP="00897888">
      <w:pPr>
        <w:pStyle w:val="Caption"/>
        <w:rPr>
          <w:ins w:id="225" w:author="Balaena Institute whitehead" w:date="2025-07-11T15:25:00Z" w16du:dateUtc="2025-07-11T18:25:00Z"/>
          <w:i w:val="0"/>
          <w:iCs w:val="0"/>
          <w:color w:val="auto"/>
        </w:rPr>
      </w:pPr>
    </w:p>
    <w:p w14:paraId="20400C1E" w14:textId="093EEAF5" w:rsidR="00897888" w:rsidRDefault="00897888" w:rsidP="00897888">
      <w:pPr>
        <w:pStyle w:val="Caption"/>
        <w:rPr>
          <w:ins w:id="226" w:author="Balaena Institute whitehead" w:date="2025-07-11T15:15:00Z" w16du:dateUtc="2025-07-11T18:15:00Z"/>
        </w:rPr>
        <w:pPrChange w:id="227" w:author="Balaena Institute whitehead" w:date="2025-07-11T15:25:00Z" w16du:dateUtc="2025-07-11T18:25:00Z">
          <w:pPr/>
        </w:pPrChange>
      </w:pPr>
    </w:p>
    <w:p w14:paraId="0FC03AA5" w14:textId="77777777" w:rsidR="006E66B8" w:rsidRDefault="006E66B8" w:rsidP="00583D2A"/>
    <w:p w14:paraId="6AB6D714" w14:textId="5BF4D5CA" w:rsidR="00583D2A" w:rsidRPr="008E7641" w:rsidDel="0007359C" w:rsidRDefault="00583D2A" w:rsidP="00583D2A">
      <w:pPr>
        <w:pStyle w:val="Caption"/>
        <w:keepNext/>
        <w:rPr>
          <w:del w:id="228" w:author="Ana Eguiguren" w:date="2025-07-10T19:58:00Z" w16du:dateUtc="2025-07-10T22:58:00Z"/>
          <w:i w:val="0"/>
          <w:iCs w:val="0"/>
          <w:color w:val="000000" w:themeColor="text1"/>
        </w:rPr>
      </w:pPr>
      <w:bookmarkStart w:id="229" w:name="_Ref201835481"/>
      <w:del w:id="230" w:author="Ana Eguiguren" w:date="2025-07-10T19:58:00Z" w16du:dateUtc="2025-07-10T22:58:00Z">
        <w:r w:rsidRPr="008E7641" w:rsidDel="0007359C">
          <w:rPr>
            <w:b/>
            <w:bCs/>
            <w:color w:val="000000" w:themeColor="text1"/>
          </w:rPr>
          <w:delText xml:space="preserve">Table </w:delText>
        </w:r>
        <w:r w:rsidRPr="008E7641" w:rsidDel="0007359C">
          <w:rPr>
            <w:b/>
            <w:bCs/>
            <w:i w:val="0"/>
            <w:iCs w:val="0"/>
            <w:color w:val="000000" w:themeColor="text1"/>
          </w:rPr>
          <w:fldChar w:fldCharType="begin"/>
        </w:r>
        <w:r w:rsidRPr="008E7641" w:rsidDel="0007359C">
          <w:rPr>
            <w:b/>
            <w:bCs/>
            <w:color w:val="000000" w:themeColor="text1"/>
          </w:rPr>
          <w:delInstrText xml:space="preserve"> SEQ Table \* ARABIC </w:delInstrText>
        </w:r>
        <w:r w:rsidRPr="008E7641" w:rsidDel="0007359C">
          <w:rPr>
            <w:b/>
            <w:bCs/>
            <w:i w:val="0"/>
            <w:iCs w:val="0"/>
            <w:color w:val="000000" w:themeColor="text1"/>
          </w:rPr>
          <w:fldChar w:fldCharType="separate"/>
        </w:r>
        <w:r w:rsidRPr="008E7641" w:rsidDel="0007359C">
          <w:rPr>
            <w:b/>
            <w:bCs/>
            <w:noProof/>
            <w:color w:val="000000" w:themeColor="text1"/>
          </w:rPr>
          <w:delText>2</w:delText>
        </w:r>
        <w:r w:rsidRPr="008E7641" w:rsidDel="0007359C">
          <w:rPr>
            <w:b/>
            <w:bCs/>
            <w:i w:val="0"/>
            <w:iCs w:val="0"/>
            <w:color w:val="000000" w:themeColor="text1"/>
          </w:rPr>
          <w:fldChar w:fldCharType="end"/>
        </w:r>
        <w:bookmarkEnd w:id="229"/>
        <w:r w:rsidRPr="008E7641" w:rsidDel="0007359C">
          <w:rPr>
            <w:color w:val="000000" w:themeColor="text1"/>
          </w:rPr>
          <w:delText xml:space="preserve">. </w:delText>
        </w:r>
        <w:r w:rsidRPr="008E7641" w:rsidDel="0007359C">
          <w:rPr>
            <w:i w:val="0"/>
            <w:iCs w:val="0"/>
            <w:color w:val="000000" w:themeColor="text1"/>
          </w:rPr>
          <w:delText>Bootstrapped means and 95</w:delText>
        </w:r>
        <w:r w:rsidRPr="008E7641" w:rsidDel="0007359C">
          <w:rPr>
            <w:i w:val="0"/>
            <w:iCs w:val="0"/>
            <w:color w:val="000000" w:themeColor="text1"/>
            <w:vertAlign w:val="superscript"/>
          </w:rPr>
          <w:delText>th</w:delText>
        </w:r>
        <w:r w:rsidRPr="008E7641" w:rsidDel="0007359C">
          <w:rPr>
            <w:i w:val="0"/>
            <w:iCs w:val="0"/>
            <w:color w:val="000000" w:themeColor="text1"/>
          </w:rPr>
          <w:delText xml:space="preserve"> percentile confidence intervals (95% CI) based on 1000 iterations for parameters relating sperm whale length (m) and </w:delText>
        </w:r>
        <w:commentRangeStart w:id="231"/>
        <w:r w:rsidRPr="008E7641" w:rsidDel="0007359C">
          <w:rPr>
            <w:i w:val="0"/>
            <w:iCs w:val="0"/>
            <w:color w:val="000000" w:themeColor="text1"/>
          </w:rPr>
          <w:delText xml:space="preserve">nose-to-body ratio </w:delText>
        </w:r>
        <w:commentRangeEnd w:id="231"/>
        <w:r w:rsidRPr="008E7641" w:rsidDel="0007359C">
          <w:rPr>
            <w:rStyle w:val="CommentReference"/>
            <w:i w:val="0"/>
            <w:iCs w:val="0"/>
            <w:color w:val="000000" w:themeColor="text1"/>
            <w:sz w:val="18"/>
            <w:szCs w:val="18"/>
          </w:rPr>
          <w:commentReference w:id="231"/>
        </w:r>
        <w:r w:rsidRPr="008E7641" w:rsidDel="0007359C">
          <w:rPr>
            <w:i w:val="0"/>
            <w:iCs w:val="0"/>
            <w:color w:val="000000" w:themeColor="text1"/>
          </w:rPr>
          <w:delText>(</w:delText>
        </w:r>
        <w:r w:rsidR="00DF217B" w:rsidRPr="008E7641" w:rsidDel="0007359C">
          <w:rPr>
            <w:color w:val="000000" w:themeColor="text1"/>
          </w:rPr>
          <w:delText>N</w:delText>
        </w:r>
        <w:r w:rsidRPr="008E7641" w:rsidDel="0007359C">
          <w:rPr>
            <w:color w:val="000000" w:themeColor="text1"/>
          </w:rPr>
          <w:delText>R</w:delText>
        </w:r>
        <w:r w:rsidRPr="008E7641" w:rsidDel="0007359C">
          <w:rPr>
            <w:i w:val="0"/>
            <w:iCs w:val="0"/>
            <w:color w:val="000000" w:themeColor="text1"/>
          </w:rPr>
          <w:delText>) metrics based on snout to the caudal base of the dorsal fin (</w:delText>
        </w:r>
        <w:r w:rsidR="008E7641" w:rsidRPr="008E7641" w:rsidDel="0007359C">
          <w:rPr>
            <w:color w:val="000000" w:themeColor="text1"/>
          </w:rPr>
          <w:delText>NR</w:delText>
        </w:r>
        <w:r w:rsidR="008E7641" w:rsidRPr="008E7641" w:rsidDel="0007359C">
          <w:rPr>
            <w:i w:val="0"/>
            <w:iCs w:val="0"/>
            <w:color w:val="000000" w:themeColor="text1"/>
            <w:vertAlign w:val="subscript"/>
          </w:rPr>
          <w:delText>dorsal</w:delText>
        </w:r>
        <w:r w:rsidRPr="008E7641" w:rsidDel="0007359C">
          <w:rPr>
            <w:i w:val="0"/>
            <w:iCs w:val="0"/>
            <w:color w:val="000000" w:themeColor="text1"/>
          </w:rPr>
          <w:delText>) and on snout to the flipper insertion point (</w:delText>
        </w:r>
        <w:r w:rsidR="008E7641" w:rsidRPr="008E7641" w:rsidDel="0007359C">
          <w:rPr>
            <w:color w:val="000000" w:themeColor="text1"/>
          </w:rPr>
          <w:delText>NR</w:delText>
        </w:r>
        <w:r w:rsidR="008E7641" w:rsidRPr="008E7641" w:rsidDel="0007359C">
          <w:rPr>
            <w:color w:val="000000" w:themeColor="text1"/>
            <w:vertAlign w:val="subscript"/>
          </w:rPr>
          <w:delText>flipper</w:delText>
        </w:r>
        <w:r w:rsidRPr="008E7641" w:rsidDel="0007359C">
          <w:rPr>
            <w:i w:val="0"/>
            <w:iCs w:val="0"/>
            <w:color w:val="000000" w:themeColor="text1"/>
          </w:rPr>
          <w:delText>). Parameters reflect the growth rate of females and small males (</w:delText>
        </w:r>
        <w:r w:rsidRPr="008E7641" w:rsidDel="0007359C">
          <w:rPr>
            <w:color w:val="000000" w:themeColor="text1"/>
          </w:rPr>
          <w:delText>≤</w:delText>
        </w:r>
        <w:r w:rsidRPr="008E7641" w:rsidDel="0007359C">
          <w:rPr>
            <w:i w:val="0"/>
            <w:iCs w:val="0"/>
            <w:color w:val="000000" w:themeColor="text1"/>
          </w:rPr>
          <w:delText xml:space="preserve"> 6 m) (</w:delText>
        </w:r>
        <w:r w:rsidRPr="008E7641" w:rsidDel="0007359C">
          <w:rPr>
            <w:color w:val="000000" w:themeColor="text1"/>
          </w:rPr>
          <w:delText>fr</w:delText>
        </w:r>
        <w:r w:rsidRPr="008E7641" w:rsidDel="0007359C">
          <w:rPr>
            <w:i w:val="0"/>
            <w:iCs w:val="0"/>
            <w:color w:val="000000" w:themeColor="text1"/>
          </w:rPr>
          <w:delText xml:space="preserve">), the female asymptote of </w:delText>
        </w:r>
        <w:r w:rsidRPr="008E7641" w:rsidDel="0007359C">
          <w:rPr>
            <w:color w:val="000000" w:themeColor="text1"/>
          </w:rPr>
          <w:delText xml:space="preserve">R </w:delText>
        </w:r>
        <w:r w:rsidRPr="008E7641" w:rsidDel="0007359C">
          <w:rPr>
            <w:i w:val="0"/>
            <w:iCs w:val="0"/>
            <w:color w:val="000000" w:themeColor="text1"/>
          </w:rPr>
          <w:delText>(</w:delText>
        </w:r>
        <w:r w:rsidRPr="008E7641" w:rsidDel="0007359C">
          <w:rPr>
            <w:color w:val="000000" w:themeColor="text1"/>
          </w:rPr>
          <w:delText>max</w:delText>
        </w:r>
        <w:r w:rsidRPr="008E7641" w:rsidDel="0007359C">
          <w:rPr>
            <w:color w:val="000000" w:themeColor="text1"/>
            <w:vertAlign w:val="subscript"/>
          </w:rPr>
          <w:delText>f</w:delText>
        </w:r>
        <w:r w:rsidRPr="008E7641" w:rsidDel="0007359C">
          <w:rPr>
            <w:i w:val="0"/>
            <w:iCs w:val="0"/>
            <w:color w:val="000000" w:themeColor="text1"/>
          </w:rPr>
          <w:delText>), the growth rate of larger males (</w:delText>
        </w:r>
        <w:r w:rsidRPr="008E7641" w:rsidDel="0007359C">
          <w:rPr>
            <w:i w:val="0"/>
            <w:iCs w:val="0"/>
            <w:color w:val="000000" w:themeColor="text1"/>
          </w:rPr>
          <w:sym w:font="Symbol" w:char="F03E"/>
        </w:r>
        <w:r w:rsidRPr="008E7641" w:rsidDel="0007359C">
          <w:rPr>
            <w:i w:val="0"/>
            <w:iCs w:val="0"/>
            <w:color w:val="000000" w:themeColor="text1"/>
          </w:rPr>
          <w:delText xml:space="preserve"> 6 m) (</w:delText>
        </w:r>
        <w:r w:rsidRPr="008E7641" w:rsidDel="0007359C">
          <w:rPr>
            <w:color w:val="000000" w:themeColor="text1"/>
          </w:rPr>
          <w:delText>mr</w:delText>
        </w:r>
        <w:r w:rsidRPr="008E7641" w:rsidDel="0007359C">
          <w:rPr>
            <w:i w:val="0"/>
            <w:iCs w:val="0"/>
            <w:color w:val="000000" w:themeColor="text1"/>
          </w:rPr>
          <w:delText xml:space="preserve">), </w:delText>
        </w:r>
        <w:commentRangeStart w:id="232"/>
        <w:r w:rsidRPr="008E7641" w:rsidDel="0007359C">
          <w:rPr>
            <w:i w:val="0"/>
            <w:iCs w:val="0"/>
            <w:color w:val="000000" w:themeColor="text1"/>
          </w:rPr>
          <w:delText xml:space="preserve">and the male asymptote of </w:delText>
        </w:r>
        <w:r w:rsidRPr="008E7641" w:rsidDel="0007359C">
          <w:rPr>
            <w:color w:val="000000" w:themeColor="text1"/>
          </w:rPr>
          <w:delText xml:space="preserve">R </w:delText>
        </w:r>
        <w:r w:rsidRPr="008E7641" w:rsidDel="0007359C">
          <w:rPr>
            <w:i w:val="0"/>
            <w:iCs w:val="0"/>
            <w:color w:val="000000" w:themeColor="text1"/>
          </w:rPr>
          <w:delText>(</w:delText>
        </w:r>
        <w:r w:rsidRPr="008E7641" w:rsidDel="0007359C">
          <w:rPr>
            <w:color w:val="000000" w:themeColor="text1"/>
          </w:rPr>
          <w:delText>max</w:delText>
        </w:r>
        <w:r w:rsidRPr="008E7641" w:rsidDel="0007359C">
          <w:rPr>
            <w:color w:val="000000" w:themeColor="text1"/>
            <w:vertAlign w:val="subscript"/>
          </w:rPr>
          <w:delText>m</w:delText>
        </w:r>
        <w:r w:rsidRPr="008E7641" w:rsidDel="0007359C">
          <w:rPr>
            <w:i w:val="0"/>
            <w:iCs w:val="0"/>
            <w:color w:val="000000" w:themeColor="text1"/>
          </w:rPr>
          <w:delText>)</w:delText>
        </w:r>
        <w:commentRangeEnd w:id="232"/>
        <w:r w:rsidR="00977389" w:rsidDel="0007359C">
          <w:rPr>
            <w:rStyle w:val="CommentReference"/>
            <w:i w:val="0"/>
            <w:iCs w:val="0"/>
            <w:color w:val="auto"/>
          </w:rPr>
          <w:commentReference w:id="232"/>
        </w:r>
        <w:r w:rsidRPr="008E7641" w:rsidDel="0007359C">
          <w:rPr>
            <w:i w:val="0"/>
            <w:iCs w:val="0"/>
            <w:color w:val="000000" w:themeColor="text1"/>
          </w:rPr>
          <w:delText>.</w:delText>
        </w:r>
      </w:del>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820"/>
        <w:gridCol w:w="1820"/>
      </w:tblGrid>
      <w:tr w:rsidR="00583D2A" w:rsidRPr="00DF217B" w:rsidDel="0007359C" w14:paraId="1A79CFE6" w14:textId="3448FA13" w:rsidTr="00DF217B">
        <w:trPr>
          <w:cnfStyle w:val="100000000000" w:firstRow="1" w:lastRow="0" w:firstColumn="0" w:lastColumn="0" w:oddVBand="0" w:evenVBand="0" w:oddHBand="0" w:evenHBand="0" w:firstRowFirstColumn="0" w:firstRowLastColumn="0" w:lastRowFirstColumn="0" w:lastRowLastColumn="0"/>
          <w:del w:id="233" w:author="Ana Eguiguren" w:date="2025-07-10T19:58:00Z"/>
        </w:trPr>
        <w:tc>
          <w:tcPr>
            <w:tcW w:w="1701" w:type="dxa"/>
            <w:tcBorders>
              <w:top w:val="single" w:sz="4" w:space="0" w:color="auto"/>
              <w:bottom w:val="single" w:sz="4" w:space="0" w:color="auto"/>
            </w:tcBorders>
            <w:shd w:val="clear" w:color="auto" w:fill="BFBFBF" w:themeFill="background1" w:themeFillShade="BF"/>
          </w:tcPr>
          <w:p w14:paraId="036614DA" w14:textId="13D7A5D8"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234" w:author="Ana Eguiguren" w:date="2025-07-10T19:58:00Z" w16du:dateUtc="2025-07-10T22:58:00Z"/>
                <w:rFonts w:eastAsia="Arial"/>
                <w:color w:val="000000"/>
                <w:sz w:val="20"/>
                <w:szCs w:val="20"/>
              </w:rPr>
            </w:pPr>
            <w:del w:id="235" w:author="Ana Eguiguren" w:date="2025-07-10T19:58:00Z" w16du:dateUtc="2025-07-10T22:58:00Z">
              <w:r w:rsidRPr="00DF217B" w:rsidDel="0007359C">
                <w:rPr>
                  <w:rFonts w:eastAsia="Arial"/>
                  <w:i/>
                  <w:iCs/>
                  <w:color w:val="000000"/>
                  <w:sz w:val="20"/>
                  <w:szCs w:val="20"/>
                </w:rPr>
                <w:delText>R</w:delText>
              </w:r>
              <w:r w:rsidRPr="00DF217B" w:rsidDel="0007359C">
                <w:rPr>
                  <w:rFonts w:eastAsia="Arial"/>
                  <w:color w:val="000000"/>
                  <w:sz w:val="20"/>
                  <w:szCs w:val="20"/>
                </w:rPr>
                <w:delText xml:space="preserve"> Metric</w:delText>
              </w:r>
            </w:del>
          </w:p>
        </w:tc>
        <w:tc>
          <w:tcPr>
            <w:tcW w:w="1843" w:type="dxa"/>
            <w:tcBorders>
              <w:top w:val="single" w:sz="4" w:space="0" w:color="auto"/>
              <w:bottom w:val="single" w:sz="4" w:space="0" w:color="auto"/>
            </w:tcBorders>
            <w:shd w:val="clear" w:color="auto" w:fill="BFBFBF" w:themeFill="background1" w:themeFillShade="BF"/>
          </w:tcPr>
          <w:p w14:paraId="7E3AA8F6" w14:textId="3BCA8DDA"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236" w:author="Ana Eguiguren" w:date="2025-07-10T19:58:00Z" w16du:dateUtc="2025-07-10T22:58:00Z"/>
                <w:rFonts w:eastAsia="Arial"/>
                <w:color w:val="000000"/>
                <w:sz w:val="20"/>
                <w:szCs w:val="20"/>
              </w:rPr>
            </w:pPr>
            <w:del w:id="237" w:author="Ana Eguiguren" w:date="2025-07-10T19:58:00Z" w16du:dateUtc="2025-07-10T22:58:00Z">
              <w:r w:rsidRPr="00DF217B" w:rsidDel="0007359C">
                <w:rPr>
                  <w:rFonts w:eastAsia="Arial"/>
                  <w:i/>
                  <w:iCs/>
                  <w:color w:val="000000"/>
                  <w:sz w:val="20"/>
                  <w:szCs w:val="20"/>
                </w:rPr>
                <w:delText>fr</w:delText>
              </w:r>
              <w:r w:rsidRPr="00DF217B" w:rsidDel="0007359C">
                <w:rPr>
                  <w:rFonts w:eastAsia="Arial"/>
                  <w:color w:val="000000"/>
                  <w:sz w:val="20"/>
                  <w:szCs w:val="20"/>
                </w:rPr>
                <w:delText xml:space="preserve"> [95% CI]</w:delText>
              </w:r>
            </w:del>
          </w:p>
        </w:tc>
        <w:tc>
          <w:tcPr>
            <w:tcW w:w="1920" w:type="dxa"/>
            <w:tcBorders>
              <w:top w:val="single" w:sz="4" w:space="0" w:color="auto"/>
              <w:bottom w:val="single" w:sz="4" w:space="0" w:color="auto"/>
            </w:tcBorders>
            <w:shd w:val="clear" w:color="auto" w:fill="BFBFBF" w:themeFill="background1" w:themeFillShade="BF"/>
          </w:tcPr>
          <w:p w14:paraId="2B70E74B" w14:textId="7FD42BB7"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238" w:author="Ana Eguiguren" w:date="2025-07-10T19:58:00Z" w16du:dateUtc="2025-07-10T22:58:00Z"/>
                <w:rFonts w:eastAsia="Arial"/>
                <w:color w:val="000000"/>
                <w:sz w:val="20"/>
                <w:szCs w:val="20"/>
              </w:rPr>
            </w:pPr>
            <w:del w:id="239" w:author="Ana Eguiguren" w:date="2025-07-10T19:58:00Z" w16du:dateUtc="2025-07-10T22:58:00Z">
              <w:r w:rsidRPr="00DF217B" w:rsidDel="0007359C">
                <w:rPr>
                  <w:rFonts w:eastAsia="Arial"/>
                  <w:i/>
                  <w:iCs/>
                  <w:color w:val="000000"/>
                  <w:sz w:val="20"/>
                  <w:szCs w:val="20"/>
                </w:rPr>
                <w:delText>max</w:delText>
              </w:r>
              <w:r w:rsidRPr="00DF217B" w:rsidDel="0007359C">
                <w:rPr>
                  <w:rFonts w:eastAsia="Arial"/>
                  <w:i/>
                  <w:iCs/>
                  <w:color w:val="000000"/>
                  <w:sz w:val="20"/>
                  <w:szCs w:val="20"/>
                  <w:vertAlign w:val="subscript"/>
                </w:rPr>
                <w:delText>f</w:delText>
              </w:r>
              <w:r w:rsidRPr="00DF217B" w:rsidDel="0007359C">
                <w:rPr>
                  <w:rFonts w:eastAsia="Arial"/>
                  <w:color w:val="000000"/>
                  <w:sz w:val="20"/>
                  <w:szCs w:val="20"/>
                  <w:vertAlign w:val="subscript"/>
                </w:rPr>
                <w:delText xml:space="preserve"> </w:delText>
              </w:r>
              <w:r w:rsidRPr="00DF217B" w:rsidDel="0007359C">
                <w:rPr>
                  <w:rFonts w:eastAsia="Arial"/>
                  <w:color w:val="000000"/>
                  <w:sz w:val="20"/>
                  <w:szCs w:val="20"/>
                </w:rPr>
                <w:delText>[95% CI]</w:delText>
              </w:r>
            </w:del>
          </w:p>
        </w:tc>
        <w:tc>
          <w:tcPr>
            <w:tcW w:w="0" w:type="auto"/>
            <w:tcBorders>
              <w:top w:val="single" w:sz="4" w:space="0" w:color="auto"/>
              <w:bottom w:val="single" w:sz="4" w:space="0" w:color="auto"/>
            </w:tcBorders>
            <w:shd w:val="clear" w:color="auto" w:fill="BFBFBF" w:themeFill="background1" w:themeFillShade="BF"/>
          </w:tcPr>
          <w:p w14:paraId="256600E3" w14:textId="1A2F1440"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240" w:author="Ana Eguiguren" w:date="2025-07-10T19:58:00Z" w16du:dateUtc="2025-07-10T22:58:00Z"/>
                <w:rFonts w:eastAsia="Arial"/>
                <w:color w:val="000000"/>
                <w:sz w:val="20"/>
                <w:szCs w:val="20"/>
              </w:rPr>
            </w:pPr>
            <w:del w:id="241" w:author="Ana Eguiguren" w:date="2025-07-10T19:58:00Z" w16du:dateUtc="2025-07-10T22:58:00Z">
              <w:r w:rsidRPr="00DF217B" w:rsidDel="0007359C">
                <w:rPr>
                  <w:rFonts w:eastAsia="Arial"/>
                  <w:i/>
                  <w:iCs/>
                  <w:color w:val="000000"/>
                  <w:sz w:val="20"/>
                  <w:szCs w:val="20"/>
                </w:rPr>
                <w:delText>mr</w:delText>
              </w:r>
              <w:r w:rsidRPr="00DF217B" w:rsidDel="0007359C">
                <w:rPr>
                  <w:rFonts w:eastAsia="Arial"/>
                  <w:color w:val="000000"/>
                  <w:sz w:val="20"/>
                  <w:szCs w:val="20"/>
                </w:rPr>
                <w:delText xml:space="preserve"> [95% CI]</w:delText>
              </w:r>
            </w:del>
          </w:p>
        </w:tc>
        <w:tc>
          <w:tcPr>
            <w:tcW w:w="0" w:type="auto"/>
            <w:tcBorders>
              <w:top w:val="single" w:sz="4" w:space="0" w:color="auto"/>
              <w:bottom w:val="single" w:sz="4" w:space="0" w:color="auto"/>
            </w:tcBorders>
            <w:shd w:val="clear" w:color="auto" w:fill="BFBFBF" w:themeFill="background1" w:themeFillShade="BF"/>
          </w:tcPr>
          <w:p w14:paraId="553CD9BB" w14:textId="203BE18F"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242" w:author="Ana Eguiguren" w:date="2025-07-10T19:58:00Z" w16du:dateUtc="2025-07-10T22:58:00Z"/>
                <w:rFonts w:eastAsia="Arial"/>
                <w:color w:val="000000"/>
                <w:sz w:val="20"/>
                <w:szCs w:val="20"/>
                <w:vertAlign w:val="subscript"/>
              </w:rPr>
            </w:pPr>
            <w:del w:id="243" w:author="Ana Eguiguren" w:date="2025-07-10T19:58:00Z" w16du:dateUtc="2025-07-10T22:58:00Z">
              <w:r w:rsidRPr="00DF217B" w:rsidDel="0007359C">
                <w:rPr>
                  <w:rFonts w:eastAsia="Arial"/>
                  <w:i/>
                  <w:iCs/>
                  <w:color w:val="000000"/>
                  <w:sz w:val="20"/>
                  <w:szCs w:val="20"/>
                </w:rPr>
                <w:delText>max</w:delText>
              </w:r>
              <w:r w:rsidRPr="00DF217B" w:rsidDel="0007359C">
                <w:rPr>
                  <w:rFonts w:eastAsia="Arial"/>
                  <w:i/>
                  <w:iCs/>
                  <w:color w:val="000000"/>
                  <w:sz w:val="20"/>
                  <w:szCs w:val="20"/>
                  <w:vertAlign w:val="subscript"/>
                </w:rPr>
                <w:delText>m</w:delText>
              </w:r>
              <w:r w:rsidRPr="00DF217B" w:rsidDel="0007359C">
                <w:rPr>
                  <w:rFonts w:eastAsia="Arial"/>
                  <w:color w:val="000000"/>
                  <w:sz w:val="20"/>
                  <w:szCs w:val="20"/>
                  <w:vertAlign w:val="subscript"/>
                </w:rPr>
                <w:delText xml:space="preserve"> </w:delText>
              </w:r>
              <w:r w:rsidRPr="00DF217B" w:rsidDel="0007359C">
                <w:rPr>
                  <w:rFonts w:eastAsia="Arial"/>
                  <w:color w:val="000000"/>
                  <w:sz w:val="20"/>
                  <w:szCs w:val="20"/>
                </w:rPr>
                <w:delText>[95% CI]</w:delText>
              </w:r>
            </w:del>
          </w:p>
        </w:tc>
      </w:tr>
      <w:tr w:rsidR="00583D2A" w:rsidRPr="00DF217B" w:rsidDel="0007359C" w14:paraId="62CC477E" w14:textId="208E9D8C" w:rsidTr="00DF217B">
        <w:trPr>
          <w:cnfStyle w:val="000000100000" w:firstRow="0" w:lastRow="0" w:firstColumn="0" w:lastColumn="0" w:oddVBand="0" w:evenVBand="0" w:oddHBand="1" w:evenHBand="0" w:firstRowFirstColumn="0" w:firstRowLastColumn="0" w:lastRowFirstColumn="0" w:lastRowLastColumn="0"/>
          <w:del w:id="244" w:author="Ana Eguiguren" w:date="2025-07-10T19:58:00Z"/>
        </w:trPr>
        <w:tc>
          <w:tcPr>
            <w:tcW w:w="1701" w:type="dxa"/>
            <w:tcBorders>
              <w:top w:val="single" w:sz="4" w:space="0" w:color="auto"/>
            </w:tcBorders>
            <w:shd w:val="clear" w:color="auto" w:fill="auto"/>
          </w:tcPr>
          <w:p w14:paraId="4E2972C9" w14:textId="6B4BEF96" w:rsidR="00583D2A" w:rsidRPr="008E7641" w:rsidDel="0007359C"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del w:id="245" w:author="Ana Eguiguren" w:date="2025-07-10T19:58:00Z" w16du:dateUtc="2025-07-10T22:58:00Z"/>
                <w:rFonts w:eastAsia="Arial"/>
                <w:i/>
                <w:iCs/>
                <w:color w:val="000000"/>
                <w:sz w:val="20"/>
                <w:szCs w:val="20"/>
                <w:vertAlign w:val="subscript"/>
              </w:rPr>
            </w:pPr>
            <w:del w:id="246" w:author="Ana Eguiguren" w:date="2025-07-10T19:58:00Z" w16du:dateUtc="2025-07-10T22:58:00Z">
              <w:r w:rsidRPr="00DF217B" w:rsidDel="0007359C">
                <w:rPr>
                  <w:rFonts w:eastAsia="Arial"/>
                  <w:i/>
                  <w:iCs/>
                  <w:color w:val="000000"/>
                  <w:sz w:val="20"/>
                  <w:szCs w:val="20"/>
                </w:rPr>
                <w:delText>N</w:delText>
              </w:r>
              <w:r w:rsidR="00583D2A" w:rsidRPr="00DF217B" w:rsidDel="0007359C">
                <w:rPr>
                  <w:rFonts w:eastAsia="Arial"/>
                  <w:i/>
                  <w:iCs/>
                  <w:color w:val="000000"/>
                  <w:sz w:val="20"/>
                  <w:szCs w:val="20"/>
                </w:rPr>
                <w:delText>R</w:delText>
              </w:r>
              <w:r w:rsidR="008E7641" w:rsidDel="0007359C">
                <w:rPr>
                  <w:rFonts w:eastAsia="Arial"/>
                  <w:i/>
                  <w:iCs/>
                  <w:color w:val="000000"/>
                  <w:sz w:val="20"/>
                  <w:szCs w:val="20"/>
                  <w:vertAlign w:val="subscript"/>
                </w:rPr>
                <w:delText>dorsal</w:delText>
              </w:r>
            </w:del>
          </w:p>
        </w:tc>
        <w:tc>
          <w:tcPr>
            <w:tcW w:w="1843" w:type="dxa"/>
            <w:tcBorders>
              <w:top w:val="single" w:sz="4" w:space="0" w:color="auto"/>
            </w:tcBorders>
            <w:shd w:val="clear" w:color="auto" w:fill="auto"/>
          </w:tcPr>
          <w:p w14:paraId="272566C2" w14:textId="55D1AA1B"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247" w:author="Ana Eguiguren" w:date="2025-07-10T19:58:00Z" w16du:dateUtc="2025-07-10T22:58:00Z"/>
                <w:rFonts w:eastAsia="Arial"/>
                <w:color w:val="000000"/>
                <w:sz w:val="20"/>
                <w:szCs w:val="20"/>
              </w:rPr>
            </w:pPr>
            <w:del w:id="248" w:author="Ana Eguiguren" w:date="2025-07-10T19:58:00Z" w16du:dateUtc="2025-07-10T22:58:00Z">
              <w:r w:rsidRPr="00DF217B" w:rsidDel="0007359C">
                <w:rPr>
                  <w:rFonts w:eastAsia="Arial"/>
                  <w:color w:val="000000"/>
                  <w:sz w:val="20"/>
                  <w:szCs w:val="20"/>
                </w:rPr>
                <w:delText>2.8 (0.63 - 14.9)</w:delText>
              </w:r>
            </w:del>
          </w:p>
        </w:tc>
        <w:tc>
          <w:tcPr>
            <w:tcW w:w="1920" w:type="dxa"/>
            <w:tcBorders>
              <w:top w:val="single" w:sz="4" w:space="0" w:color="auto"/>
            </w:tcBorders>
            <w:shd w:val="clear" w:color="auto" w:fill="auto"/>
          </w:tcPr>
          <w:p w14:paraId="60E3DCDE" w14:textId="76026A7B"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249" w:author="Ana Eguiguren" w:date="2025-07-10T19:58:00Z" w16du:dateUtc="2025-07-10T22:58:00Z"/>
                <w:rFonts w:eastAsia="Arial"/>
                <w:color w:val="000000"/>
                <w:sz w:val="20"/>
                <w:szCs w:val="20"/>
              </w:rPr>
            </w:pPr>
            <w:del w:id="250" w:author="Ana Eguiguren" w:date="2025-07-10T19:58:00Z" w16du:dateUtc="2025-07-10T22:58:00Z">
              <w:r w:rsidRPr="00DF217B" w:rsidDel="0007359C">
                <w:rPr>
                  <w:rFonts w:eastAsia="Arial"/>
                  <w:color w:val="000000"/>
                  <w:sz w:val="20"/>
                  <w:szCs w:val="20"/>
                </w:rPr>
                <w:delText>0.65 (0.64 - 0.65)</w:delText>
              </w:r>
            </w:del>
          </w:p>
        </w:tc>
        <w:tc>
          <w:tcPr>
            <w:tcW w:w="0" w:type="auto"/>
            <w:tcBorders>
              <w:top w:val="single" w:sz="4" w:space="0" w:color="auto"/>
            </w:tcBorders>
            <w:shd w:val="clear" w:color="auto" w:fill="auto"/>
          </w:tcPr>
          <w:p w14:paraId="209D19ED" w14:textId="23EFFED7"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251" w:author="Ana Eguiguren" w:date="2025-07-10T19:58:00Z" w16du:dateUtc="2025-07-10T22:58:00Z"/>
                <w:rFonts w:eastAsia="Arial"/>
                <w:color w:val="000000"/>
                <w:sz w:val="20"/>
                <w:szCs w:val="20"/>
              </w:rPr>
            </w:pPr>
            <w:del w:id="252" w:author="Ana Eguiguren" w:date="2025-07-10T19:58:00Z" w16du:dateUtc="2025-07-10T22:58:00Z">
              <w:r w:rsidRPr="00DF217B" w:rsidDel="0007359C">
                <w:rPr>
                  <w:rFonts w:eastAsia="Arial"/>
                  <w:color w:val="000000"/>
                  <w:sz w:val="20"/>
                  <w:szCs w:val="20"/>
                </w:rPr>
                <w:delText>0.2 (0.01 - 0.62)</w:delText>
              </w:r>
            </w:del>
          </w:p>
        </w:tc>
        <w:tc>
          <w:tcPr>
            <w:tcW w:w="0" w:type="auto"/>
            <w:tcBorders>
              <w:top w:val="single" w:sz="4" w:space="0" w:color="auto"/>
            </w:tcBorders>
            <w:shd w:val="clear" w:color="auto" w:fill="auto"/>
          </w:tcPr>
          <w:p w14:paraId="45F85471" w14:textId="1033714F"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253" w:author="Ana Eguiguren" w:date="2025-07-10T19:58:00Z" w16du:dateUtc="2025-07-10T22:58:00Z"/>
                <w:rFonts w:eastAsia="Arial"/>
                <w:color w:val="000000"/>
                <w:sz w:val="20"/>
                <w:szCs w:val="20"/>
              </w:rPr>
            </w:pPr>
            <w:del w:id="254" w:author="Ana Eguiguren" w:date="2025-07-10T19:58:00Z" w16du:dateUtc="2025-07-10T22:58:00Z">
              <w:r w:rsidRPr="00DF217B" w:rsidDel="0007359C">
                <w:rPr>
                  <w:rFonts w:eastAsia="Arial"/>
                  <w:color w:val="000000"/>
                  <w:sz w:val="20"/>
                  <w:szCs w:val="20"/>
                </w:rPr>
                <w:delText>0.89 (0.22 - 4.79)</w:delText>
              </w:r>
            </w:del>
          </w:p>
        </w:tc>
      </w:tr>
      <w:tr w:rsidR="00583D2A" w:rsidRPr="00DF217B" w:rsidDel="0007359C" w14:paraId="54DDD662" w14:textId="3D492D7C" w:rsidTr="00DF217B">
        <w:trPr>
          <w:trHeight w:val="279"/>
          <w:del w:id="255" w:author="Ana Eguiguren" w:date="2025-07-10T19:58:00Z"/>
        </w:trPr>
        <w:tc>
          <w:tcPr>
            <w:tcW w:w="1701" w:type="dxa"/>
            <w:shd w:val="clear" w:color="auto" w:fill="auto"/>
          </w:tcPr>
          <w:p w14:paraId="51DFA1D0" w14:textId="7B1857DF" w:rsidR="00583D2A" w:rsidRPr="008E7641" w:rsidDel="0007359C"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del w:id="256" w:author="Ana Eguiguren" w:date="2025-07-10T19:58:00Z" w16du:dateUtc="2025-07-10T22:58:00Z"/>
                <w:rFonts w:eastAsia="Arial"/>
                <w:i/>
                <w:iCs/>
                <w:color w:val="000000"/>
                <w:sz w:val="20"/>
                <w:szCs w:val="20"/>
                <w:vertAlign w:val="subscript"/>
              </w:rPr>
            </w:pPr>
            <w:del w:id="257" w:author="Ana Eguiguren" w:date="2025-07-10T19:58:00Z" w16du:dateUtc="2025-07-10T22:58:00Z">
              <w:r w:rsidRPr="00DF217B" w:rsidDel="0007359C">
                <w:rPr>
                  <w:rFonts w:eastAsia="Arial"/>
                  <w:i/>
                  <w:iCs/>
                  <w:color w:val="000000"/>
                  <w:sz w:val="20"/>
                  <w:szCs w:val="20"/>
                </w:rPr>
                <w:delText>N</w:delText>
              </w:r>
              <w:r w:rsidR="00583D2A" w:rsidRPr="00DF217B" w:rsidDel="0007359C">
                <w:rPr>
                  <w:rFonts w:eastAsia="Arial"/>
                  <w:i/>
                  <w:iCs/>
                  <w:color w:val="000000"/>
                  <w:sz w:val="20"/>
                  <w:szCs w:val="20"/>
                </w:rPr>
                <w:delText>R</w:delText>
              </w:r>
              <w:r w:rsidR="008E7641" w:rsidDel="0007359C">
                <w:rPr>
                  <w:rFonts w:eastAsia="Arial"/>
                  <w:i/>
                  <w:iCs/>
                  <w:color w:val="000000"/>
                  <w:sz w:val="20"/>
                  <w:szCs w:val="20"/>
                  <w:vertAlign w:val="subscript"/>
                </w:rPr>
                <w:delText>flipper</w:delText>
              </w:r>
            </w:del>
          </w:p>
        </w:tc>
        <w:tc>
          <w:tcPr>
            <w:tcW w:w="1843" w:type="dxa"/>
            <w:shd w:val="clear" w:color="auto" w:fill="auto"/>
          </w:tcPr>
          <w:p w14:paraId="0B4F77C4" w14:textId="671F92A8"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258" w:author="Ana Eguiguren" w:date="2025-07-10T19:58:00Z" w16du:dateUtc="2025-07-10T22:58:00Z"/>
                <w:rFonts w:eastAsia="Arial"/>
                <w:color w:val="000000"/>
                <w:sz w:val="20"/>
                <w:szCs w:val="20"/>
              </w:rPr>
            </w:pPr>
            <w:del w:id="259" w:author="Ana Eguiguren" w:date="2025-07-10T19:58:00Z" w16du:dateUtc="2025-07-10T22:58:00Z">
              <w:r w:rsidRPr="00DF217B" w:rsidDel="0007359C">
                <w:rPr>
                  <w:rFonts w:eastAsia="Arial"/>
                  <w:color w:val="000000"/>
                  <w:sz w:val="20"/>
                  <w:szCs w:val="20"/>
                </w:rPr>
                <w:delText>2.26 (0.5 - 33.64)</w:delText>
              </w:r>
            </w:del>
          </w:p>
        </w:tc>
        <w:tc>
          <w:tcPr>
            <w:tcW w:w="1920" w:type="dxa"/>
            <w:shd w:val="clear" w:color="auto" w:fill="auto"/>
          </w:tcPr>
          <w:p w14:paraId="02B24D75" w14:textId="5666D3C7"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260" w:author="Ana Eguiguren" w:date="2025-07-10T19:58:00Z" w16du:dateUtc="2025-07-10T22:58:00Z"/>
                <w:rFonts w:eastAsia="Arial"/>
                <w:color w:val="000000"/>
                <w:sz w:val="20"/>
                <w:szCs w:val="20"/>
              </w:rPr>
            </w:pPr>
            <w:del w:id="261" w:author="Ana Eguiguren" w:date="2025-07-10T19:58:00Z" w16du:dateUtc="2025-07-10T22:58:00Z">
              <w:r w:rsidRPr="00DF217B" w:rsidDel="0007359C">
                <w:rPr>
                  <w:rFonts w:eastAsia="Arial"/>
                  <w:color w:val="000000"/>
                  <w:sz w:val="20"/>
                  <w:szCs w:val="20"/>
                </w:rPr>
                <w:delText>0.3 (0.3 - 0.3)</w:delText>
              </w:r>
            </w:del>
          </w:p>
        </w:tc>
        <w:tc>
          <w:tcPr>
            <w:tcW w:w="0" w:type="auto"/>
            <w:shd w:val="clear" w:color="auto" w:fill="auto"/>
          </w:tcPr>
          <w:p w14:paraId="0D523E46" w14:textId="00C4A12D"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262" w:author="Ana Eguiguren" w:date="2025-07-10T19:58:00Z" w16du:dateUtc="2025-07-10T22:58:00Z"/>
                <w:rFonts w:eastAsia="Arial"/>
                <w:color w:val="000000"/>
                <w:sz w:val="20"/>
                <w:szCs w:val="20"/>
              </w:rPr>
            </w:pPr>
            <w:del w:id="263" w:author="Ana Eguiguren" w:date="2025-07-10T19:58:00Z" w16du:dateUtc="2025-07-10T22:58:00Z">
              <w:r w:rsidRPr="00DF217B" w:rsidDel="0007359C">
                <w:rPr>
                  <w:rFonts w:eastAsia="Arial"/>
                  <w:color w:val="000000"/>
                  <w:sz w:val="20"/>
                  <w:szCs w:val="20"/>
                </w:rPr>
                <w:delText>0.05 (0.01 - 0.16)</w:delText>
              </w:r>
            </w:del>
          </w:p>
        </w:tc>
        <w:tc>
          <w:tcPr>
            <w:tcW w:w="0" w:type="auto"/>
            <w:shd w:val="clear" w:color="auto" w:fill="auto"/>
          </w:tcPr>
          <w:p w14:paraId="272BC2D3" w14:textId="39A6564A"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264" w:author="Ana Eguiguren" w:date="2025-07-10T19:58:00Z" w16du:dateUtc="2025-07-10T22:58:00Z"/>
                <w:rFonts w:eastAsia="Arial"/>
                <w:color w:val="000000"/>
                <w:sz w:val="20"/>
                <w:szCs w:val="20"/>
              </w:rPr>
            </w:pPr>
            <w:del w:id="265" w:author="Ana Eguiguren" w:date="2025-07-10T19:58:00Z" w16du:dateUtc="2025-07-10T22:58:00Z">
              <w:r w:rsidRPr="00DF217B" w:rsidDel="0007359C">
                <w:rPr>
                  <w:rFonts w:eastAsia="Arial"/>
                  <w:color w:val="000000"/>
                  <w:sz w:val="20"/>
                  <w:szCs w:val="20"/>
                </w:rPr>
                <w:delText>2.05 (0.45 - 6.89)</w:delText>
              </w:r>
            </w:del>
          </w:p>
        </w:tc>
      </w:tr>
    </w:tbl>
    <w:p w14:paraId="5D7651F7" w14:textId="77777777" w:rsidR="00583D2A" w:rsidRPr="000851A3" w:rsidDel="0007359C" w:rsidRDefault="00583D2A" w:rsidP="00583D2A">
      <w:pPr>
        <w:rPr>
          <w:del w:id="266" w:author="Ana Eguiguren" w:date="2025-07-10T19:57:00Z" w16du:dateUtc="2025-07-10T22:57:00Z"/>
        </w:rPr>
      </w:pPr>
    </w:p>
    <w:p w14:paraId="1F336984" w14:textId="77777777" w:rsidR="00583D2A" w:rsidRPr="000C25A4" w:rsidRDefault="00583D2A" w:rsidP="00583D2A">
      <w:pPr>
        <w:pStyle w:val="Caption"/>
        <w:keepNext/>
        <w:rPr>
          <w:i w:val="0"/>
          <w:iCs w:val="0"/>
        </w:rPr>
      </w:pPr>
    </w:p>
    <w:p w14:paraId="1263BF4D" w14:textId="1D5EBFA8" w:rsidR="00583D2A" w:rsidRDefault="00B930E1" w:rsidP="00583D2A">
      <w:pPr>
        <w:keepNext/>
      </w:pPr>
      <w:del w:id="267" w:author="Ana Eguiguren" w:date="2025-07-10T19:56:00Z" w16du:dateUtc="2025-07-10T22:56:00Z">
        <w:r w:rsidDel="00FC74A0">
          <w:rPr>
            <w:noProof/>
          </w:rPr>
          <w:drawing>
            <wp:inline distT="0" distB="0" distL="0" distR="0" wp14:anchorId="3582DFC5" wp14:editId="69C642C3">
              <wp:extent cx="5943600" cy="2971800"/>
              <wp:effectExtent l="0" t="0" r="0" b="0"/>
              <wp:docPr id="338157146" name="Picture 24"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7146" name="Picture 24" descr="A comparison of a line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ins w:id="268" w:author="Ana Eguiguren" w:date="2025-07-10T19:56:00Z" w16du:dateUtc="2025-07-10T22:56:00Z">
        <w:r w:rsidR="00FC74A0">
          <w:rPr>
            <w:noProof/>
          </w:rPr>
          <w:drawing>
            <wp:inline distT="0" distB="0" distL="0" distR="0" wp14:anchorId="56EB4C6C" wp14:editId="25CD3191">
              <wp:extent cx="5943600" cy="3396615"/>
              <wp:effectExtent l="0" t="0" r="0" b="0"/>
              <wp:docPr id="1790585865"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85865" name="Picture 3" descr="A graph of a li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17AEB85A" w14:textId="1BDCB52C" w:rsidR="00583D2A" w:rsidRPr="00574C21" w:rsidRDefault="00583D2A" w:rsidP="00583D2A">
      <w:pPr>
        <w:pStyle w:val="Caption"/>
      </w:pPr>
      <w:bookmarkStart w:id="269" w:name="_Ref201775677"/>
      <w:commentRangeStart w:id="270"/>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ins w:id="271" w:author="Balaena Institute whitehead" w:date="2025-07-11T15:25:00Z" w16du:dateUtc="2025-07-11T18:25:00Z">
        <w:r w:rsidR="00897888">
          <w:rPr>
            <w:b/>
            <w:bCs/>
            <w:noProof/>
            <w:color w:val="auto"/>
          </w:rPr>
          <w:t>5</w:t>
        </w:r>
      </w:ins>
      <w:del w:id="272" w:author="Balaena Institute whitehead" w:date="2025-07-10T11:07:00Z" w16du:dateUtc="2025-07-10T14:07:00Z">
        <w:r w:rsidDel="00A10676">
          <w:rPr>
            <w:b/>
            <w:bCs/>
            <w:noProof/>
            <w:color w:val="auto"/>
          </w:rPr>
          <w:delText>3</w:delText>
        </w:r>
      </w:del>
      <w:r w:rsidRPr="00A17E91">
        <w:rPr>
          <w:b/>
          <w:bCs/>
          <w:color w:val="auto"/>
        </w:rPr>
        <w:fldChar w:fldCharType="end"/>
      </w:r>
      <w:bookmarkEnd w:id="269"/>
      <w:r w:rsidRPr="00A17E91">
        <w:rPr>
          <w:b/>
          <w:bCs/>
          <w:color w:val="auto"/>
        </w:rPr>
        <w:t xml:space="preserve">. </w:t>
      </w:r>
      <w:r w:rsidRPr="00A17E91">
        <w:rPr>
          <w:i w:val="0"/>
          <w:iCs w:val="0"/>
          <w:color w:val="auto"/>
        </w:rPr>
        <w:t>Bootstrapped logistic curves of the total length (m) and the nose-to-body ratio of sperm whales based on measures of the snout to the caudal base of the dorsal fin</w:t>
      </w:r>
      <w:del w:id="273" w:author="Ana Eguiguren" w:date="2025-07-10T19:56:00Z" w16du:dateUtc="2025-07-10T22:56:00Z">
        <w:r w:rsidRPr="00A17E91" w:rsidDel="00FC74A0">
          <w:rPr>
            <w:i w:val="0"/>
            <w:iCs w:val="0"/>
            <w:color w:val="auto"/>
          </w:rPr>
          <w:delText xml:space="preserve"> </w:delText>
        </w:r>
      </w:del>
      <w:ins w:id="274" w:author="Ana Eguiguren" w:date="2025-07-10T19:56:00Z" w16du:dateUtc="2025-07-10T22:56:00Z">
        <w:r w:rsidR="00FC74A0">
          <w:rPr>
            <w:i w:val="0"/>
            <w:iCs w:val="0"/>
            <w:color w:val="auto"/>
          </w:rPr>
          <w:t xml:space="preserve"> (</w:t>
        </w:r>
        <w:r w:rsidR="00FC74A0">
          <w:rPr>
            <w:color w:val="auto"/>
          </w:rPr>
          <w:t>NR</w:t>
        </w:r>
        <w:r w:rsidR="00FC74A0">
          <w:rPr>
            <w:color w:val="auto"/>
            <w:vertAlign w:val="subscript"/>
          </w:rPr>
          <w:t>flipper</w:t>
        </w:r>
        <w:r w:rsidR="00FC74A0">
          <w:rPr>
            <w:i w:val="0"/>
            <w:iCs w:val="0"/>
            <w:color w:val="auto"/>
            <w:vertAlign w:val="subscript"/>
          </w:rPr>
          <w:t>)</w:t>
        </w:r>
      </w:ins>
      <w:del w:id="275" w:author="Ana Eguiguren" w:date="2025-07-10T19:56:00Z" w16du:dateUtc="2025-07-10T22:56:00Z">
        <w:r w:rsidRPr="00A17E91" w:rsidDel="00FC74A0">
          <w:rPr>
            <w:i w:val="0"/>
            <w:iCs w:val="0"/>
            <w:color w:val="auto"/>
          </w:rPr>
          <w:delText>(</w:delText>
        </w:r>
        <w:r w:rsidR="002B3A42" w:rsidDel="00FC74A0">
          <w:rPr>
            <w:i w:val="0"/>
            <w:iCs w:val="0"/>
            <w:color w:val="auto"/>
          </w:rPr>
          <w:delText>a</w:delText>
        </w:r>
        <w:r w:rsidRPr="00A17E91" w:rsidDel="00FC74A0">
          <w:rPr>
            <w:i w:val="0"/>
            <w:iCs w:val="0"/>
            <w:color w:val="auto"/>
          </w:rPr>
          <w:delText>) and snout to the base of the flipper (</w:delText>
        </w:r>
        <w:r w:rsidR="002B3A42" w:rsidDel="00FC74A0">
          <w:rPr>
            <w:i w:val="0"/>
            <w:iCs w:val="0"/>
            <w:color w:val="auto"/>
          </w:rPr>
          <w:delText>b</w:delText>
        </w:r>
        <w:r w:rsidRPr="00A17E91" w:rsidDel="00FC74A0">
          <w:rPr>
            <w:i w:val="0"/>
            <w:iCs w:val="0"/>
            <w:color w:val="auto"/>
          </w:rPr>
          <w:delText>)</w:delText>
        </w:r>
      </w:del>
      <w:r w:rsidRPr="00A17E91">
        <w:rPr>
          <w:i w:val="0"/>
          <w:iCs w:val="0"/>
          <w:color w:val="auto"/>
        </w:rPr>
        <w:t xml:space="preserve">. Theoretical male curves are shown in violet and theoretical female curves are shown in green. The average </w:t>
      </w:r>
      <w:r w:rsidR="00DF217B">
        <w:rPr>
          <w:color w:val="auto"/>
        </w:rPr>
        <w:t>N</w:t>
      </w:r>
      <w:commentRangeStart w:id="276"/>
      <w:r w:rsidRPr="00A17E91">
        <w:rPr>
          <w:color w:val="auto"/>
        </w:rPr>
        <w:t xml:space="preserve">R </w:t>
      </w:r>
      <w:r w:rsidRPr="00A17E91">
        <w:rPr>
          <w:i w:val="0"/>
          <w:iCs w:val="0"/>
          <w:color w:val="auto"/>
        </w:rPr>
        <w:t xml:space="preserve">values </w:t>
      </w:r>
      <w:commentRangeEnd w:id="276"/>
      <w:r>
        <w:rPr>
          <w:rStyle w:val="CommentReference"/>
          <w:i w:val="0"/>
          <w:iCs w:val="0"/>
          <w:color w:val="auto"/>
        </w:rPr>
        <w:commentReference w:id="276"/>
      </w:r>
      <w:r w:rsidRPr="00A17E91">
        <w:rPr>
          <w:i w:val="0"/>
          <w:iCs w:val="0"/>
          <w:color w:val="auto"/>
        </w:rPr>
        <w:t>across iterations are shown by light violet</w:t>
      </w:r>
      <w:r w:rsidR="002B3A42">
        <w:rPr>
          <w:i w:val="0"/>
          <w:iCs w:val="0"/>
          <w:color w:val="auto"/>
        </w:rPr>
        <w:t xml:space="preserve"> dashed</w:t>
      </w:r>
      <w:r w:rsidRPr="00A17E91">
        <w:rPr>
          <w:i w:val="0"/>
          <w:iCs w:val="0"/>
          <w:color w:val="auto"/>
        </w:rPr>
        <w:t xml:space="preserve"> </w:t>
      </w:r>
      <w:del w:id="277" w:author="Ana Eguiguren" w:date="2025-07-10T19:56:00Z" w16du:dateUtc="2025-07-10T22:56:00Z">
        <w:r w:rsidRPr="00A17E91" w:rsidDel="00FC74A0">
          <w:rPr>
            <w:i w:val="0"/>
            <w:iCs w:val="0"/>
            <w:color w:val="auto"/>
          </w:rPr>
          <w:delText xml:space="preserve">and </w:delText>
        </w:r>
      </w:del>
      <w:ins w:id="278" w:author="Ana Eguiguren" w:date="2025-07-10T19:56:00Z" w16du:dateUtc="2025-07-10T22:56:00Z">
        <w:r w:rsidR="00FC74A0">
          <w:rPr>
            <w:i w:val="0"/>
            <w:iCs w:val="0"/>
            <w:color w:val="auto"/>
          </w:rPr>
          <w:t>pink</w:t>
        </w:r>
      </w:ins>
      <w:ins w:id="279" w:author="Ana Eguiguren" w:date="2025-07-10T19:57:00Z" w16du:dateUtc="2025-07-10T22:57:00Z">
        <w:r w:rsidR="00FC74A0">
          <w:rPr>
            <w:i w:val="0"/>
            <w:iCs w:val="0"/>
            <w:color w:val="auto"/>
          </w:rPr>
          <w:t xml:space="preserve"> and</w:t>
        </w:r>
      </w:ins>
      <w:ins w:id="280" w:author="Ana Eguiguren" w:date="2025-07-10T19:56:00Z" w16du:dateUtc="2025-07-10T22:56:00Z">
        <w:r w:rsidR="00FC74A0" w:rsidRPr="00A17E91">
          <w:rPr>
            <w:i w:val="0"/>
            <w:iCs w:val="0"/>
            <w:color w:val="auto"/>
          </w:rPr>
          <w:t xml:space="preserve"> </w:t>
        </w:r>
      </w:ins>
      <w:r w:rsidRPr="00A17E91">
        <w:rPr>
          <w:i w:val="0"/>
          <w:iCs w:val="0"/>
          <w:color w:val="auto"/>
        </w:rPr>
        <w:t>green</w:t>
      </w:r>
      <w:r w:rsidR="002B3A42">
        <w:rPr>
          <w:i w:val="0"/>
          <w:iCs w:val="0"/>
          <w:color w:val="auto"/>
        </w:rPr>
        <w:t xml:space="preserve"> solid</w:t>
      </w:r>
      <w:r w:rsidRPr="00A17E91">
        <w:rPr>
          <w:i w:val="0"/>
          <w:iCs w:val="0"/>
          <w:color w:val="auto"/>
        </w:rPr>
        <w:t xml:space="preserve"> lines</w:t>
      </w:r>
      <w:r>
        <w:rPr>
          <w:i w:val="0"/>
          <w:iCs w:val="0"/>
          <w:color w:val="auto"/>
        </w:rPr>
        <w:t xml:space="preserve"> for males and females</w:t>
      </w:r>
      <w:r w:rsidR="002B3A42">
        <w:rPr>
          <w:i w:val="0"/>
          <w:iCs w:val="0"/>
          <w:color w:val="auto"/>
        </w:rPr>
        <w:t>,</w:t>
      </w:r>
      <w:r>
        <w:rPr>
          <w:i w:val="0"/>
          <w:iCs w:val="0"/>
          <w:color w:val="auto"/>
        </w:rPr>
        <w:t xml:space="preserve"> respectively</w:t>
      </w:r>
      <w:r w:rsidRPr="00A17E91">
        <w:rPr>
          <w:i w:val="0"/>
          <w:iCs w:val="0"/>
          <w:color w:val="auto"/>
        </w:rPr>
        <w:t xml:space="preserve">. </w:t>
      </w:r>
      <w:r w:rsidR="00C30AE6">
        <w:rPr>
          <w:i w:val="0"/>
          <w:iCs w:val="0"/>
          <w:color w:val="auto"/>
        </w:rPr>
        <w:t xml:space="preserve">The </w:t>
      </w:r>
      <w:del w:id="281" w:author="Balaena Institute whitehead" w:date="2025-07-11T11:56:00Z" w16du:dateUtc="2025-07-11T14:56:00Z">
        <w:r w:rsidR="00C30AE6" w:rsidDel="00CB1186">
          <w:rPr>
            <w:i w:val="0"/>
            <w:iCs w:val="0"/>
            <w:color w:val="auto"/>
          </w:rPr>
          <w:delText>dashed</w:delText>
        </w:r>
        <w:r w:rsidDel="00CB1186">
          <w:rPr>
            <w:i w:val="0"/>
            <w:iCs w:val="0"/>
            <w:color w:val="auto"/>
          </w:rPr>
          <w:delText xml:space="preserve"> </w:delText>
        </w:r>
      </w:del>
      <w:r>
        <w:rPr>
          <w:i w:val="0"/>
          <w:iCs w:val="0"/>
          <w:color w:val="auto"/>
        </w:rPr>
        <w:t>vertical line</w:t>
      </w:r>
      <w:del w:id="282" w:author="Ana Eguiguren" w:date="2025-07-10T19:57:00Z" w16du:dateUtc="2025-07-10T22:57:00Z">
        <w:r w:rsidDel="00FC74A0">
          <w:rPr>
            <w:i w:val="0"/>
            <w:iCs w:val="0"/>
            <w:color w:val="auto"/>
          </w:rPr>
          <w:delText>s</w:delText>
        </w:r>
      </w:del>
      <w:r>
        <w:rPr>
          <w:i w:val="0"/>
          <w:iCs w:val="0"/>
          <w:color w:val="auto"/>
        </w:rPr>
        <w:t xml:space="preserve"> indicate</w:t>
      </w:r>
      <w:ins w:id="283" w:author="Balaena Institute whitehead" w:date="2025-07-11T11:56:00Z" w16du:dateUtc="2025-07-11T14:56:00Z">
        <w:r w:rsidR="00BE1ADA">
          <w:rPr>
            <w:i w:val="0"/>
            <w:iCs w:val="0"/>
            <w:color w:val="auto"/>
          </w:rPr>
          <w:t>s</w:t>
        </w:r>
      </w:ins>
      <w:ins w:id="284" w:author="Ana Eguiguren" w:date="2025-07-10T19:57:00Z" w16du:dateUtc="2025-07-10T22:57:00Z">
        <w:r w:rsidR="00FC74A0">
          <w:rPr>
            <w:i w:val="0"/>
            <w:iCs w:val="0"/>
            <w:color w:val="auto"/>
          </w:rPr>
          <w:t xml:space="preserve"> the point of divergence between males and females (</w:t>
        </w:r>
        <w:r w:rsidR="00FC74A0">
          <w:rPr>
            <w:color w:val="auto"/>
          </w:rPr>
          <w:t xml:space="preserve">chm = </w:t>
        </w:r>
        <w:r w:rsidR="00FC74A0">
          <w:rPr>
            <w:i w:val="0"/>
            <w:iCs w:val="0"/>
            <w:color w:val="auto"/>
          </w:rPr>
          <w:t xml:space="preserve">6 m) based on Nishiwaki et al. (1963). </w:t>
        </w:r>
      </w:ins>
      <w:r>
        <w:rPr>
          <w:i w:val="0"/>
          <w:iCs w:val="0"/>
          <w:color w:val="auto"/>
        </w:rPr>
        <w:t xml:space="preserve"> </w:t>
      </w:r>
      <w:del w:id="285" w:author="Ana Eguiguren" w:date="2025-07-10T19:57:00Z" w16du:dateUtc="2025-07-10T22:57:00Z">
        <w:r w:rsidDel="00FC74A0">
          <w:rPr>
            <w:i w:val="0"/>
            <w:iCs w:val="0"/>
            <w:color w:val="auto"/>
          </w:rPr>
          <w:delText>the minimum body lengths associated with sperm whale sex and age classes as follows: length at birth (4 m; NB), juvenile (J; 5.5 m), sub-adult (SA; 7.6 m ), adult female (AF – 8.5 m),  adult male and mature female (AM/MF – 10 m), maximum female length (Fmax – 12 m), and mature male (MM – 13.7</w:delText>
        </w:r>
        <w:r w:rsidR="005F05A3" w:rsidDel="00FC74A0">
          <w:rPr>
            <w:i w:val="0"/>
            <w:iCs w:val="0"/>
            <w:color w:val="auto"/>
          </w:rPr>
          <w:delText>).</w:delText>
        </w:r>
        <w:commentRangeEnd w:id="270"/>
        <w:r w:rsidR="00922BBE" w:rsidDel="00FC74A0">
          <w:rPr>
            <w:rStyle w:val="CommentReference"/>
            <w:i w:val="0"/>
            <w:iCs w:val="0"/>
            <w:color w:val="auto"/>
          </w:rPr>
          <w:commentReference w:id="270"/>
        </w:r>
      </w:del>
    </w:p>
    <w:p w14:paraId="24E32432" w14:textId="77777777" w:rsidR="00583D2A" w:rsidRPr="007F65B4" w:rsidRDefault="00583D2A" w:rsidP="00583D2A"/>
    <w:p w14:paraId="38F0614A" w14:textId="56D4ADD6" w:rsidR="00583D2A" w:rsidDel="0007359C" w:rsidRDefault="00FC6194" w:rsidP="00583D2A">
      <w:pPr>
        <w:keepNext/>
        <w:rPr>
          <w:del w:id="286" w:author="Ana Eguiguren" w:date="2025-07-10T19:58:00Z" w16du:dateUtc="2025-07-10T22:58:00Z"/>
        </w:rPr>
      </w:pPr>
      <w:del w:id="287" w:author="Ana Eguiguren" w:date="2025-07-10T19:58:00Z" w16du:dateUtc="2025-07-10T22:58:00Z">
        <w:r w:rsidDel="0007359C">
          <w:rPr>
            <w:noProof/>
          </w:rPr>
          <w:drawing>
            <wp:inline distT="0" distB="0" distL="0" distR="0" wp14:anchorId="2B3BFCF4" wp14:editId="33B184A7">
              <wp:extent cx="5943600" cy="2971800"/>
              <wp:effectExtent l="0" t="0" r="0" b="0"/>
              <wp:docPr id="1427704134" name="Picture 2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4134" name="Picture 21" descr="A diagram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p>
    <w:p w14:paraId="78D12687" w14:textId="0F83756B" w:rsidR="00583D2A" w:rsidRPr="00170AE9" w:rsidDel="0007359C" w:rsidRDefault="00583D2A" w:rsidP="00583D2A">
      <w:pPr>
        <w:pStyle w:val="Caption"/>
        <w:rPr>
          <w:del w:id="288" w:author="Ana Eguiguren" w:date="2025-07-10T19:58:00Z" w16du:dateUtc="2025-07-10T22:58:00Z"/>
          <w:i w:val="0"/>
          <w:iCs w:val="0"/>
          <w:color w:val="auto"/>
        </w:rPr>
      </w:pPr>
      <w:bookmarkStart w:id="289" w:name="_Ref201777558"/>
      <w:commentRangeStart w:id="290"/>
      <w:del w:id="291" w:author="Ana Eguiguren" w:date="2025-07-10T19:58:00Z" w16du:dateUtc="2025-07-10T22:58:00Z">
        <w:r w:rsidRPr="00170AE9" w:rsidDel="0007359C">
          <w:rPr>
            <w:b/>
            <w:bCs/>
            <w:color w:val="auto"/>
          </w:rPr>
          <w:delText xml:space="preserve">Figure </w:delText>
        </w:r>
        <w:r w:rsidRPr="00170AE9" w:rsidDel="0007359C">
          <w:rPr>
            <w:b/>
            <w:bCs/>
            <w:i w:val="0"/>
            <w:iCs w:val="0"/>
          </w:rPr>
          <w:fldChar w:fldCharType="begin"/>
        </w:r>
        <w:r w:rsidRPr="00170AE9" w:rsidDel="0007359C">
          <w:rPr>
            <w:b/>
            <w:bCs/>
            <w:color w:val="auto"/>
          </w:rPr>
          <w:delInstrText xml:space="preserve"> SEQ Figure \* ARABIC </w:delInstrText>
        </w:r>
        <w:r w:rsidRPr="00170AE9" w:rsidDel="0007359C">
          <w:rPr>
            <w:b/>
            <w:bCs/>
            <w:i w:val="0"/>
            <w:iCs w:val="0"/>
          </w:rPr>
          <w:fldChar w:fldCharType="separate"/>
        </w:r>
      </w:del>
      <w:ins w:id="292" w:author="Balaena Institute whitehead" w:date="2025-07-10T11:07:00Z" w16du:dateUtc="2025-07-10T14:07:00Z">
        <w:del w:id="293" w:author="Ana Eguiguren" w:date="2025-07-10T19:58:00Z" w16du:dateUtc="2025-07-10T22:58:00Z">
          <w:r w:rsidR="00A10676" w:rsidDel="0007359C">
            <w:rPr>
              <w:b/>
              <w:bCs/>
              <w:noProof/>
              <w:color w:val="auto"/>
            </w:rPr>
            <w:delText>5</w:delText>
          </w:r>
        </w:del>
      </w:ins>
      <w:del w:id="294" w:author="Ana Eguiguren" w:date="2025-07-10T19:58:00Z" w16du:dateUtc="2025-07-10T22:58:00Z">
        <w:r w:rsidDel="0007359C">
          <w:rPr>
            <w:b/>
            <w:bCs/>
            <w:noProof/>
            <w:color w:val="auto"/>
          </w:rPr>
          <w:delText>4</w:delText>
        </w:r>
        <w:r w:rsidRPr="00170AE9" w:rsidDel="0007359C">
          <w:rPr>
            <w:b/>
            <w:bCs/>
            <w:i w:val="0"/>
            <w:iCs w:val="0"/>
          </w:rPr>
          <w:fldChar w:fldCharType="end"/>
        </w:r>
        <w:bookmarkEnd w:id="289"/>
        <w:r w:rsidRPr="00170AE9" w:rsidDel="0007359C">
          <w:rPr>
            <w:b/>
            <w:bCs/>
            <w:color w:val="auto"/>
          </w:rPr>
          <w:delText>.</w:delText>
        </w:r>
        <w:r w:rsidRPr="00170AE9" w:rsidDel="0007359C">
          <w:rPr>
            <w:color w:val="auto"/>
          </w:rPr>
          <w:delText xml:space="preserve"> </w:delText>
        </w:r>
        <w:r w:rsidRPr="00170AE9" w:rsidDel="0007359C">
          <w:rPr>
            <w:i w:val="0"/>
            <w:iCs w:val="0"/>
            <w:color w:val="auto"/>
          </w:rPr>
          <w:delText>Distribution of bootstrapped parameter estimates</w:delText>
        </w:r>
        <w:r w:rsidR="005F05A3" w:rsidDel="0007359C">
          <w:rPr>
            <w:i w:val="0"/>
            <w:iCs w:val="0"/>
            <w:color w:val="auto"/>
          </w:rPr>
          <w:delText xml:space="preserve"> (x axis)</w:delText>
        </w:r>
        <w:r w:rsidRPr="00170AE9" w:rsidDel="0007359C">
          <w:rPr>
            <w:i w:val="0"/>
            <w:iCs w:val="0"/>
            <w:color w:val="auto"/>
          </w:rPr>
          <w:delText xml:space="preserve"> for </w:delText>
        </w:r>
        <w:r w:rsidR="00993267" w:rsidDel="0007359C">
          <w:rPr>
            <w:color w:val="auto"/>
          </w:rPr>
          <w:delText>NR</w:delText>
        </w:r>
        <w:r w:rsidR="00993267" w:rsidDel="0007359C">
          <w:rPr>
            <w:color w:val="auto"/>
            <w:vertAlign w:val="subscript"/>
          </w:rPr>
          <w:delText>dorsal</w:delText>
        </w:r>
        <w:r w:rsidRPr="00170AE9" w:rsidDel="0007359C">
          <w:rPr>
            <w:color w:val="auto"/>
          </w:rPr>
          <w:delText xml:space="preserve"> </w:delText>
        </w:r>
        <w:r w:rsidRPr="00170AE9" w:rsidDel="0007359C">
          <w:rPr>
            <w:i w:val="0"/>
            <w:iCs w:val="0"/>
            <w:color w:val="auto"/>
          </w:rPr>
          <w:delText xml:space="preserve">and </w:delText>
        </w:r>
        <w:r w:rsidR="005F05A3" w:rsidDel="0007359C">
          <w:rPr>
            <w:color w:val="auto"/>
          </w:rPr>
          <w:delText>N</w:delText>
        </w:r>
        <w:r w:rsidRPr="00170AE9" w:rsidDel="0007359C">
          <w:rPr>
            <w:color w:val="auto"/>
          </w:rPr>
          <w:delText>R</w:delText>
        </w:r>
        <w:r w:rsidR="00993267" w:rsidDel="0007359C">
          <w:rPr>
            <w:color w:val="auto"/>
            <w:vertAlign w:val="subscript"/>
          </w:rPr>
          <w:delText>flipper</w:delText>
        </w:r>
        <w:r w:rsidRPr="00170AE9" w:rsidDel="0007359C">
          <w:rPr>
            <w:color w:val="auto"/>
          </w:rPr>
          <w:delText xml:space="preserve"> </w:delText>
        </w:r>
        <w:r w:rsidRPr="00170AE9" w:rsidDel="0007359C">
          <w:rPr>
            <w:i w:val="0"/>
            <w:iCs w:val="0"/>
            <w:color w:val="auto"/>
          </w:rPr>
          <w:delText xml:space="preserve">models. </w:delText>
        </w:r>
        <w:commentRangeEnd w:id="290"/>
        <w:r w:rsidDel="0007359C">
          <w:rPr>
            <w:rStyle w:val="CommentReference"/>
            <w:i w:val="0"/>
            <w:iCs w:val="0"/>
            <w:color w:val="auto"/>
          </w:rPr>
          <w:commentReference w:id="290"/>
        </w:r>
      </w:del>
    </w:p>
    <w:p w14:paraId="0ABFF04C" w14:textId="77777777" w:rsidR="00583D2A" w:rsidRPr="000C6EAF" w:rsidRDefault="00583D2A" w:rsidP="00583D2A">
      <w:pPr>
        <w:pStyle w:val="Heading4"/>
      </w:pPr>
      <w:r>
        <w:t>3.3.2 Posterior probabilities of being female</w:t>
      </w:r>
    </w:p>
    <w:p w14:paraId="007252C7" w14:textId="59B84198" w:rsidR="00583D2A" w:rsidRDefault="00583D2A" w:rsidP="00583D2A">
      <w:del w:id="295" w:author="Ana Eguiguren" w:date="2025-07-10T20:02:00Z" w16du:dateUtc="2025-07-10T23:02:00Z">
        <w:r w:rsidDel="001129B3">
          <w:delText xml:space="preserve">Models based on </w:delText>
        </w:r>
        <w:r w:rsidR="005F05A3" w:rsidDel="001129B3">
          <w:rPr>
            <w:i/>
            <w:iCs/>
          </w:rPr>
          <w:delText>N</w:delText>
        </w:r>
        <w:r w:rsidDel="001129B3">
          <w:rPr>
            <w:i/>
            <w:iCs/>
          </w:rPr>
          <w:delText>R</w:delText>
        </w:r>
        <w:r w:rsidR="004B6732" w:rsidDel="001129B3">
          <w:rPr>
            <w:i/>
            <w:iCs/>
            <w:vertAlign w:val="subscript"/>
          </w:rPr>
          <w:delText>dorsal</w:delText>
        </w:r>
        <w:r w:rsidR="004B6732" w:rsidDel="001129B3">
          <w:rPr>
            <w:i/>
            <w:iCs/>
          </w:rPr>
          <w:delText xml:space="preserve"> </w:delText>
        </w:r>
        <w:r w:rsidDel="001129B3">
          <w:delText xml:space="preserve">metrics resulted in higher uncertainty for individual estimates </w:delText>
        </w:r>
        <w:r w:rsidR="005F05A3" w:rsidDel="001129B3">
          <w:delText xml:space="preserve">of the probability of being female </w:delText>
        </w:r>
        <w:r w:rsidDel="001129B3">
          <w:delText xml:space="preserve">than </w:delText>
        </w:r>
        <w:r w:rsidR="005F05A3" w:rsidDel="001129B3">
          <w:rPr>
            <w:i/>
            <w:iCs/>
          </w:rPr>
          <w:delText>N</w:delText>
        </w:r>
        <w:r w:rsidDel="001129B3">
          <w:rPr>
            <w:i/>
            <w:iCs/>
          </w:rPr>
          <w:delText>R</w:delText>
        </w:r>
        <w:r w:rsidR="004B6732" w:rsidDel="001129B3">
          <w:rPr>
            <w:i/>
            <w:iCs/>
            <w:vertAlign w:val="subscript"/>
          </w:rPr>
          <w:delText>flipper</w:delText>
        </w:r>
        <w:r w:rsidDel="001129B3">
          <w:rPr>
            <w:i/>
            <w:iCs/>
          </w:rPr>
          <w:delText xml:space="preserve"> </w:delText>
        </w:r>
        <w:r w:rsidDel="001129B3">
          <w:delText>models (</w:delText>
        </w:r>
        <w:r w:rsidDel="001129B3">
          <w:fldChar w:fldCharType="begin"/>
        </w:r>
        <w:r w:rsidDel="001129B3">
          <w:delInstrText xml:space="preserve"> REF _Ref201777743 \h </w:delInstrText>
        </w:r>
        <w:r w:rsidDel="001129B3">
          <w:fldChar w:fldCharType="separate"/>
        </w:r>
        <w:r w:rsidRPr="009A0C70" w:rsidDel="001129B3">
          <w:rPr>
            <w:b/>
            <w:bCs/>
          </w:rPr>
          <w:delText xml:space="preserve">Figure </w:delText>
        </w:r>
        <w:r w:rsidDel="001129B3">
          <w:rPr>
            <w:b/>
            <w:bCs/>
            <w:noProof/>
          </w:rPr>
          <w:delText>5</w:delText>
        </w:r>
        <w:r w:rsidDel="001129B3">
          <w:fldChar w:fldCharType="end"/>
        </w:r>
        <w:r w:rsidDel="001129B3">
          <w:delText xml:space="preserve">). </w:delText>
        </w:r>
      </w:del>
      <w:r>
        <w:t xml:space="preserve">Models fit with </w:t>
      </w:r>
      <w:r w:rsidR="004B6732">
        <w:rPr>
          <w:i/>
          <w:iCs/>
        </w:rPr>
        <w:t>NR</w:t>
      </w:r>
      <w:r w:rsidR="004B6732">
        <w:rPr>
          <w:i/>
          <w:iCs/>
          <w:vertAlign w:val="subscript"/>
        </w:rPr>
        <w:t>flipper</w:t>
      </w:r>
      <w:r w:rsidR="004B6732">
        <w:t xml:space="preserve"> </w:t>
      </w:r>
      <w:r w:rsidRPr="003C2CB8">
        <w:t>consistently</w:t>
      </w:r>
      <w:ins w:id="296" w:author="Ana Eguiguren" w:date="2025-07-10T20:02:00Z" w16du:dateUtc="2025-07-10T23:02:00Z">
        <w:r w:rsidR="001129B3">
          <w:t>—</w:t>
        </w:r>
      </w:ins>
      <w:del w:id="297" w:author="Ana Eguiguren" w:date="2025-07-10T20:02:00Z" w16du:dateUtc="2025-07-10T23:02:00Z">
        <w:r w:rsidDel="001129B3">
          <w:delText xml:space="preserve"> (</w:delText>
        </w:r>
      </w:del>
      <w:del w:id="298" w:author="Ana Eguiguren" w:date="2025-07-10T20:03:00Z" w16du:dateUtc="2025-07-10T23:03:00Z">
        <w:r w:rsidR="003C2CB8" w:rsidDel="001129B3">
          <w:delText>which</w:delText>
        </w:r>
      </w:del>
      <w:del w:id="299" w:author="Ana Eguiguren" w:date="2025-07-10T20:02:00Z" w16du:dateUtc="2025-07-10T23:02:00Z">
        <w:r w:rsidR="003C2CB8" w:rsidDel="001129B3">
          <w:delText xml:space="preserve"> </w:delText>
        </w:r>
      </w:del>
      <w:del w:id="300" w:author="Ana Eguiguren" w:date="2025-07-10T20:03:00Z" w16du:dateUtc="2025-07-10T23:03:00Z">
        <w:r w:rsidR="003C2CB8" w:rsidDel="001129B3">
          <w:delText xml:space="preserve">we </w:delText>
        </w:r>
      </w:del>
      <w:del w:id="301" w:author="Ana Eguiguren" w:date="2025-07-10T20:02:00Z" w16du:dateUtc="2025-07-10T23:02:00Z">
        <w:r w:rsidR="003C2CB8" w:rsidDel="001129B3">
          <w:delText xml:space="preserve">here </w:delText>
        </w:r>
      </w:del>
      <w:del w:id="302" w:author="Ana Eguiguren" w:date="2025-07-10T20:03:00Z" w16du:dateUtc="2025-07-10T23:03:00Z">
        <w:r w:rsidR="003C2CB8" w:rsidDel="001129B3">
          <w:delText>define</w:delText>
        </w:r>
      </w:del>
      <w:ins w:id="303" w:author="Ana Eguiguren" w:date="2025-07-10T20:03:00Z" w16du:dateUtc="2025-07-10T23:03:00Z">
        <w:r w:rsidR="001129B3">
          <w:t>defined here</w:t>
        </w:r>
      </w:ins>
      <w:r w:rsidR="003C2CB8">
        <w:t xml:space="preserve"> as cases when the </w:t>
      </w:r>
      <w:del w:id="304" w:author="Ana Eguiguren" w:date="2025-07-10T20:03:00Z" w16du:dateUtc="2025-07-10T23:03:00Z">
        <w:r w:rsidR="003C2CB8" w:rsidDel="001129B3">
          <w:delText xml:space="preserve">individual </w:delText>
        </w:r>
      </w:del>
      <w:r w:rsidR="003C2CB8">
        <w:t xml:space="preserve">bootstrapped </w:t>
      </w:r>
      <w:r>
        <w:t xml:space="preserve">95% </w:t>
      </w:r>
      <w:r>
        <w:rPr>
          <w:i/>
          <w:iCs/>
        </w:rPr>
        <w:t>CI</w:t>
      </w:r>
      <w:r w:rsidR="003C2CB8">
        <w:rPr>
          <w:i/>
          <w:iCs/>
        </w:rPr>
        <w:t xml:space="preserve"> </w:t>
      </w:r>
      <w:r w:rsidR="003C2CB8">
        <w:t xml:space="preserve">width for </w:t>
      </w:r>
      <w:r w:rsidR="003C2CB8">
        <w:rPr>
          <w:i/>
          <w:iCs/>
        </w:rPr>
        <w:t>P(f)</w:t>
      </w:r>
      <w:r w:rsidR="003C2CB8">
        <w:t xml:space="preserve"> </w:t>
      </w:r>
      <w:del w:id="305" w:author="Ana Eguiguren" w:date="2025-07-10T20:03:00Z" w16du:dateUtc="2025-07-10T23:03:00Z">
        <w:r w:rsidR="003C2CB8" w:rsidDel="001129B3">
          <w:delText>estimates</w:delText>
        </w:r>
      </w:del>
      <w:ins w:id="306" w:author="Ana Eguiguren" w:date="2025-07-10T20:03:00Z" w16du:dateUtc="2025-07-10T23:03:00Z">
        <w:r w:rsidR="001129B3">
          <w:t>was less than</w:t>
        </w:r>
      </w:ins>
      <w:r w:rsidR="003C2CB8">
        <w:rPr>
          <w:i/>
          <w:iCs/>
        </w:rPr>
        <w:t xml:space="preserve"> </w:t>
      </w:r>
      <w:del w:id="307" w:author="Ana Eguiguren" w:date="2025-07-10T20:03:00Z" w16du:dateUtc="2025-07-10T23:03:00Z">
        <w:r w:rsidDel="001129B3">
          <w:delText xml:space="preserve">&lt; </w:delText>
        </w:r>
      </w:del>
      <w:r>
        <w:t>0.05</w:t>
      </w:r>
      <w:ins w:id="308" w:author="Ana Eguiguren" w:date="2025-07-10T20:03:00Z" w16du:dateUtc="2025-07-10T23:03:00Z">
        <w:r w:rsidR="001129B3">
          <w:t>—</w:t>
        </w:r>
      </w:ins>
      <w:del w:id="309" w:author="Ana Eguiguren" w:date="2025-07-10T20:02:00Z" w16du:dateUtc="2025-07-10T23:02:00Z">
        <w:r w:rsidDel="001129B3">
          <w:delText xml:space="preserve">) </w:delText>
        </w:r>
      </w:del>
      <w:r>
        <w:t>assigned</w:t>
      </w:r>
      <w:del w:id="310" w:author="Ana Eguiguren" w:date="2025-07-10T20:03:00Z" w16du:dateUtc="2025-07-10T23:03:00Z">
        <w:r w:rsidDel="001129B3">
          <w:delText xml:space="preserve"> a</w:delText>
        </w:r>
      </w:del>
      <w:r>
        <w:t xml:space="preserve"> high probability</w:t>
      </w:r>
      <w:r w:rsidR="003C2CB8">
        <w:t xml:space="preserve"> (</w:t>
      </w:r>
      <w:r w:rsidR="003C2CB8">
        <w:rPr>
          <w:i/>
          <w:iCs/>
        </w:rPr>
        <w:t>P(f) &gt; 0.95</w:t>
      </w:r>
      <w:r w:rsidR="003C2CB8">
        <w:t xml:space="preserve">) </w:t>
      </w:r>
      <w:r>
        <w:t>of an individual being female to 21 individuals ranging from 9.8 – 12.5 m</w:t>
      </w:r>
      <w:ins w:id="311" w:author="Ana Eguiguren" w:date="2025-07-10T20:03:00Z" w16du:dateUtc="2025-07-10T23:03:00Z">
        <w:r w:rsidR="00A35428">
          <w:t xml:space="preserve"> </w:t>
        </w:r>
      </w:ins>
      <w:ins w:id="312" w:author="Ana Eguiguren" w:date="2025-07-10T20:04:00Z" w16du:dateUtc="2025-07-10T23:04:00Z">
        <w:r w:rsidR="00A35428">
          <w:rPr>
            <w:i/>
            <w:iCs/>
          </w:rPr>
          <w:t>TL</w:t>
        </w:r>
      </w:ins>
      <w:r>
        <w:t xml:space="preserve"> and </w:t>
      </w:r>
      <w:del w:id="313" w:author="Ana Eguiguren" w:date="2025-07-10T20:04:00Z" w16du:dateUtc="2025-07-10T23:04:00Z">
        <w:r w:rsidR="004B6732" w:rsidDel="00A35428">
          <w:rPr>
            <w:i/>
            <w:iCs/>
          </w:rPr>
          <w:delText>NR</w:delText>
        </w:r>
        <w:r w:rsidR="004B6732" w:rsidDel="00A35428">
          <w:rPr>
            <w:i/>
            <w:iCs/>
            <w:vertAlign w:val="subscript"/>
          </w:rPr>
          <w:delText>flipper</w:delText>
        </w:r>
        <w:r w:rsidR="004B6732" w:rsidDel="00A35428">
          <w:delText xml:space="preserve"> </w:delText>
        </w:r>
        <w:r w:rsidDel="00A35428">
          <w:delText xml:space="preserve">measures </w:delText>
        </w:r>
      </w:del>
      <w:r>
        <w:t>between 0.28 – 0.31</w:t>
      </w:r>
      <w:ins w:id="314" w:author="Ana Eguiguren" w:date="2025-07-10T20:04:00Z" w16du:dateUtc="2025-07-10T23:04:00Z">
        <w:r w:rsidR="00A35428">
          <w:t xml:space="preserve"> </w:t>
        </w:r>
        <w:r w:rsidR="00A35428">
          <w:rPr>
            <w:i/>
            <w:iCs/>
          </w:rPr>
          <w:t>NR</w:t>
        </w:r>
        <w:r w:rsidR="00A35428">
          <w:rPr>
            <w:i/>
            <w:iCs/>
            <w:vertAlign w:val="subscript"/>
          </w:rPr>
          <w:t>flipper</w:t>
        </w:r>
      </w:ins>
      <w:r>
        <w:t xml:space="preserve">. </w:t>
      </w:r>
      <w:del w:id="315" w:author="Ana Eguiguren" w:date="2025-07-10T20:04:00Z" w16du:dateUtc="2025-07-10T23:04:00Z">
        <w:r w:rsidDel="00A35428">
          <w:delText xml:space="preserve"> </w:delText>
        </w:r>
      </w:del>
      <w:r>
        <w:t xml:space="preserve">This length range </w:t>
      </w:r>
      <w:del w:id="316" w:author="Ana Eguiguren" w:date="2025-07-10T20:04:00Z" w16du:dateUtc="2025-07-10T23:04:00Z">
        <w:r w:rsidDel="009875D9">
          <w:delText xml:space="preserve">coincides </w:delText>
        </w:r>
      </w:del>
      <w:ins w:id="317" w:author="Ana Eguiguren" w:date="2025-07-10T20:04:00Z" w16du:dateUtc="2025-07-10T23:04:00Z">
        <w:r w:rsidR="009875D9">
          <w:t xml:space="preserve">nearly </w:t>
        </w:r>
      </w:ins>
      <w:ins w:id="318" w:author="Ana Eguiguren" w:date="2025-07-10T20:05:00Z" w16du:dateUtc="2025-07-10T23:05:00Z">
        <w:r w:rsidR="009875D9">
          <w:t>coincides</w:t>
        </w:r>
      </w:ins>
      <w:ins w:id="319" w:author="Ana Eguiguren" w:date="2025-07-10T20:04:00Z" w16du:dateUtc="2025-07-10T23:04:00Z">
        <w:r w:rsidR="009875D9">
          <w:t xml:space="preserve"> </w:t>
        </w:r>
      </w:ins>
      <w:r>
        <w:t xml:space="preserve">with the 10 – 12 m range of mature females based on whaling data </w:t>
      </w:r>
      <w:del w:id="320" w:author="Ana Eguiguren" w:date="2025-07-09T19:51:00Z" w16du:dateUtc="2025-07-09T22:51:00Z">
        <w:r>
          <w:fldChar w:fldCharType="begin"/>
        </w:r>
        <w:r>
          <w:delInstrText xml:space="preserve"> ADDIN ZOTERO_ITEM CSL_CITATION {"citationID":"a1u6636mc5q","properties":{"formattedCitation":"\\uldash{(Best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delInstrText>
        </w:r>
        <w:r>
          <w:fldChar w:fldCharType="separate"/>
        </w:r>
        <w:r w:rsidRPr="00AA1D4F">
          <w:rPr>
            <w:kern w:val="0"/>
            <w:u w:val="dash"/>
          </w:rPr>
          <w:delText>(Best et al. 1984)</w:delText>
        </w:r>
        <w:r>
          <w:fldChar w:fldCharType="end"/>
        </w:r>
      </w:del>
      <w:ins w:id="321" w:author="Ana Eguiguren" w:date="2025-07-09T19:51:00Z" w16du:dateUtc="2025-07-09T22:51:00Z">
        <w:r>
          <w:fldChar w:fldCharType="begin"/>
        </w:r>
        <w:r w:rsidR="009A468F">
          <w:instrText xml:space="preserve"> ADDIN ZOTERO_ITEM CSL_CITATION {"citationID":"a1u6636mc5q","properties":{"formattedCitation":"(Best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fldChar w:fldCharType="separate"/>
        </w:r>
        <w:r w:rsidR="0034086F" w:rsidRPr="0034086F">
          <w:rPr>
            <w:kern w:val="0"/>
            <w:lang w:val="en-US"/>
          </w:rPr>
          <w:t>(Best et al. 1984)</w:t>
        </w:r>
        <w:r>
          <w:fldChar w:fldCharType="end"/>
        </w:r>
      </w:ins>
      <w:ins w:id="322" w:author="Ana Eguiguren" w:date="2025-07-10T20:04:00Z" w16du:dateUtc="2025-07-10T23:04:00Z">
        <w:r w:rsidR="009875D9">
          <w:t xml:space="preserve">, but extends 0.5 m beyond the </w:t>
        </w:r>
      </w:ins>
      <w:ins w:id="323" w:author="Ana Eguiguren" w:date="2025-07-10T20:05:00Z" w16du:dateUtc="2025-07-10T23:05:00Z">
        <w:r w:rsidR="009875D9">
          <w:t>maximum recorded female length</w:t>
        </w:r>
      </w:ins>
      <w:ins w:id="324" w:author="Balaena Institute whitehead" w:date="2025-07-11T15:32:00Z" w16du:dateUtc="2025-07-11T18:32:00Z">
        <w:r w:rsidR="006A6C4E">
          <w:t xml:space="preserve"> (12 m)</w:t>
        </w:r>
      </w:ins>
      <w:r>
        <w:t xml:space="preserve">. </w:t>
      </w:r>
      <w:r w:rsidR="004B6732">
        <w:t xml:space="preserve">The </w:t>
      </w:r>
      <w:r w:rsidR="004B6732">
        <w:rPr>
          <w:i/>
          <w:iCs/>
        </w:rPr>
        <w:t>NR</w:t>
      </w:r>
      <w:r w:rsidR="004B6732">
        <w:rPr>
          <w:i/>
          <w:iCs/>
          <w:vertAlign w:val="subscript"/>
        </w:rPr>
        <w:t>flipper</w:t>
      </w:r>
      <w:r w:rsidR="004B6732">
        <w:t xml:space="preserve"> </w:t>
      </w:r>
      <w:r>
        <w:t>model also resulted in a consistently low probability</w:t>
      </w:r>
      <w:r w:rsidR="003C2CB8">
        <w:t xml:space="preserve"> (</w:t>
      </w:r>
      <w:r w:rsidR="003C2CB8">
        <w:rPr>
          <w:i/>
          <w:iCs/>
        </w:rPr>
        <w:t>P(f)</w:t>
      </w:r>
      <w:r w:rsidR="003C2CB8">
        <w:t xml:space="preserve"> &lt; 0.05) </w:t>
      </w:r>
      <w:r>
        <w:t>of individuals being female</w:t>
      </w:r>
      <w:del w:id="325" w:author="Hal Whitehead" w:date="2025-07-09T10:33:00Z" w16du:dateUtc="2025-07-09T13:33:00Z">
        <w:r>
          <w:delText>s values</w:delText>
        </w:r>
      </w:del>
      <w:r>
        <w:t xml:space="preserve"> for 5 individuals between 12.9 – 16.1 m and </w:t>
      </w:r>
      <w:r w:rsidR="004B6732">
        <w:rPr>
          <w:i/>
          <w:iCs/>
        </w:rPr>
        <w:t>NR</w:t>
      </w:r>
      <w:r w:rsidR="004B6732">
        <w:rPr>
          <w:i/>
          <w:iCs/>
          <w:vertAlign w:val="subscript"/>
        </w:rPr>
        <w:t>flipper</w:t>
      </w:r>
      <w:r>
        <w:rPr>
          <w:i/>
          <w:iCs/>
        </w:rPr>
        <w:t xml:space="preserve"> </w:t>
      </w:r>
      <w:r>
        <w:t>0.38 – 0.41, which can be classified as males based on their length</w:t>
      </w:r>
      <w:r w:rsidR="003C2CB8">
        <w:t xml:space="preserve"> considerably</w:t>
      </w:r>
      <w:r>
        <w:t xml:space="preserve"> </w:t>
      </w:r>
      <w:r w:rsidR="003C2CB8">
        <w:t>exceeding the maximum recorded female length</w:t>
      </w:r>
      <w:r>
        <w:t xml:space="preserve">. </w:t>
      </w:r>
      <w:del w:id="326" w:author="Ana Eguiguren" w:date="2025-07-10T20:05:00Z" w16du:dateUtc="2025-07-10T23:05:00Z">
        <w:r w:rsidDel="000316F7">
          <w:delText xml:space="preserve">Conversely, in models fit with </w:delText>
        </w:r>
        <w:r w:rsidR="004B6732" w:rsidDel="000316F7">
          <w:rPr>
            <w:i/>
            <w:iCs/>
          </w:rPr>
          <w:delText>NR</w:delText>
        </w:r>
        <w:r w:rsidR="004B6732" w:rsidDel="000316F7">
          <w:rPr>
            <w:i/>
            <w:iCs/>
            <w:vertAlign w:val="subscript"/>
          </w:rPr>
          <w:delText>dorsal</w:delText>
        </w:r>
        <w:r w:rsidDel="000316F7">
          <w:delText xml:space="preserve">, only two individuals that could be assumed to be mature males based on their sizes (ID01 &amp; </w:delText>
        </w:r>
        <w:r w:rsidR="005F05A3" w:rsidDel="000316F7">
          <w:delText>ID</w:delText>
        </w:r>
        <w:r w:rsidDel="000316F7">
          <w:delText>81) were consistently assigned</w:delText>
        </w:r>
        <w:r w:rsidR="005F05A3" w:rsidDel="000316F7">
          <w:delText xml:space="preserve"> low probabilities of being females</w:delText>
        </w:r>
        <w:r w:rsidDel="000316F7">
          <w:delText>. No individuals were consistently</w:delText>
        </w:r>
      </w:del>
      <w:ins w:id="327" w:author="Hal Whitehead" w:date="2025-07-09T19:51:00Z" w16du:dateUtc="2025-07-09T22:51:00Z">
        <w:del w:id="328" w:author="Ana Eguiguren" w:date="2025-07-10T20:05:00Z" w16du:dateUtc="2025-07-10T23:05:00Z">
          <w:r w:rsidDel="000316F7">
            <w:delText xml:space="preserve"> </w:delText>
          </w:r>
        </w:del>
      </w:ins>
      <w:ins w:id="329" w:author="Hal Whitehead" w:date="2025-07-09T10:34:00Z" w16du:dateUtc="2025-07-09T13:34:00Z">
        <w:del w:id="330" w:author="Ana Eguiguren" w:date="2025-07-10T20:05:00Z" w16du:dateUtc="2025-07-10T23:05:00Z">
          <w:r w:rsidR="00F45528" w:rsidDel="000316F7">
            <w:delText>assigned</w:delText>
          </w:r>
          <w:r w:rsidDel="000316F7">
            <w:delText xml:space="preserve"> </w:delText>
          </w:r>
        </w:del>
      </w:ins>
      <w:del w:id="331" w:author="Ana Eguiguren" w:date="2025-07-10T20:05:00Z" w16du:dateUtc="2025-07-10T23:05:00Z">
        <w:r w:rsidR="005F05A3" w:rsidDel="000316F7">
          <w:delText xml:space="preserve">a high probability of being female consistently </w:delText>
        </w:r>
        <w:r w:rsidDel="000316F7">
          <w:delText xml:space="preserve">based on </w:delText>
        </w:r>
        <w:r w:rsidR="004B6732" w:rsidDel="000316F7">
          <w:rPr>
            <w:i/>
            <w:iCs/>
          </w:rPr>
          <w:delText>NR</w:delText>
        </w:r>
        <w:r w:rsidR="004B6732" w:rsidDel="000316F7">
          <w:rPr>
            <w:i/>
            <w:iCs/>
            <w:vertAlign w:val="subscript"/>
          </w:rPr>
          <w:delText>dorsal</w:delText>
        </w:r>
        <w:r w:rsidR="004B6732" w:rsidDel="000316F7">
          <w:delText xml:space="preserve"> </w:delText>
        </w:r>
        <w:r w:rsidDel="000316F7">
          <w:delText xml:space="preserve">models. </w:delText>
        </w:r>
      </w:del>
    </w:p>
    <w:p w14:paraId="3CDE547D" w14:textId="6FE60E2D" w:rsidR="00583D2A" w:rsidRPr="005106D6" w:rsidDel="003C5406" w:rsidRDefault="005F05A3" w:rsidP="00583D2A">
      <w:pPr>
        <w:rPr>
          <w:del w:id="332" w:author="Ana Eguiguren" w:date="2025-07-10T19:59:00Z" w16du:dateUtc="2025-07-10T22:59:00Z"/>
        </w:rPr>
      </w:pPr>
      <w:del w:id="333" w:author="Ana Eguiguren" w:date="2025-07-10T19:59:00Z" w16du:dateUtc="2025-07-10T22:59:00Z">
        <w:r w:rsidDel="003C5406">
          <w:delText>M</w:delText>
        </w:r>
        <w:r w:rsidR="00583D2A" w:rsidDel="003C5406">
          <w:delText xml:space="preserve">odels based on </w:delText>
        </w:r>
        <w:r w:rsidR="004B6732" w:rsidDel="003C5406">
          <w:rPr>
            <w:i/>
            <w:iCs/>
          </w:rPr>
          <w:delText>NR</w:delText>
        </w:r>
        <w:r w:rsidR="004B6732" w:rsidDel="003C5406">
          <w:rPr>
            <w:i/>
            <w:iCs/>
            <w:vertAlign w:val="subscript"/>
          </w:rPr>
          <w:delText>flipper</w:delText>
        </w:r>
        <w:r w:rsidR="004B6732" w:rsidDel="003C5406">
          <w:delText xml:space="preserve"> </w:delText>
        </w:r>
        <w:r w:rsidR="00583D2A" w:rsidDel="003C5406">
          <w:delText xml:space="preserve">metrics resulted in </w:delText>
        </w:r>
      </w:del>
      <w:del w:id="334" w:author="Ana Eguiguren" w:date="2025-07-10T19:58:00Z" w16du:dateUtc="2025-07-10T22:58:00Z">
        <w:r w:rsidR="00583D2A" w:rsidDel="0007359C">
          <w:delText xml:space="preserve">more </w:delText>
        </w:r>
      </w:del>
      <w:del w:id="335" w:author="Ana Eguiguren" w:date="2025-07-10T19:59:00Z" w16du:dateUtc="2025-07-10T22:59:00Z">
        <w:r w:rsidR="00583D2A" w:rsidDel="003C5406">
          <w:delText xml:space="preserve">reasonable individual </w:delText>
        </w:r>
        <w:r w:rsidDel="003C5406">
          <w:delText>estimates of the probability of being female</w:delText>
        </w:r>
        <w:r w:rsidR="00583D2A" w:rsidDel="003C5406">
          <w:delText xml:space="preserve"> than </w:delText>
        </w:r>
        <w:r w:rsidR="004B6732" w:rsidDel="003C5406">
          <w:rPr>
            <w:i/>
            <w:iCs/>
          </w:rPr>
          <w:delText>NR</w:delText>
        </w:r>
        <w:r w:rsidR="004B6732" w:rsidDel="003C5406">
          <w:rPr>
            <w:i/>
            <w:iCs/>
            <w:vertAlign w:val="subscript"/>
          </w:rPr>
          <w:delText>dorsal</w:delText>
        </w:r>
        <w:r w:rsidR="004B6732" w:rsidDel="003C5406">
          <w:delText xml:space="preserve"> </w:delText>
        </w:r>
        <w:r w:rsidR="00583D2A" w:rsidDel="003C5406">
          <w:delText xml:space="preserve">based models. </w:delText>
        </w:r>
        <w:commentRangeStart w:id="336"/>
        <w:r w:rsidR="00583D2A" w:rsidDel="003C5406">
          <w:delText xml:space="preserve">For example, </w:delText>
        </w:r>
        <w:commentRangeStart w:id="337"/>
        <w:r w:rsidR="00583D2A" w:rsidDel="003C5406">
          <w:delText xml:space="preserve">individual </w:delText>
        </w:r>
        <w:r w:rsidDel="003C5406">
          <w:delText>ID</w:delText>
        </w:r>
        <w:r w:rsidR="00583D2A" w:rsidDel="003C5406">
          <w:delText xml:space="preserve">74 </w:delText>
        </w:r>
        <w:commentRangeEnd w:id="337"/>
        <w:r w:rsidR="00583D2A" w:rsidDel="003C5406">
          <w:rPr>
            <w:rStyle w:val="CommentReference"/>
          </w:rPr>
          <w:commentReference w:id="337"/>
        </w:r>
        <w:r w:rsidR="00583D2A" w:rsidDel="003C5406">
          <w:delText xml:space="preserve">(mean </w:delText>
        </w:r>
        <w:r w:rsidR="00583D2A" w:rsidDel="003C5406">
          <w:rPr>
            <w:i/>
            <w:iCs/>
          </w:rPr>
          <w:delText xml:space="preserve">TL = </w:delText>
        </w:r>
        <w:r w:rsidR="00583D2A" w:rsidDel="003C5406">
          <w:delText xml:space="preserve">10.78 m, 95% </w:delText>
        </w:r>
        <w:r w:rsidR="00583D2A" w:rsidDel="003C5406">
          <w:rPr>
            <w:i/>
            <w:iCs/>
          </w:rPr>
          <w:delText xml:space="preserve">CI = </w:delText>
        </w:r>
        <w:r w:rsidR="00583D2A" w:rsidDel="003C5406">
          <w:delText xml:space="preserve">10.63 – 11.06 m), which was observed receiving peduncle dives, was classified with high confidence as female by </w:delText>
        </w:r>
        <w:r w:rsidR="004B6732" w:rsidDel="003C5406">
          <w:rPr>
            <w:i/>
            <w:iCs/>
          </w:rPr>
          <w:delText>NR</w:delText>
        </w:r>
        <w:r w:rsidR="004B6732" w:rsidDel="003C5406">
          <w:rPr>
            <w:i/>
            <w:iCs/>
            <w:vertAlign w:val="subscript"/>
          </w:rPr>
          <w:delText>flipper</w:delText>
        </w:r>
        <w:r w:rsidR="004B6732" w:rsidDel="003C5406">
          <w:delText xml:space="preserve"> </w:delText>
        </w:r>
        <w:r w:rsidR="00583D2A" w:rsidDel="003C5406">
          <w:delText xml:space="preserve">models (mean </w:delText>
        </w:r>
        <w:r w:rsidR="00583D2A" w:rsidDel="003C5406">
          <w:rPr>
            <w:i/>
            <w:iCs/>
          </w:rPr>
          <w:delText>P(f)</w:delText>
        </w:r>
        <w:r w:rsidR="00583D2A" w:rsidDel="003C5406">
          <w:delText xml:space="preserve"> = 0.99, 95% </w:delText>
        </w:r>
        <w:r w:rsidR="00583D2A" w:rsidDel="003C5406">
          <w:rPr>
            <w:i/>
            <w:iCs/>
          </w:rPr>
          <w:delText xml:space="preserve">CI = </w:delText>
        </w:r>
        <w:r w:rsidR="00583D2A" w:rsidDel="003C5406">
          <w:delText>0.99 – 1.00) , yet received low and uncertain estimates</w:delText>
        </w:r>
        <w:r w:rsidR="00583D2A" w:rsidDel="003C5406">
          <w:rPr>
            <w:i/>
            <w:iCs/>
          </w:rPr>
          <w:delText xml:space="preserve"> </w:delText>
        </w:r>
        <w:r w:rsidR="00583D2A" w:rsidDel="003C5406">
          <w:delText>from</w:delText>
        </w:r>
        <w:r w:rsidR="00703637" w:rsidDel="003C5406">
          <w:delText xml:space="preserve"> the </w:delText>
        </w:r>
        <w:r w:rsidR="00583D2A" w:rsidDel="003C5406">
          <w:delText xml:space="preserve"> </w:delText>
        </w:r>
        <w:r w:rsidR="00703637" w:rsidDel="003C5406">
          <w:rPr>
            <w:i/>
            <w:iCs/>
          </w:rPr>
          <w:delText>NR</w:delText>
        </w:r>
        <w:r w:rsidR="00703637" w:rsidDel="003C5406">
          <w:rPr>
            <w:i/>
            <w:iCs/>
            <w:vertAlign w:val="subscript"/>
          </w:rPr>
          <w:delText>dorsal</w:delText>
        </w:r>
        <w:r w:rsidR="00703637" w:rsidDel="003C5406">
          <w:delText xml:space="preserve"> model</w:delText>
        </w:r>
        <w:r w:rsidR="00583D2A" w:rsidDel="003C5406">
          <w:rPr>
            <w:i/>
            <w:iCs/>
          </w:rPr>
          <w:delText xml:space="preserve"> </w:delText>
        </w:r>
        <w:r w:rsidR="00583D2A" w:rsidDel="003C5406">
          <w:delText xml:space="preserve">(mean = 0.12, 95% </w:delText>
        </w:r>
        <w:r w:rsidR="00583D2A" w:rsidRPr="00912737" w:rsidDel="003C5406">
          <w:rPr>
            <w:i/>
            <w:iCs/>
          </w:rPr>
          <w:delText>CI</w:delText>
        </w:r>
        <w:r w:rsidR="00583D2A" w:rsidDel="003C5406">
          <w:delText xml:space="preserve"> = 0 – 0.44). </w:delText>
        </w:r>
        <w:commentRangeEnd w:id="336"/>
        <w:r w:rsidR="00583D2A" w:rsidDel="003C5406">
          <w:rPr>
            <w:rStyle w:val="CommentReference"/>
          </w:rPr>
          <w:commentReference w:id="336"/>
        </w:r>
        <w:r w:rsidR="00583D2A" w:rsidDel="003C5406">
          <w:delText xml:space="preserve">Similarly, individual </w:delText>
        </w:r>
        <w:r w:rsidDel="003C5406">
          <w:delText>ID</w:delText>
        </w:r>
        <w:r w:rsidR="00583D2A" w:rsidDel="003C5406">
          <w:delText xml:space="preserve">04, a large male (mean </w:delText>
        </w:r>
        <w:r w:rsidR="00583D2A" w:rsidDel="003C5406">
          <w:rPr>
            <w:i/>
            <w:iCs/>
          </w:rPr>
          <w:delText xml:space="preserve">TL = </w:delText>
        </w:r>
        <w:r w:rsidR="00583D2A" w:rsidDel="003C5406">
          <w:delText xml:space="preserve">15.2 m, 95% </w:delText>
        </w:r>
        <w:r w:rsidR="00583D2A" w:rsidDel="003C5406">
          <w:rPr>
            <w:i/>
            <w:iCs/>
          </w:rPr>
          <w:delText xml:space="preserve">CI = </w:delText>
        </w:r>
        <w:r w:rsidR="00583D2A" w:rsidDel="003C5406">
          <w:delText xml:space="preserve">14.9 – 15.5 m), was confidently assigned a near-zero </w:delText>
        </w:r>
        <w:r w:rsidDel="003C5406">
          <w:delText>probability of being female</w:delText>
        </w:r>
        <w:commentRangeStart w:id="338"/>
        <w:r w:rsidR="00583D2A" w:rsidDel="003C5406">
          <w:delText xml:space="preserve"> </w:delText>
        </w:r>
        <w:commentRangeEnd w:id="338"/>
        <w:r w:rsidR="00583D2A" w:rsidDel="003C5406">
          <w:rPr>
            <w:rStyle w:val="CommentReference"/>
          </w:rPr>
          <w:commentReference w:id="338"/>
        </w:r>
        <w:r w:rsidR="00583D2A" w:rsidDel="003C5406">
          <w:delText>by</w:delText>
        </w:r>
        <w:r w:rsidR="007E56C5" w:rsidDel="003C5406">
          <w:delText xml:space="preserve"> the</w:delText>
        </w:r>
        <w:r w:rsidR="00583D2A" w:rsidDel="003C5406">
          <w:delText xml:space="preserve"> </w:delText>
        </w:r>
        <w:r w:rsidR="007E56C5" w:rsidDel="003C5406">
          <w:rPr>
            <w:i/>
            <w:iCs/>
          </w:rPr>
          <w:delText>NR</w:delText>
        </w:r>
        <w:r w:rsidR="007E56C5" w:rsidDel="003C5406">
          <w:rPr>
            <w:i/>
            <w:iCs/>
            <w:vertAlign w:val="subscript"/>
          </w:rPr>
          <w:delText>flipper</w:delText>
        </w:r>
        <w:r w:rsidR="007E56C5" w:rsidDel="003C5406">
          <w:delText xml:space="preserve"> </w:delText>
        </w:r>
        <w:r w:rsidR="00583D2A" w:rsidDel="003C5406">
          <w:delText xml:space="preserve">model (mean &lt; 0.001, 95% </w:delText>
        </w:r>
        <w:r w:rsidR="00583D2A" w:rsidDel="003C5406">
          <w:rPr>
            <w:i/>
            <w:iCs/>
          </w:rPr>
          <w:delText xml:space="preserve">CI width = </w:delText>
        </w:r>
        <w:r w:rsidR="00583D2A" w:rsidDel="003C5406">
          <w:delText xml:space="preserve">0), but received an uncertain and intermediate </w:delText>
        </w:r>
        <w:r w:rsidDel="003C5406">
          <w:delText>probability</w:delText>
        </w:r>
        <w:r w:rsidR="00583D2A" w:rsidDel="003C5406">
          <w:delText xml:space="preserve"> estimate based on</w:delText>
        </w:r>
        <w:r w:rsidR="007E56C5" w:rsidDel="003C5406">
          <w:delText xml:space="preserve"> the</w:delText>
        </w:r>
        <w:r w:rsidR="00583D2A" w:rsidDel="003C5406">
          <w:delText xml:space="preserve"> </w:delText>
        </w:r>
        <w:r w:rsidR="007E56C5" w:rsidDel="003C5406">
          <w:rPr>
            <w:i/>
            <w:iCs/>
          </w:rPr>
          <w:delText>NR</w:delText>
        </w:r>
        <w:r w:rsidR="007E56C5" w:rsidDel="003C5406">
          <w:rPr>
            <w:i/>
            <w:iCs/>
            <w:vertAlign w:val="subscript"/>
          </w:rPr>
          <w:delText>dorsal</w:delText>
        </w:r>
        <w:r w:rsidR="007E56C5" w:rsidDel="003C5406">
          <w:delText xml:space="preserve"> </w:delText>
        </w:r>
        <w:r w:rsidR="00583D2A" w:rsidDel="003C5406">
          <w:delText>models (mean = 0.50, 95%</w:delText>
        </w:r>
        <w:r w:rsidR="00583D2A" w:rsidDel="003C5406">
          <w:rPr>
            <w:i/>
            <w:iCs/>
          </w:rPr>
          <w:delText xml:space="preserve"> CI</w:delText>
        </w:r>
        <w:r w:rsidR="00583D2A" w:rsidDel="003C5406">
          <w:delText xml:space="preserve"> = &lt;0.001 – 0.97).</w:delText>
        </w:r>
        <w:r w:rsidR="00583D2A" w:rsidDel="003C5406">
          <w:rPr>
            <w:i/>
            <w:iCs/>
          </w:rPr>
          <w:delText xml:space="preserve"> </w:delText>
        </w:r>
        <w:commentRangeStart w:id="339"/>
        <w:commentRangeStart w:id="340"/>
        <w:r w:rsidR="00583D2A" w:rsidDel="003C5406">
          <w:delText xml:space="preserve">Given that </w:delText>
        </w:r>
        <w:r w:rsidR="00134443" w:rsidDel="003C5406">
          <w:rPr>
            <w:i/>
            <w:iCs/>
          </w:rPr>
          <w:delText>NR</w:delText>
        </w:r>
        <w:r w:rsidR="00134443" w:rsidDel="003C5406">
          <w:rPr>
            <w:i/>
            <w:iCs/>
            <w:vertAlign w:val="subscript"/>
          </w:rPr>
          <w:delText>flipper</w:delText>
        </w:r>
        <w:r w:rsidR="00134443" w:rsidDel="003C5406">
          <w:delText xml:space="preserve"> </w:delText>
        </w:r>
        <w:r w:rsidR="00583D2A" w:rsidDel="003C5406">
          <w:delText xml:space="preserve">models resulted in more certainty and consistency with context, behaviour, and whaling data, we explore the peduncle dive patterns in the following section considering the predictions made by </w:delText>
        </w:r>
        <w:r w:rsidR="00134443" w:rsidDel="003C5406">
          <w:rPr>
            <w:i/>
            <w:iCs/>
          </w:rPr>
          <w:delText>NR</w:delText>
        </w:r>
        <w:r w:rsidR="00134443" w:rsidDel="003C5406">
          <w:rPr>
            <w:i/>
            <w:iCs/>
            <w:vertAlign w:val="subscript"/>
          </w:rPr>
          <w:delText>flipper</w:delText>
        </w:r>
        <w:r w:rsidR="00583D2A" w:rsidDel="003C5406">
          <w:delText xml:space="preserve"> models. </w:delText>
        </w:r>
        <w:commentRangeEnd w:id="339"/>
        <w:r w:rsidR="00F45528" w:rsidDel="003C5406">
          <w:rPr>
            <w:rStyle w:val="CommentReference"/>
          </w:rPr>
          <w:commentReference w:id="339"/>
        </w:r>
        <w:commentRangeEnd w:id="340"/>
        <w:r w:rsidR="00547F4B" w:rsidDel="003C5406">
          <w:rPr>
            <w:rStyle w:val="CommentReference"/>
          </w:rPr>
          <w:commentReference w:id="340"/>
        </w:r>
      </w:del>
    </w:p>
    <w:p w14:paraId="385C2218" w14:textId="77777777" w:rsidR="00583D2A" w:rsidRDefault="00583D2A" w:rsidP="00583D2A"/>
    <w:p w14:paraId="4194BA20" w14:textId="5CA87B61" w:rsidR="00583D2A" w:rsidRDefault="00167434" w:rsidP="00583D2A">
      <w:del w:id="341" w:author="Ana Eguiguren" w:date="2025-07-10T19:59:00Z" w16du:dateUtc="2025-07-10T22:59:00Z">
        <w:r w:rsidDel="003C5406">
          <w:rPr>
            <w:noProof/>
          </w:rPr>
          <w:drawing>
            <wp:inline distT="0" distB="0" distL="0" distR="0" wp14:anchorId="6744EF1C" wp14:editId="73CD87A1">
              <wp:extent cx="5943600" cy="2641600"/>
              <wp:effectExtent l="0" t="0" r="0" b="0"/>
              <wp:docPr id="1853732391" name="Picture 2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32391" name="Picture 25" descr="A diagram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del>
      <w:ins w:id="342" w:author="Ana Eguiguren" w:date="2025-07-10T19:59:00Z" w16du:dateUtc="2025-07-10T22:59:00Z">
        <w:r w:rsidR="003C5406">
          <w:rPr>
            <w:noProof/>
          </w:rPr>
          <w:drawing>
            <wp:inline distT="0" distB="0" distL="0" distR="0" wp14:anchorId="469227A8" wp14:editId="68C86B24">
              <wp:extent cx="5943600" cy="3396615"/>
              <wp:effectExtent l="0" t="0" r="0" b="0"/>
              <wp:docPr id="1987312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12682" name="Picture 19873126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2D6D8A02" w14:textId="78C257A5" w:rsidR="005F05A3" w:rsidRDefault="00583D2A" w:rsidP="005F05A3">
      <w:pPr>
        <w:pStyle w:val="Caption"/>
        <w:rPr>
          <w:i w:val="0"/>
          <w:iCs w:val="0"/>
          <w:color w:val="auto"/>
        </w:rPr>
      </w:pPr>
      <w:bookmarkStart w:id="343" w:name="_Ref201777743"/>
      <w:commentRangeStart w:id="344"/>
      <w:r w:rsidRPr="009A0C70">
        <w:rPr>
          <w:b/>
          <w:bCs/>
          <w:color w:val="auto"/>
        </w:rPr>
        <w:t xml:space="preserve">Figure </w:t>
      </w:r>
      <w:del w:id="345" w:author="Balaena Institute whitehead" w:date="2025-07-11T15:14:00Z" w16du:dateUtc="2025-07-11T18:14:00Z">
        <w:r w:rsidRPr="009A0C70" w:rsidDel="00F91C57">
          <w:rPr>
            <w:b/>
            <w:bCs/>
            <w:color w:val="auto"/>
          </w:rPr>
          <w:fldChar w:fldCharType="begin"/>
        </w:r>
        <w:r w:rsidRPr="009A0C70" w:rsidDel="00F91C57">
          <w:rPr>
            <w:b/>
            <w:bCs/>
            <w:color w:val="auto"/>
          </w:rPr>
          <w:delInstrText xml:space="preserve"> SEQ Figure \* ARABIC </w:delInstrText>
        </w:r>
        <w:r w:rsidRPr="009A0C70" w:rsidDel="00F91C57">
          <w:rPr>
            <w:b/>
            <w:bCs/>
            <w:color w:val="auto"/>
          </w:rPr>
          <w:fldChar w:fldCharType="separate"/>
        </w:r>
      </w:del>
      <w:del w:id="346" w:author="Balaena Institute whitehead" w:date="2025-07-10T11:07:00Z" w16du:dateUtc="2025-07-10T14:07:00Z">
        <w:r w:rsidDel="00A10676">
          <w:rPr>
            <w:b/>
            <w:bCs/>
            <w:noProof/>
            <w:color w:val="auto"/>
          </w:rPr>
          <w:delText>5</w:delText>
        </w:r>
      </w:del>
      <w:del w:id="347" w:author="Balaena Institute whitehead" w:date="2025-07-11T15:14:00Z" w16du:dateUtc="2025-07-11T18:14:00Z">
        <w:r w:rsidRPr="009A0C70" w:rsidDel="00F91C57">
          <w:rPr>
            <w:b/>
            <w:bCs/>
            <w:noProof/>
            <w:color w:val="auto"/>
          </w:rPr>
          <w:fldChar w:fldCharType="end"/>
        </w:r>
      </w:del>
      <w:bookmarkEnd w:id="343"/>
      <w:ins w:id="348" w:author="Balaena Institute whitehead" w:date="2025-07-11T15:14:00Z" w16du:dateUtc="2025-07-11T18:14:00Z">
        <w:r w:rsidR="00F91C57">
          <w:rPr>
            <w:b/>
            <w:bCs/>
            <w:color w:val="auto"/>
          </w:rPr>
          <w:t>5</w:t>
        </w:r>
      </w:ins>
      <w:r w:rsidRPr="009A0C70">
        <w:rPr>
          <w:b/>
          <w:bCs/>
          <w:color w:val="auto"/>
        </w:rPr>
        <w:t>.</w:t>
      </w:r>
      <w:r w:rsidRPr="009A0C70">
        <w:rPr>
          <w:color w:val="auto"/>
        </w:rPr>
        <w:t xml:space="preserve"> </w:t>
      </w:r>
      <w:r w:rsidRPr="009A0C70">
        <w:rPr>
          <w:i w:val="0"/>
          <w:iCs w:val="0"/>
          <w:color w:val="auto"/>
        </w:rPr>
        <w:t xml:space="preserve">Bootstrapped mean Length (m) and nose-to-body ratio </w:t>
      </w:r>
      <w:r>
        <w:rPr>
          <w:i w:val="0"/>
          <w:iCs w:val="0"/>
          <w:color w:val="auto"/>
        </w:rPr>
        <w:t>(</w:t>
      </w:r>
      <w:r w:rsidR="00F63EC0">
        <w:rPr>
          <w:color w:val="auto"/>
        </w:rPr>
        <w:t>N</w:t>
      </w:r>
      <w:r w:rsidRPr="009A0C70">
        <w:rPr>
          <w:color w:val="auto"/>
        </w:rPr>
        <w:t>R</w:t>
      </w:r>
      <w:r>
        <w:rPr>
          <w:i w:val="0"/>
          <w:iCs w:val="0"/>
          <w:color w:val="auto"/>
        </w:rPr>
        <w:t>)</w:t>
      </w:r>
      <w:r>
        <w:rPr>
          <w:color w:val="auto"/>
        </w:rPr>
        <w:t xml:space="preserve"> </w:t>
      </w:r>
      <w:r w:rsidRPr="00F63EC0">
        <w:rPr>
          <w:i w:val="0"/>
          <w:iCs w:val="0"/>
          <w:color w:val="auto"/>
        </w:rPr>
        <w:t>for</w:t>
      </w:r>
      <w:r w:rsidRPr="009A0C70">
        <w:rPr>
          <w:i w:val="0"/>
          <w:iCs w:val="0"/>
          <w:color w:val="auto"/>
        </w:rPr>
        <w:t xml:space="preserve"> individual sperm whales based on </w:t>
      </w:r>
      <w:del w:id="349" w:author="Ana Eguiguren" w:date="2025-07-10T19:59:00Z" w16du:dateUtc="2025-07-10T22:59:00Z">
        <w:r w:rsidRPr="009A0C70" w:rsidDel="003C5406">
          <w:rPr>
            <w:i w:val="0"/>
            <w:iCs w:val="0"/>
            <w:color w:val="auto"/>
          </w:rPr>
          <w:delText>(</w:delText>
        </w:r>
        <w:r w:rsidR="00167434" w:rsidDel="003C5406">
          <w:rPr>
            <w:i w:val="0"/>
            <w:iCs w:val="0"/>
            <w:color w:val="auto"/>
          </w:rPr>
          <w:delText>a</w:delText>
        </w:r>
        <w:r w:rsidRPr="009A0C70" w:rsidDel="003C5406">
          <w:rPr>
            <w:i w:val="0"/>
            <w:iCs w:val="0"/>
            <w:color w:val="auto"/>
          </w:rPr>
          <w:delText xml:space="preserve">) </w:delText>
        </w:r>
      </w:del>
      <w:r w:rsidR="00F63EC0">
        <w:rPr>
          <w:i w:val="0"/>
          <w:iCs w:val="0"/>
          <w:color w:val="auto"/>
        </w:rPr>
        <w:t>snout</w:t>
      </w:r>
      <w:r w:rsidRPr="009A0C70">
        <w:rPr>
          <w:i w:val="0"/>
          <w:iCs w:val="0"/>
          <w:color w:val="auto"/>
        </w:rPr>
        <w:t xml:space="preserve"> –</w:t>
      </w:r>
      <w:del w:id="350" w:author="Ana Eguiguren" w:date="2025-07-10T20:00:00Z" w16du:dateUtc="2025-07-10T23:00:00Z">
        <w:r w:rsidRPr="009A0C70" w:rsidDel="003C5406">
          <w:rPr>
            <w:i w:val="0"/>
            <w:iCs w:val="0"/>
            <w:color w:val="auto"/>
          </w:rPr>
          <w:delText xml:space="preserve"> dorsal fin </w:delText>
        </w:r>
        <w:r w:rsidR="00F63EC0" w:rsidDel="003C5406">
          <w:rPr>
            <w:i w:val="0"/>
            <w:iCs w:val="0"/>
            <w:color w:val="auto"/>
          </w:rPr>
          <w:delText xml:space="preserve">distance </w:delText>
        </w:r>
        <w:r w:rsidR="00167434" w:rsidDel="003C5406">
          <w:rPr>
            <w:i w:val="0"/>
            <w:iCs w:val="0"/>
            <w:color w:val="auto"/>
          </w:rPr>
          <w:delText>(</w:delText>
        </w:r>
        <w:r w:rsidR="00167434" w:rsidDel="003C5406">
          <w:rPr>
            <w:color w:val="auto"/>
          </w:rPr>
          <w:delText>NR</w:delText>
        </w:r>
        <w:r w:rsidR="00167434" w:rsidDel="003C5406">
          <w:rPr>
            <w:color w:val="auto"/>
            <w:vertAlign w:val="subscript"/>
          </w:rPr>
          <w:delText>dorsal</w:delText>
        </w:r>
        <w:r w:rsidR="00167434" w:rsidDel="003C5406">
          <w:rPr>
            <w:i w:val="0"/>
            <w:iCs w:val="0"/>
            <w:color w:val="auto"/>
          </w:rPr>
          <w:delText xml:space="preserve">) </w:delText>
        </w:r>
        <w:r w:rsidR="00F63EC0" w:rsidDel="003C5406">
          <w:rPr>
            <w:i w:val="0"/>
            <w:iCs w:val="0"/>
            <w:color w:val="auto"/>
          </w:rPr>
          <w:delText>and</w:delText>
        </w:r>
        <w:r w:rsidRPr="009A0C70" w:rsidDel="003C5406">
          <w:rPr>
            <w:i w:val="0"/>
            <w:iCs w:val="0"/>
            <w:color w:val="auto"/>
          </w:rPr>
          <w:delText xml:space="preserve"> (</w:delText>
        </w:r>
        <w:r w:rsidR="00167434" w:rsidDel="003C5406">
          <w:rPr>
            <w:i w:val="0"/>
            <w:iCs w:val="0"/>
            <w:color w:val="auto"/>
          </w:rPr>
          <w:delText>b</w:delText>
        </w:r>
        <w:r w:rsidRPr="009A0C70" w:rsidDel="003C5406">
          <w:rPr>
            <w:i w:val="0"/>
            <w:iCs w:val="0"/>
            <w:color w:val="auto"/>
          </w:rPr>
          <w:delText xml:space="preserve">) </w:delText>
        </w:r>
        <w:r w:rsidR="00F63EC0" w:rsidDel="003C5406">
          <w:rPr>
            <w:i w:val="0"/>
            <w:iCs w:val="0"/>
            <w:color w:val="auto"/>
          </w:rPr>
          <w:delText xml:space="preserve">snout </w:delText>
        </w:r>
      </w:del>
      <w:r>
        <w:rPr>
          <w:i w:val="0"/>
          <w:iCs w:val="0"/>
          <w:color w:val="auto"/>
        </w:rPr>
        <w:t>–</w:t>
      </w:r>
      <w:r w:rsidR="00F63EC0">
        <w:rPr>
          <w:i w:val="0"/>
          <w:iCs w:val="0"/>
          <w:color w:val="auto"/>
        </w:rPr>
        <w:t xml:space="preserve"> </w:t>
      </w:r>
      <w:r>
        <w:rPr>
          <w:i w:val="0"/>
          <w:iCs w:val="0"/>
          <w:color w:val="auto"/>
        </w:rPr>
        <w:t>flipper</w:t>
      </w:r>
      <w:r w:rsidR="00F63EC0">
        <w:rPr>
          <w:i w:val="0"/>
          <w:iCs w:val="0"/>
          <w:color w:val="auto"/>
        </w:rPr>
        <w:t xml:space="preserve"> distance</w:t>
      </w:r>
      <w:r w:rsidR="00167434">
        <w:rPr>
          <w:i w:val="0"/>
          <w:iCs w:val="0"/>
          <w:color w:val="auto"/>
        </w:rPr>
        <w:t xml:space="preserve"> (</w:t>
      </w:r>
      <w:r w:rsidR="00167434">
        <w:rPr>
          <w:color w:val="auto"/>
        </w:rPr>
        <w:t>NR</w:t>
      </w:r>
      <w:r w:rsidR="00167434">
        <w:rPr>
          <w:color w:val="auto"/>
          <w:vertAlign w:val="subscript"/>
        </w:rPr>
        <w:t>flipper</w:t>
      </w:r>
      <w:r w:rsidR="00167434">
        <w:rPr>
          <w:i w:val="0"/>
          <w:iCs w:val="0"/>
          <w:color w:val="auto"/>
        </w:rPr>
        <w:t>)</w:t>
      </w:r>
      <w:r w:rsidRPr="009A0C70">
        <w:rPr>
          <w:i w:val="0"/>
          <w:iCs w:val="0"/>
          <w:color w:val="auto"/>
        </w:rPr>
        <w:t xml:space="preserve">. </w:t>
      </w:r>
      <w:r w:rsidR="0042583D">
        <w:rPr>
          <w:i w:val="0"/>
          <w:iCs w:val="0"/>
          <w:color w:val="auto"/>
        </w:rPr>
        <w:t xml:space="preserve">The solid green line and dashed </w:t>
      </w:r>
      <w:del w:id="351" w:author="Ana Eguiguren" w:date="2025-07-10T20:00:00Z" w16du:dateUtc="2025-07-10T23:00:00Z">
        <w:r w:rsidR="0042583D" w:rsidDel="003C5406">
          <w:rPr>
            <w:i w:val="0"/>
            <w:iCs w:val="0"/>
            <w:color w:val="auto"/>
          </w:rPr>
          <w:delText xml:space="preserve">violet </w:delText>
        </w:r>
      </w:del>
      <w:ins w:id="352" w:author="Ana Eguiguren" w:date="2025-07-10T20:00:00Z" w16du:dateUtc="2025-07-10T23:00:00Z">
        <w:r w:rsidR="003C5406">
          <w:rPr>
            <w:i w:val="0"/>
            <w:iCs w:val="0"/>
            <w:color w:val="auto"/>
          </w:rPr>
          <w:t xml:space="preserve">pink </w:t>
        </w:r>
      </w:ins>
      <w:r w:rsidR="0042583D">
        <w:rPr>
          <w:i w:val="0"/>
          <w:iCs w:val="0"/>
          <w:color w:val="auto"/>
        </w:rPr>
        <w:t xml:space="preserve">line </w:t>
      </w:r>
      <w:proofErr w:type="gramStart"/>
      <w:r w:rsidR="0042583D">
        <w:rPr>
          <w:i w:val="0"/>
          <w:iCs w:val="0"/>
          <w:color w:val="auto"/>
        </w:rPr>
        <w:t>show</w:t>
      </w:r>
      <w:proofErr w:type="gramEnd"/>
      <w:r w:rsidR="0042583D">
        <w:rPr>
          <w:i w:val="0"/>
          <w:iCs w:val="0"/>
          <w:color w:val="auto"/>
        </w:rPr>
        <w:t xml:space="preserve"> the </w:t>
      </w:r>
      <w:r w:rsidR="00E70CC0">
        <w:rPr>
          <w:i w:val="0"/>
          <w:iCs w:val="0"/>
          <w:color w:val="auto"/>
        </w:rPr>
        <w:t xml:space="preserve">bootstrapped </w:t>
      </w:r>
      <w:r w:rsidR="0042583D">
        <w:rPr>
          <w:i w:val="0"/>
          <w:iCs w:val="0"/>
          <w:color w:val="auto"/>
        </w:rPr>
        <w:t xml:space="preserve">mean </w:t>
      </w:r>
      <w:r w:rsidR="00E70CC0">
        <w:rPr>
          <w:i w:val="0"/>
          <w:iCs w:val="0"/>
          <w:color w:val="auto"/>
        </w:rPr>
        <w:t>modele</w:t>
      </w:r>
      <w:ins w:id="353" w:author="Ana Eguiguren" w:date="2025-07-10T20:00:00Z" w16du:dateUtc="2025-07-10T23:00:00Z">
        <w:r w:rsidR="003C5406">
          <w:rPr>
            <w:i w:val="0"/>
            <w:iCs w:val="0"/>
            <w:color w:val="auto"/>
          </w:rPr>
          <w:t>d</w:t>
        </w:r>
      </w:ins>
      <w:r w:rsidR="00E70CC0">
        <w:rPr>
          <w:i w:val="0"/>
          <w:iCs w:val="0"/>
          <w:color w:val="auto"/>
        </w:rPr>
        <w:t xml:space="preserve"> </w:t>
      </w:r>
      <w:r w:rsidR="00E70CC0">
        <w:rPr>
          <w:color w:val="auto"/>
        </w:rPr>
        <w:t>NR</w:t>
      </w:r>
      <w:r w:rsidR="0042583D">
        <w:rPr>
          <w:i w:val="0"/>
          <w:iCs w:val="0"/>
          <w:color w:val="auto"/>
        </w:rPr>
        <w:t xml:space="preserve"> for females and males, respectively. </w:t>
      </w:r>
      <w:r w:rsidRPr="009A0C70">
        <w:rPr>
          <w:i w:val="0"/>
          <w:iCs w:val="0"/>
          <w:color w:val="auto"/>
        </w:rPr>
        <w:t xml:space="preserve">Point colours </w:t>
      </w:r>
      <w:r w:rsidR="0042583D">
        <w:rPr>
          <w:i w:val="0"/>
          <w:iCs w:val="0"/>
          <w:color w:val="auto"/>
        </w:rPr>
        <w:t>show</w:t>
      </w:r>
      <w:r w:rsidRPr="009A0C70">
        <w:rPr>
          <w:i w:val="0"/>
          <w:iCs w:val="0"/>
          <w:color w:val="auto"/>
        </w:rPr>
        <w:t xml:space="preserve"> the mean posterior probability of individuals being female</w:t>
      </w:r>
      <w:r w:rsidR="00F63EC0">
        <w:rPr>
          <w:i w:val="0"/>
          <w:iCs w:val="0"/>
          <w:color w:val="auto"/>
        </w:rPr>
        <w:t xml:space="preserve"> (</w:t>
      </w:r>
      <w:r w:rsidRPr="00DA181C">
        <w:rPr>
          <w:color w:val="auto"/>
          <w:rPrChange w:id="354" w:author="Balaena Institute whitehead" w:date="2025-07-11T15:12:00Z" w16du:dateUtc="2025-07-11T18:12:00Z">
            <w:rPr>
              <w:i w:val="0"/>
              <w:iCs w:val="0"/>
              <w:color w:val="auto"/>
            </w:rPr>
          </w:rPrChange>
        </w:rPr>
        <w:t>P(</w:t>
      </w:r>
      <w:r w:rsidR="005F05A3" w:rsidRPr="00DA181C">
        <w:rPr>
          <w:color w:val="auto"/>
          <w:rPrChange w:id="355" w:author="Balaena Institute whitehead" w:date="2025-07-11T15:12:00Z" w16du:dateUtc="2025-07-11T18:12:00Z">
            <w:rPr>
              <w:i w:val="0"/>
              <w:iCs w:val="0"/>
              <w:color w:val="auto"/>
            </w:rPr>
          </w:rPrChange>
        </w:rPr>
        <w:t>f</w:t>
      </w:r>
      <w:ins w:id="356" w:author="Balaena Institute whitehead" w:date="2025-07-11T15:12:00Z" w16du:dateUtc="2025-07-11T18:12:00Z">
        <w:r w:rsidR="00DA181C" w:rsidRPr="00DA181C">
          <w:rPr>
            <w:color w:val="auto"/>
            <w:rPrChange w:id="357" w:author="Balaena Institute whitehead" w:date="2025-07-11T15:12:00Z" w16du:dateUtc="2025-07-11T18:12:00Z">
              <w:rPr>
                <w:i w:val="0"/>
                <w:iCs w:val="0"/>
                <w:color w:val="auto"/>
              </w:rPr>
            </w:rPrChange>
          </w:rPr>
          <w:t>)</w:t>
        </w:r>
        <w:r w:rsidR="00DA181C">
          <w:rPr>
            <w:i w:val="0"/>
            <w:iCs w:val="0"/>
            <w:color w:val="auto"/>
          </w:rPr>
          <w:t xml:space="preserve">). </w:t>
        </w:r>
        <w:r w:rsidR="00DA181C">
          <w:rPr>
            <w:b/>
            <w:bCs/>
            <w:i w:val="0"/>
            <w:iCs w:val="0"/>
            <w:color w:val="auto"/>
          </w:rPr>
          <w:t xml:space="preserve">Points with black outlines have 95% CI ranges ≤ 0.05 for bootstrapped estimates of </w:t>
        </w:r>
        <w:r w:rsidR="00DA181C">
          <w:rPr>
            <w:b/>
            <w:bCs/>
            <w:color w:val="auto"/>
          </w:rPr>
          <w:t>P(f</w:t>
        </w:r>
      </w:ins>
      <w:ins w:id="358" w:author="Balaena Institute whitehead" w:date="2025-07-11T15:13:00Z" w16du:dateUtc="2025-07-11T18:13:00Z">
        <w:r w:rsidR="00DA181C">
          <w:rPr>
            <w:b/>
            <w:bCs/>
            <w:color w:val="auto"/>
          </w:rPr>
          <w:t>)</w:t>
        </w:r>
      </w:ins>
      <w:del w:id="359" w:author="Balaena Institute whitehead" w:date="2025-07-11T15:12:00Z" w16du:dateUtc="2025-07-11T18:12:00Z">
        <w:r w:rsidRPr="009A0C70" w:rsidDel="00DA181C">
          <w:rPr>
            <w:i w:val="0"/>
            <w:iCs w:val="0"/>
            <w:color w:val="auto"/>
          </w:rPr>
          <w:delText>)</w:delText>
        </w:r>
        <w:r w:rsidR="00F63EC0" w:rsidDel="00DA181C">
          <w:rPr>
            <w:i w:val="0"/>
            <w:iCs w:val="0"/>
            <w:color w:val="auto"/>
          </w:rPr>
          <w:delText>)</w:delText>
        </w:r>
        <w:r w:rsidRPr="009A0C70" w:rsidDel="00DA181C">
          <w:rPr>
            <w:i w:val="0"/>
            <w:iCs w:val="0"/>
            <w:color w:val="auto"/>
          </w:rPr>
          <w:delText xml:space="preserve">, and point sizes indicate the </w:delText>
        </w:r>
        <w:r w:rsidR="00F63EC0" w:rsidDel="00DA181C">
          <w:rPr>
            <w:i w:val="0"/>
            <w:iCs w:val="0"/>
            <w:color w:val="auto"/>
          </w:rPr>
          <w:delText xml:space="preserve">bootstrapped </w:delText>
        </w:r>
        <w:r w:rsidRPr="009A0C70" w:rsidDel="00DA181C">
          <w:rPr>
            <w:i w:val="0"/>
            <w:iCs w:val="0"/>
            <w:color w:val="auto"/>
          </w:rPr>
          <w:delText>95</w:delText>
        </w:r>
        <w:r w:rsidRPr="009A0C70" w:rsidDel="00DA181C">
          <w:rPr>
            <w:i w:val="0"/>
            <w:iCs w:val="0"/>
            <w:color w:val="auto"/>
            <w:vertAlign w:val="superscript"/>
          </w:rPr>
          <w:delText>th</w:delText>
        </w:r>
        <w:r w:rsidRPr="009A0C70" w:rsidDel="00DA181C">
          <w:rPr>
            <w:i w:val="0"/>
            <w:iCs w:val="0"/>
            <w:color w:val="auto"/>
          </w:rPr>
          <w:delText xml:space="preserve"> percentile confidence interval </w:delText>
        </w:r>
        <w:r w:rsidR="0042583D" w:rsidDel="00DA181C">
          <w:rPr>
            <w:i w:val="0"/>
            <w:iCs w:val="0"/>
            <w:color w:val="auto"/>
          </w:rPr>
          <w:delText xml:space="preserve">(95% CI) </w:delText>
        </w:r>
        <w:r w:rsidRPr="009A0C70" w:rsidDel="00DA181C">
          <w:rPr>
            <w:i w:val="0"/>
            <w:iCs w:val="0"/>
            <w:color w:val="auto"/>
          </w:rPr>
          <w:delText xml:space="preserve">width for </w:delText>
        </w:r>
        <w:r w:rsidDel="00DA181C">
          <w:rPr>
            <w:i w:val="0"/>
            <w:iCs w:val="0"/>
            <w:color w:val="auto"/>
          </w:rPr>
          <w:delText>P</w:delText>
        </w:r>
        <w:r w:rsidRPr="009A0C70" w:rsidDel="00DA181C">
          <w:rPr>
            <w:i w:val="0"/>
            <w:iCs w:val="0"/>
            <w:color w:val="auto"/>
          </w:rPr>
          <w:delText>(</w:delText>
        </w:r>
        <w:r w:rsidR="001E0016" w:rsidDel="00DA181C">
          <w:rPr>
            <w:i w:val="0"/>
            <w:iCs w:val="0"/>
            <w:color w:val="auto"/>
          </w:rPr>
          <w:delText>f</w:delText>
        </w:r>
        <w:r w:rsidRPr="009A0C70" w:rsidDel="00DA181C">
          <w:rPr>
            <w:i w:val="0"/>
            <w:iCs w:val="0"/>
            <w:color w:val="auto"/>
          </w:rPr>
          <w:delText>)</w:delText>
        </w:r>
      </w:del>
      <w:r w:rsidRPr="009A0C70">
        <w:rPr>
          <w:i w:val="0"/>
          <w:iCs w:val="0"/>
          <w:color w:val="auto"/>
        </w:rPr>
        <w:t xml:space="preserve">. Point shape denotes whether individuals were observed </w:t>
      </w:r>
      <w:r w:rsidR="00F63EC0">
        <w:rPr>
          <w:i w:val="0"/>
          <w:iCs w:val="0"/>
          <w:color w:val="auto"/>
        </w:rPr>
        <w:t>involved in peduncle dives (triangles = receiving, squares = doing, circles = none).</w:t>
      </w:r>
      <w:r w:rsidRPr="009A0C70">
        <w:rPr>
          <w:i w:val="0"/>
          <w:iCs w:val="0"/>
          <w:color w:val="auto"/>
        </w:rPr>
        <w:t xml:space="preserve"> </w:t>
      </w:r>
      <w:r>
        <w:rPr>
          <w:i w:val="0"/>
          <w:iCs w:val="0"/>
          <w:color w:val="auto"/>
        </w:rPr>
        <w:t xml:space="preserve">Individuals that were observed </w:t>
      </w:r>
      <w:r w:rsidR="00F63EC0">
        <w:rPr>
          <w:i w:val="0"/>
          <w:iCs w:val="0"/>
          <w:color w:val="auto"/>
        </w:rPr>
        <w:t xml:space="preserve">receiving </w:t>
      </w:r>
      <w:r w:rsidR="00F63EC0">
        <w:rPr>
          <w:i w:val="0"/>
          <w:iCs w:val="0"/>
          <w:color w:val="auto"/>
        </w:rPr>
        <w:lastRenderedPageBreak/>
        <w:t xml:space="preserve">peduncle dives </w:t>
      </w:r>
      <w:r>
        <w:rPr>
          <w:i w:val="0"/>
          <w:iCs w:val="0"/>
          <w:color w:val="auto"/>
        </w:rPr>
        <w:t xml:space="preserve">and </w:t>
      </w:r>
      <w:r w:rsidR="00F63EC0">
        <w:rPr>
          <w:i w:val="0"/>
          <w:iCs w:val="0"/>
          <w:color w:val="auto"/>
        </w:rPr>
        <w:t>mature males</w:t>
      </w:r>
      <w:r>
        <w:rPr>
          <w:i w:val="0"/>
          <w:iCs w:val="0"/>
          <w:color w:val="auto"/>
        </w:rPr>
        <w:t xml:space="preserve"> (&gt; 13.7 m) are labelled for reference. </w:t>
      </w:r>
      <w:r w:rsidRPr="009A0C70">
        <w:rPr>
          <w:i w:val="0"/>
          <w:iCs w:val="0"/>
          <w:color w:val="auto"/>
        </w:rPr>
        <w:t xml:space="preserve">Dashed vertical lines indicate the minimum body lengths associated with sperm whale sex and age classes </w:t>
      </w:r>
      <w:r w:rsidR="00B613BD">
        <w:rPr>
          <w:i w:val="0"/>
          <w:iCs w:val="0"/>
          <w:color w:val="auto"/>
        </w:rPr>
        <w:t>based on</w:t>
      </w:r>
      <w:r w:rsidR="005F05A3">
        <w:rPr>
          <w:i w:val="0"/>
          <w:iCs w:val="0"/>
          <w:color w:val="auto"/>
        </w:rPr>
        <w:t xml:space="preserve"> Best 1979, Best et al. 1984, and Mendes et al. 2007</w:t>
      </w:r>
      <w:r w:rsidR="00B613BD">
        <w:rPr>
          <w:i w:val="0"/>
          <w:iCs w:val="0"/>
          <w:color w:val="auto"/>
        </w:rPr>
        <w:t xml:space="preserve"> as follows</w:t>
      </w:r>
      <w:r w:rsidRPr="009A0C70">
        <w:rPr>
          <w:i w:val="0"/>
          <w:iCs w:val="0"/>
          <w:color w:val="auto"/>
        </w:rPr>
        <w:t xml:space="preserve">: </w:t>
      </w:r>
      <w:r>
        <w:rPr>
          <w:i w:val="0"/>
          <w:iCs w:val="0"/>
          <w:color w:val="auto"/>
        </w:rPr>
        <w:t>calf</w:t>
      </w:r>
      <w:r w:rsidRPr="009A0C70">
        <w:rPr>
          <w:i w:val="0"/>
          <w:iCs w:val="0"/>
          <w:color w:val="auto"/>
        </w:rPr>
        <w:t xml:space="preserve"> (4 m; NB), juvenile (J; 5.5 m), sub-adult (SA; 7.6 m ), adult female (AF – 8.5 m),  adult male and mature female (AM/MF – 10 m), maximum female length (Fmax – 12 m), and mature male (MM – 13.7</w:t>
      </w:r>
      <w:r w:rsidR="00B77CFA">
        <w:rPr>
          <w:i w:val="0"/>
          <w:iCs w:val="0"/>
          <w:color w:val="auto"/>
        </w:rPr>
        <w:t>).</w:t>
      </w:r>
      <w:commentRangeEnd w:id="344"/>
      <w:r w:rsidR="00A940E9">
        <w:rPr>
          <w:rStyle w:val="CommentReference"/>
          <w:i w:val="0"/>
          <w:iCs w:val="0"/>
          <w:color w:val="auto"/>
        </w:rPr>
        <w:commentReference w:id="344"/>
      </w:r>
    </w:p>
    <w:p w14:paraId="20B5FB0D" w14:textId="2F42B6DA" w:rsidR="00583D2A" w:rsidRPr="000C6EAF" w:rsidRDefault="00583D2A">
      <w:pPr>
        <w:pStyle w:val="Heading4"/>
        <w:pPrChange w:id="360" w:author="Ana Eguiguren" w:date="2025-07-09T19:51:00Z" w16du:dateUtc="2025-07-09T22:51:00Z">
          <w:pPr>
            <w:pStyle w:val="Caption"/>
          </w:pPr>
        </w:pPrChange>
      </w:pPr>
      <w:r>
        <w:t>3.3.3 Peduncle dive patterns</w:t>
      </w:r>
    </w:p>
    <w:p w14:paraId="006CE085" w14:textId="77777777" w:rsidR="00583D2A" w:rsidRDefault="00583D2A" w:rsidP="00583D2A">
      <w:r>
        <w:t>We inspected xxx mins of the footage from which we extracted whale measurements. Within this footage, we found three individuals doing and 12 individuals receiving peduncle dives out of the 90 individuals for which we had at least one total length measurement (</w:t>
      </w:r>
      <w:r>
        <w:fldChar w:fldCharType="begin"/>
      </w:r>
      <w:r>
        <w:instrText xml:space="preserve"> REF _Ref201915523 \h </w:instrText>
      </w:r>
      <w:r>
        <w:fldChar w:fldCharType="separate"/>
      </w:r>
      <w:r w:rsidRPr="007459AF">
        <w:rPr>
          <w:b/>
          <w:bCs/>
        </w:rPr>
        <w:t>Fig</w:t>
      </w:r>
      <w:r w:rsidRPr="007459AF">
        <w:rPr>
          <w:b/>
          <w:bCs/>
        </w:rPr>
        <w:t>u</w:t>
      </w:r>
      <w:r w:rsidRPr="007459AF">
        <w:rPr>
          <w:b/>
          <w:bCs/>
        </w:rPr>
        <w:t xml:space="preserve">re </w:t>
      </w:r>
      <w:r>
        <w:rPr>
          <w:b/>
          <w:bCs/>
          <w:noProof/>
        </w:rPr>
        <w:t>6</w:t>
      </w:r>
      <w:r>
        <w:fldChar w:fldCharType="end"/>
      </w:r>
      <w:r>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1D86835D" w:rsidR="00583D2A" w:rsidRDefault="00583D2A" w:rsidP="00583D2A">
      <w:r>
        <w:t xml:space="preserve">Length measurements of individuals that performed peduncle dives either fell within the total length ranges corresponding to calves (n = 1) or juveniles (n = 3; </w:t>
      </w:r>
      <w:r>
        <w:fldChar w:fldCharType="begin"/>
      </w:r>
      <w:r>
        <w:instrText xml:space="preserve"> REF _Ref201915523 \h </w:instrText>
      </w:r>
      <w:r>
        <w:fldChar w:fldCharType="separate"/>
      </w:r>
      <w:r w:rsidRPr="004C42E8">
        <w:rPr>
          <w:b/>
          <w:bCs/>
        </w:rPr>
        <w:t>Fig</w:t>
      </w:r>
      <w:r w:rsidRPr="004C42E8">
        <w:rPr>
          <w:b/>
          <w:bCs/>
        </w:rPr>
        <w:t>u</w:t>
      </w:r>
      <w:r w:rsidRPr="004C42E8">
        <w:rPr>
          <w:b/>
          <w:bCs/>
        </w:rPr>
        <w:t xml:space="preserve">re </w:t>
      </w:r>
      <w:r w:rsidRPr="004C42E8">
        <w:rPr>
          <w:b/>
          <w:bCs/>
          <w:noProof/>
        </w:rPr>
        <w:t>6</w:t>
      </w:r>
      <w:r>
        <w:fldChar w:fldCharType="end"/>
      </w:r>
      <w:r>
        <w:t xml:space="preserve">). Individuals that received peduncle dives ranged from 8.9 – 12.5 m length, corresponding to the overlapping age/sex classes </w:t>
      </w:r>
      <w:r w:rsidR="009B793A">
        <w:t>that include</w:t>
      </w:r>
      <w:r>
        <w:t xml:space="preserve"> adult to mature females and subadult – adult males. </w:t>
      </w:r>
      <w:r w:rsidR="001E0016">
        <w:t>F</w:t>
      </w:r>
      <w:r w:rsidR="002E24A4">
        <w:t xml:space="preserve">our out of </w:t>
      </w:r>
      <w:r w:rsidR="009B793A">
        <w:t>seven</w:t>
      </w:r>
      <w:r>
        <w:t xml:space="preserve"> </w:t>
      </w:r>
      <w:r w:rsidR="001E0016">
        <w:t xml:space="preserve">individuals for which we could measure </w:t>
      </w:r>
      <w:r w:rsidR="001E0016">
        <w:rPr>
          <w:i/>
          <w:iCs/>
        </w:rPr>
        <w:t>NR</w:t>
      </w:r>
      <w:r w:rsidR="001E0016">
        <w:rPr>
          <w:i/>
          <w:iCs/>
          <w:vertAlign w:val="subscript"/>
        </w:rPr>
        <w:t xml:space="preserve">flipper </w:t>
      </w:r>
      <w:r w:rsidR="009B793A">
        <w:t xml:space="preserve">–and </w:t>
      </w:r>
      <w:r w:rsidR="001E0016">
        <w:t>thus estimate their probability of being female</w:t>
      </w:r>
      <w:r w:rsidR="009B793A">
        <w:t>—</w:t>
      </w:r>
      <w:r>
        <w:t xml:space="preserve">had </w:t>
      </w:r>
      <w:r w:rsidR="001E0016">
        <w:t xml:space="preserve">a </w:t>
      </w:r>
      <w:r>
        <w:t>high probability and certainty of being female</w:t>
      </w:r>
      <w:r w:rsidR="001E0016">
        <w:t>.</w:t>
      </w:r>
      <w:r>
        <w:t xml:space="preserve"> </w:t>
      </w:r>
      <w:r w:rsidR="009B793A">
        <w:t xml:space="preserve">The remaining three individuals had slightly lower probabilities of being female associated with a high degree of uncertainty </w:t>
      </w:r>
      <w:del w:id="361" w:author="Balaena Institute whitehead" w:date="2025-07-11T15:13:00Z" w16du:dateUtc="2025-07-11T18:13:00Z">
        <w:r w:rsidR="009B793A" w:rsidDel="00F91C57">
          <w:delText xml:space="preserve">based on </w:delText>
        </w:r>
        <w:r w:rsidR="009B793A" w:rsidDel="00F91C57">
          <w:rPr>
            <w:i/>
            <w:iCs/>
          </w:rPr>
          <w:delText>NR</w:delText>
        </w:r>
        <w:r w:rsidR="009B793A" w:rsidDel="00F91C57">
          <w:rPr>
            <w:i/>
            <w:iCs/>
            <w:vertAlign w:val="subscript"/>
          </w:rPr>
          <w:delText>flipper</w:delText>
        </w:r>
        <w:r w:rsidR="009B793A" w:rsidDel="00F91C57">
          <w:rPr>
            <w:i/>
            <w:iCs/>
          </w:rPr>
          <w:delText xml:space="preserve"> </w:delText>
        </w:r>
        <w:r w:rsidR="009B793A" w:rsidDel="00F91C57">
          <w:delText xml:space="preserve">models </w:delText>
        </w:r>
      </w:del>
      <w:r w:rsidR="009B793A">
        <w:t>(ID11 P(f) = 0.64, 95% CI [&lt;0.01, 1.00]; ID75 P(f) = 0.62, 95% CI [0.13, 0.97]; ID76 P(f) = 0.88</w:t>
      </w:r>
      <w:r w:rsidR="00052A57">
        <w:t>, 95% CI [0.55, 1.00];</w:t>
      </w:r>
      <w:r w:rsidR="009B793A">
        <w:t xml:space="preserve"> </w:t>
      </w:r>
      <w:r>
        <w:fldChar w:fldCharType="begin"/>
      </w:r>
      <w:r>
        <w:instrText xml:space="preserve"> REF _Ref201777743 \h </w:instrText>
      </w:r>
      <w:r>
        <w:fldChar w:fldCharType="separate"/>
      </w:r>
      <w:r w:rsidRPr="009A0C70">
        <w:rPr>
          <w:b/>
          <w:bCs/>
        </w:rPr>
        <w:t>Figu</w:t>
      </w:r>
      <w:r w:rsidRPr="009A0C70">
        <w:rPr>
          <w:b/>
          <w:bCs/>
        </w:rPr>
        <w:t>r</w:t>
      </w:r>
      <w:r w:rsidRPr="009A0C70">
        <w:rPr>
          <w:b/>
          <w:bCs/>
        </w:rPr>
        <w:t xml:space="preserve">e </w:t>
      </w:r>
      <w:r>
        <w:rPr>
          <w:b/>
          <w:bCs/>
          <w:noProof/>
        </w:rPr>
        <w:t>5</w:t>
      </w:r>
      <w:r>
        <w:fldChar w:fldCharType="end"/>
      </w:r>
      <w:r w:rsidR="00052A57">
        <w:t>)</w:t>
      </w:r>
      <w:r>
        <w:t>.</w:t>
      </w:r>
    </w:p>
    <w:p w14:paraId="23B686B5" w14:textId="797921F2" w:rsidR="00583D2A" w:rsidRDefault="005E293F" w:rsidP="00583D2A">
      <w:pPr>
        <w:keepNext/>
      </w:pPr>
      <w:r>
        <w:rPr>
          <w:noProof/>
        </w:rPr>
        <w:lastRenderedPageBreak/>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del w:id="362" w:author="Ana Eguiguren" w:date="2025-07-10T20:01:00Z" w16du:dateUtc="2025-07-10T23:01:00Z">
        <w:r w:rsidDel="00AA392C">
          <w:rPr>
            <w:noProof/>
          </w:rPr>
          <w:drawing>
            <wp:inline distT="0" distB="0" distL="0" distR="0" wp14:anchorId="058D80EA" wp14:editId="7B8AD620">
              <wp:extent cx="5943600" cy="3396615"/>
              <wp:effectExtent l="0" t="0" r="0" b="0"/>
              <wp:docPr id="611484366" name="Picture 28"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84366" name="Picture 28" descr="A diagram of a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del>
      <w:ins w:id="363" w:author="Ana Eguiguren" w:date="2025-07-10T20:01:00Z" w16du:dateUtc="2025-07-10T23:01:00Z">
        <w:r w:rsidR="00AA392C">
          <w:rPr>
            <w:noProof/>
          </w:rPr>
          <w:drawing>
            <wp:inline distT="0" distB="0" distL="0" distR="0" wp14:anchorId="37183D72" wp14:editId="0444DEBF">
              <wp:extent cx="5943600" cy="3396615"/>
              <wp:effectExtent l="0" t="0" r="0" b="0"/>
              <wp:docPr id="967802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02566" name="Picture 96780256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2C5A9443" w14:textId="22642EE6" w:rsidR="00583D2A" w:rsidRPr="004C42E8" w:rsidRDefault="00583D2A" w:rsidP="00583D2A">
      <w:pPr>
        <w:pStyle w:val="Caption"/>
        <w:rPr>
          <w:i w:val="0"/>
          <w:iCs w:val="0"/>
          <w:color w:val="auto"/>
        </w:rPr>
      </w:pPr>
      <w:bookmarkStart w:id="364" w:name="_Ref201915523"/>
      <w:commentRangeStart w:id="365"/>
      <w:commentRangeStart w:id="366"/>
      <w:commentRangeStart w:id="367"/>
      <w:r w:rsidRPr="004C42E8">
        <w:rPr>
          <w:b/>
          <w:bCs/>
          <w:color w:val="auto"/>
        </w:rPr>
        <w:t xml:space="preserve">Figure </w:t>
      </w:r>
      <w:del w:id="368" w:author="Balaena Institute whitehead" w:date="2025-07-11T15:14:00Z" w16du:dateUtc="2025-07-11T18:14:00Z">
        <w:r w:rsidRPr="004C42E8" w:rsidDel="00F91C57">
          <w:rPr>
            <w:b/>
            <w:bCs/>
            <w:color w:val="auto"/>
          </w:rPr>
          <w:fldChar w:fldCharType="begin"/>
        </w:r>
        <w:r w:rsidRPr="004C42E8" w:rsidDel="00F91C57">
          <w:rPr>
            <w:b/>
            <w:bCs/>
            <w:color w:val="auto"/>
          </w:rPr>
          <w:delInstrText xml:space="preserve"> SEQ Figure \* ARABIC </w:delInstrText>
        </w:r>
        <w:r w:rsidRPr="004C42E8" w:rsidDel="00F91C57">
          <w:rPr>
            <w:b/>
            <w:bCs/>
            <w:color w:val="auto"/>
          </w:rPr>
          <w:fldChar w:fldCharType="separate"/>
        </w:r>
      </w:del>
      <w:del w:id="369" w:author="Balaena Institute whitehead" w:date="2025-07-10T11:07:00Z" w16du:dateUtc="2025-07-10T14:07:00Z">
        <w:r w:rsidRPr="004C42E8" w:rsidDel="00A10676">
          <w:rPr>
            <w:b/>
            <w:bCs/>
            <w:noProof/>
            <w:color w:val="auto"/>
          </w:rPr>
          <w:delText>6</w:delText>
        </w:r>
      </w:del>
      <w:del w:id="370" w:author="Balaena Institute whitehead" w:date="2025-07-11T15:14:00Z" w16du:dateUtc="2025-07-11T18:14:00Z">
        <w:r w:rsidRPr="004C42E8" w:rsidDel="00F91C57">
          <w:rPr>
            <w:b/>
            <w:bCs/>
            <w:color w:val="auto"/>
          </w:rPr>
          <w:fldChar w:fldCharType="end"/>
        </w:r>
      </w:del>
      <w:bookmarkEnd w:id="364"/>
      <w:ins w:id="371" w:author="Balaena Institute whitehead" w:date="2025-07-11T15:14:00Z" w16du:dateUtc="2025-07-11T18:14:00Z">
        <w:r w:rsidR="00F91C57">
          <w:rPr>
            <w:b/>
            <w:bCs/>
            <w:color w:val="auto"/>
          </w:rPr>
          <w:t>6</w:t>
        </w:r>
      </w:ins>
      <w:r w:rsidRPr="004C42E8">
        <w:rPr>
          <w:b/>
          <w:bCs/>
          <w:color w:val="auto"/>
        </w:rPr>
        <w:t xml:space="preserve">. </w:t>
      </w:r>
      <w:r>
        <w:rPr>
          <w:i w:val="0"/>
          <w:iCs w:val="0"/>
          <w:color w:val="auto"/>
        </w:rPr>
        <w:t xml:space="preserve">Mean total length (m) distribution of individual sperm whales observed doing, receiving, or not involved in peduncle dives (PD). Points are colored by the </w:t>
      </w:r>
      <w:r w:rsidR="00A74405">
        <w:rPr>
          <w:i w:val="0"/>
          <w:iCs w:val="0"/>
          <w:color w:val="auto"/>
        </w:rPr>
        <w:t xml:space="preserve">bootstrapped </w:t>
      </w:r>
      <w:r>
        <w:rPr>
          <w:i w:val="0"/>
          <w:iCs w:val="0"/>
          <w:color w:val="auto"/>
        </w:rPr>
        <w:t xml:space="preserve">mean </w:t>
      </w:r>
      <w:r w:rsidRPr="00A74405">
        <w:rPr>
          <w:i w:val="0"/>
          <w:iCs w:val="0"/>
          <w:color w:val="auto"/>
        </w:rPr>
        <w:t>P(f)</w:t>
      </w:r>
      <w:r>
        <w:rPr>
          <w:i w:val="0"/>
          <w:iCs w:val="0"/>
          <w:color w:val="auto"/>
        </w:rPr>
        <w:t xml:space="preserve"> estimated using </w:t>
      </w:r>
      <w:r w:rsidR="00A74405">
        <w:rPr>
          <w:color w:val="auto"/>
        </w:rPr>
        <w:t>NR</w:t>
      </w:r>
      <w:r w:rsidR="00A74405">
        <w:rPr>
          <w:color w:val="auto"/>
          <w:vertAlign w:val="subscript"/>
        </w:rPr>
        <w:t>flipper</w:t>
      </w:r>
      <w:r w:rsidR="00A74405">
        <w:rPr>
          <w:i w:val="0"/>
          <w:iCs w:val="0"/>
          <w:color w:val="auto"/>
        </w:rPr>
        <w:t xml:space="preserve"> </w:t>
      </w:r>
      <w:r>
        <w:rPr>
          <w:i w:val="0"/>
          <w:iCs w:val="0"/>
          <w:color w:val="auto"/>
        </w:rPr>
        <w:t xml:space="preserve">models or are </w:t>
      </w:r>
      <w:r w:rsidR="00A74405">
        <w:rPr>
          <w:i w:val="0"/>
          <w:iCs w:val="0"/>
          <w:color w:val="auto"/>
        </w:rPr>
        <w:t>shown as asterisks</w:t>
      </w:r>
      <w:r>
        <w:rPr>
          <w:i w:val="0"/>
          <w:iCs w:val="0"/>
          <w:color w:val="auto"/>
        </w:rPr>
        <w:t xml:space="preserve"> if </w:t>
      </w:r>
      <w:r w:rsidR="00A74405">
        <w:rPr>
          <w:color w:val="auto"/>
        </w:rPr>
        <w:t>NR</w:t>
      </w:r>
      <w:r w:rsidR="00A74405">
        <w:rPr>
          <w:color w:val="auto"/>
          <w:vertAlign w:val="subscript"/>
        </w:rPr>
        <w:t>flipper</w:t>
      </w:r>
      <w:r>
        <w:rPr>
          <w:i w:val="0"/>
          <w:iCs w:val="0"/>
          <w:color w:val="auto"/>
        </w:rPr>
        <w:t xml:space="preserve"> could not be </w:t>
      </w:r>
      <w:r w:rsidR="00232656">
        <w:rPr>
          <w:i w:val="0"/>
          <w:iCs w:val="0"/>
          <w:color w:val="auto"/>
        </w:rPr>
        <w:t>measured</w:t>
      </w:r>
      <w:r>
        <w:rPr>
          <w:i w:val="0"/>
          <w:iCs w:val="0"/>
          <w:color w:val="auto"/>
        </w:rPr>
        <w:t xml:space="preserve">.  </w:t>
      </w:r>
      <w:commentRangeEnd w:id="365"/>
      <w:r>
        <w:rPr>
          <w:rStyle w:val="CommentReference"/>
          <w:i w:val="0"/>
          <w:iCs w:val="0"/>
          <w:color w:val="auto"/>
        </w:rPr>
        <w:commentReference w:id="365"/>
      </w:r>
      <w:commentRangeEnd w:id="366"/>
      <w:r>
        <w:rPr>
          <w:rStyle w:val="CommentReference"/>
          <w:i w:val="0"/>
          <w:iCs w:val="0"/>
          <w:color w:val="auto"/>
        </w:rPr>
        <w:commentReference w:id="366"/>
      </w:r>
      <w:commentRangeEnd w:id="367"/>
      <w:r w:rsidR="00D9550C">
        <w:rPr>
          <w:rStyle w:val="CommentReference"/>
          <w:i w:val="0"/>
          <w:iCs w:val="0"/>
          <w:color w:val="auto"/>
        </w:rPr>
        <w:commentReference w:id="367"/>
      </w:r>
    </w:p>
    <w:p w14:paraId="29F6A542" w14:textId="77777777" w:rsidR="00583D2A" w:rsidRPr="00B055DC" w:rsidRDefault="00583D2A" w:rsidP="00583D2A"/>
    <w:p w14:paraId="762EA36C" w14:textId="77777777" w:rsidR="00583D2A" w:rsidRDefault="00583D2A" w:rsidP="00583D2A">
      <w:r>
        <w:t xml:space="preserve"> </w:t>
      </w:r>
    </w:p>
    <w:p w14:paraId="76406D41" w14:textId="77777777" w:rsidR="00583D2A" w:rsidRDefault="00583D2A" w:rsidP="00583D2A"/>
    <w:p w14:paraId="1B9AC005" w14:textId="77777777" w:rsidR="007459AF" w:rsidRPr="00963E70" w:rsidRDefault="007459AF" w:rsidP="00862972"/>
    <w:p w14:paraId="0672BFB9" w14:textId="3ED2CDB2" w:rsidR="00862972" w:rsidRDefault="00AC5D18" w:rsidP="00EA7AE3">
      <w:pPr>
        <w:pStyle w:val="Heading2"/>
      </w:pPr>
      <w:bookmarkStart w:id="372" w:name="_Toc202983208"/>
      <w:r>
        <w:t>4. DISCUSSION</w:t>
      </w:r>
      <w:bookmarkEnd w:id="372"/>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7C4B2F5A" w:rsidR="000D08FD" w:rsidRDefault="000D08FD" w:rsidP="00862972">
      <w:pPr>
        <w:pStyle w:val="ListParagraph"/>
        <w:numPr>
          <w:ilvl w:val="0"/>
          <w:numId w:val="1"/>
        </w:numPr>
      </w:pPr>
      <w:r>
        <w:t>But the model based on R – Flipper showed that whales &gt;</w:t>
      </w:r>
      <w:r w:rsidR="00F35A05">
        <w:t xml:space="preserve"> 9.8 </w:t>
      </w:r>
      <w:proofErr w:type="gramStart"/>
      <w:r>
        <w:t>length  and</w:t>
      </w:r>
      <w:proofErr w:type="gramEnd"/>
      <w:r>
        <w:t xml:space="preserve"> R &lt;0.31 could be </w:t>
      </w:r>
      <w:r w:rsidR="00F35A05">
        <w:t>reliably</w:t>
      </w:r>
      <w:r>
        <w:t xml:space="preserve"> identified as females</w:t>
      </w:r>
      <w:r w:rsidR="00F35A05">
        <w:t>, helping refine existing sex/age classes for sperm whales</w:t>
      </w:r>
      <w:r>
        <w:t xml:space="preserve">. Models based on R – Dorsal had too much uncertainty, even in cases of known sex (i.e. very large males), </w:t>
      </w:r>
      <w:r>
        <w:lastRenderedPageBreak/>
        <w:t xml:space="preserve">likely </w:t>
      </w:r>
      <w:proofErr w:type="gramStart"/>
      <w:r>
        <w:t>as a result of</w:t>
      </w:r>
      <w:proofErr w:type="gramEnd"/>
      <w:r>
        <w:t xml:space="preserve">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 xml:space="preserve">Analyzing behaviour in at this sex classification (although not perfect) can produce valuable insights: e.g., suckling was most often detected on individuals with a high probability of being mature </w:t>
      </w:r>
      <w:proofErr w:type="gramStart"/>
      <w:r>
        <w:t>females, but</w:t>
      </w:r>
      <w:proofErr w:type="gramEnd"/>
      <w:r>
        <w:t xml:space="preserve"> also observed in individuals that had uncertain classification status. Not observed in small </w:t>
      </w:r>
      <w:proofErr w:type="gramStart"/>
      <w:r>
        <w:t>individuals, and</w:t>
      </w:r>
      <w:proofErr w:type="gramEnd"/>
      <w:r>
        <w:t xml:space="preserve"> not observed in adults. This is preliminary </w:t>
      </w:r>
      <w:proofErr w:type="gramStart"/>
      <w:r>
        <w:t>data, but</w:t>
      </w:r>
      <w:proofErr w:type="gramEnd"/>
      <w:r>
        <w:t xml:space="preserve"> provides an example of what can be inferred.</w:t>
      </w:r>
      <w:ins w:id="373" w:author="Hal Whitehead" w:date="2025-07-09T10:41:00Z" w16du:dateUtc="2025-07-09T13:41:00Z">
        <w:r w:rsidR="00F45528">
          <w:t xml:space="preserve">  OTHER EXAMPLES: MATING BEHAVIOUR; SAME/DIFFERENT SEX</w:t>
        </w:r>
      </w:ins>
      <w:ins w:id="374" w:author="Hal Whitehead" w:date="2025-07-09T10:42:00Z" w16du:dateUtc="2025-07-09T13:42:00Z">
        <w:r w:rsidR="000D33A1">
          <w:t>ES</w:t>
        </w:r>
      </w:ins>
      <w:ins w:id="375" w:author="Hal Whitehead" w:date="2025-07-09T10:41:00Z" w16du:dateUtc="2025-07-09T13:41:00Z">
        <w:r w:rsidR="00F45528">
          <w:t xml:space="preserve"> TOUCHING; ….</w:t>
        </w:r>
      </w:ins>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w:t>
      </w:r>
      <w:proofErr w:type="spellStart"/>
      <w:r>
        <w:t>trughing</w:t>
      </w:r>
      <w:proofErr w:type="spellEnd"/>
      <w:r>
        <w:t xml:space="preserve"> would be </w:t>
      </w:r>
      <w:proofErr w:type="gramStart"/>
      <w:r>
        <w:t>really cool</w:t>
      </w:r>
      <w:proofErr w:type="gramEnd"/>
    </w:p>
    <w:p w14:paraId="0E2470E0" w14:textId="77777777" w:rsidR="003C4617" w:rsidRDefault="003C4617"/>
    <w:sectPr w:rsidR="003C4617" w:rsidSect="00862972">
      <w:headerReference w:type="default" r:id="rId24"/>
      <w:footerReference w:type="default" r:id="rId2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Hal Whitehead" w:date="2025-07-05T16:10:00Z" w:initials="HW">
    <w:p w14:paraId="13483EAB" w14:textId="77777777" w:rsidR="00EA082D" w:rsidRDefault="00EA082D" w:rsidP="00EA082D">
      <w:pPr>
        <w:pStyle w:val="CommentText"/>
      </w:pPr>
      <w:r>
        <w:rPr>
          <w:rStyle w:val="CommentReference"/>
        </w:rPr>
        <w:annotationRef/>
      </w:r>
      <w:r>
        <w:rPr>
          <w:lang w:val="en-US"/>
        </w:rPr>
        <w:t>From whom?</w:t>
      </w:r>
    </w:p>
  </w:comment>
  <w:comment w:id="9" w:author="Hal Whitehead" w:date="2025-07-09T06:12:00Z" w:initials="HW">
    <w:p w14:paraId="6C473DAA" w14:textId="587294CB" w:rsidR="00AA7307" w:rsidRDefault="00AA7307">
      <w:pPr>
        <w:pStyle w:val="CommentText"/>
      </w:pPr>
      <w:r>
        <w:rPr>
          <w:rStyle w:val="CommentReference"/>
        </w:rPr>
        <w:annotationRef/>
      </w:r>
      <w:r>
        <w:t>?</w:t>
      </w:r>
    </w:p>
  </w:comment>
  <w:comment w:id="18" w:author="Hal Whitehead" w:date="2025-07-09T06:21:00Z" w:initials="HW">
    <w:p w14:paraId="64FE5285" w14:textId="144BAF41" w:rsidR="003C5F32" w:rsidRDefault="003C5F32">
      <w:pPr>
        <w:pStyle w:val="CommentText"/>
      </w:pPr>
      <w:r>
        <w:rPr>
          <w:rStyle w:val="CommentReference"/>
        </w:rPr>
        <w:annotationRef/>
      </w:r>
      <w:r>
        <w:t>?</w:t>
      </w:r>
    </w:p>
  </w:comment>
  <w:comment w:id="24" w:author="Hal Whitehead" w:date="2025-07-09T06:32:00Z" w:initials="HW">
    <w:p w14:paraId="1D91B032" w14:textId="77777777" w:rsidR="00DE1874" w:rsidRDefault="00DE1874" w:rsidP="00DE1874">
      <w:pPr>
        <w:pStyle w:val="CommentText"/>
      </w:pPr>
      <w:r>
        <w:rPr>
          <w:rStyle w:val="CommentReference"/>
        </w:rPr>
        <w:annotationRef/>
      </w:r>
      <w:r>
        <w:t>No numbers on equations from here on.</w:t>
      </w:r>
    </w:p>
  </w:comment>
  <w:comment w:id="25" w:author="Hal Whitehead" w:date="2025-07-09T06:32:00Z" w:initials="HW">
    <w:p w14:paraId="5928CE04" w14:textId="77777777" w:rsidR="00076109" w:rsidRDefault="00076109" w:rsidP="00076109">
      <w:pPr>
        <w:pStyle w:val="CommentText"/>
      </w:pPr>
      <w:r>
        <w:rPr>
          <w:rStyle w:val="CommentReference"/>
        </w:rPr>
        <w:annotationRef/>
      </w:r>
      <w:r>
        <w:t>No numbers on equations from here on.</w:t>
      </w:r>
    </w:p>
  </w:comment>
  <w:comment w:id="58" w:author="Balaena Institute whitehead" w:date="2025-07-10T12:11:00Z" w:initials="Bw">
    <w:p w14:paraId="1A55C25F" w14:textId="77777777" w:rsidR="00872BDA" w:rsidRDefault="00872BDA" w:rsidP="00872BDA">
      <w:pPr>
        <w:pStyle w:val="CommentText"/>
      </w:pPr>
      <w:r>
        <w:rPr>
          <w:rStyle w:val="CommentReference"/>
        </w:rPr>
        <w:annotationRef/>
      </w:r>
      <w:r>
        <w:t xml:space="preserve">Added this bit so that I can compare the uncertainty of boat measurements with whale measurements. It makes sense that whale measurements have wider Cis because there are more sources of error for whales (because they move around!). </w:t>
      </w:r>
    </w:p>
  </w:comment>
  <w:comment w:id="69" w:author="Balaena Institute whitehead" w:date="2025-07-10T10:29:00Z" w:initials="Bw">
    <w:p w14:paraId="3C027D91" w14:textId="6EF85252" w:rsidR="008A227A" w:rsidRDefault="008A227A" w:rsidP="008A227A">
      <w:pPr>
        <w:pStyle w:val="CommentText"/>
      </w:pPr>
      <w:r>
        <w:rPr>
          <w:rStyle w:val="CommentReference"/>
        </w:rPr>
        <w:annotationRef/>
      </w:r>
      <w:r>
        <w:t>Changed to grayscale</w:t>
      </w:r>
    </w:p>
  </w:comment>
  <w:comment w:id="148" w:author="Hal Whitehead" w:date="2025-07-07T11:36:00Z" w:initials="HW">
    <w:p w14:paraId="1E88503D" w14:textId="05F4258F" w:rsidR="007A56AB" w:rsidRDefault="007A56AB" w:rsidP="007A56AB">
      <w:pPr>
        <w:pStyle w:val="CommentText"/>
      </w:pPr>
      <w:r>
        <w:rPr>
          <w:rStyle w:val="CommentReference"/>
        </w:rPr>
        <w:annotationRef/>
      </w:r>
      <w:r>
        <w:rPr>
          <w:lang w:val="en-US"/>
        </w:rPr>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114" w:author="Ana Eguiguren" w:date="2025-07-10T18:13:00Z" w:initials="AE">
    <w:p w14:paraId="108EA9DE" w14:textId="77777777" w:rsidR="00723C89" w:rsidRDefault="00723C89" w:rsidP="00723C89">
      <w:r>
        <w:rPr>
          <w:rStyle w:val="CommentReference"/>
        </w:rPr>
        <w:annotationRef/>
      </w:r>
      <w:r>
        <w:rPr>
          <w:sz w:val="20"/>
          <w:szCs w:val="20"/>
        </w:rPr>
        <w:t>Added raw measurements to show variability</w:t>
      </w:r>
    </w:p>
  </w:comment>
  <w:comment w:id="155" w:author="Balaena Institute whitehead" w:date="2025-06-27T12:45:00Z" w:initials="Bw">
    <w:p w14:paraId="7C646B09" w14:textId="4D45BD02" w:rsidR="00583D2A" w:rsidRDefault="00583D2A" w:rsidP="00583D2A">
      <w:pPr>
        <w:pStyle w:val="CommentText"/>
      </w:pPr>
      <w:r>
        <w:rPr>
          <w:rStyle w:val="CommentReference"/>
        </w:rPr>
        <w:annotationRef/>
      </w:r>
      <w:r>
        <w:t>For context, these parameters are the ‘things’ that determine the shape of curves that relate sperm whale length to nose-to-body ratio for females (fr and maxf) and males (mr and maxm)</w:t>
      </w:r>
    </w:p>
  </w:comment>
  <w:comment w:id="178" w:author="Ana Eguiguren" w:date="2025-07-09T20:39:00Z" w:initials="AE">
    <w:p w14:paraId="1F9AD214" w14:textId="77777777" w:rsidR="00547F4B" w:rsidRDefault="00547F4B" w:rsidP="00547F4B">
      <w:r>
        <w:rPr>
          <w:rStyle w:val="CommentReference"/>
        </w:rPr>
        <w:annotationRef/>
      </w:r>
      <w:r>
        <w:rPr>
          <w:sz w:val="20"/>
          <w:szCs w:val="20"/>
        </w:rPr>
        <w:t>Would it make sense to have the final version fit using a linear equation, and mention that we tried the logistic bit, but that it made less sense (sending this version to the appendix?)</w:t>
      </w:r>
    </w:p>
  </w:comment>
  <w:comment w:id="231" w:author="Laura Feyrer" w:date="2025-07-01T10:33:00Z" w:initials="LF">
    <w:p w14:paraId="336B2847" w14:textId="33C68393" w:rsidR="00583D2A" w:rsidRDefault="00583D2A" w:rsidP="00583D2A">
      <w:r>
        <w:rPr>
          <w:rStyle w:val="CommentReference"/>
        </w:rPr>
        <w:annotationRef/>
      </w:r>
      <w:r>
        <w:rPr>
          <w:sz w:val="20"/>
          <w:szCs w:val="20"/>
        </w:rPr>
        <w:t>you use the terms "nose", "snout" and R (rostrum?).. do these mean the same thing? Maybe chose one and stick with it to keep it clear for reader what the params are as there are a lot!!</w:t>
      </w:r>
    </w:p>
  </w:comment>
  <w:comment w:id="232" w:author="Hal Whitehead" w:date="2025-07-09T10:19:00Z" w:initials="HW">
    <w:p w14:paraId="0DBA2C65" w14:textId="1B5D362E" w:rsidR="00977389" w:rsidRDefault="00977389">
      <w:pPr>
        <w:pStyle w:val="CommentText"/>
      </w:pPr>
      <w:r>
        <w:rPr>
          <w:rStyle w:val="CommentReference"/>
        </w:rPr>
        <w:annotationRef/>
      </w:r>
      <w:r>
        <w:t>There does not seem to be one, as the relationship is linear for nose-flipper.</w:t>
      </w:r>
      <w:r w:rsidR="00922BBE">
        <w:t xml:space="preserve">  See addition to text.</w:t>
      </w:r>
    </w:p>
  </w:comment>
  <w:comment w:id="276" w:author="Laura Feyrer" w:date="2025-07-01T10:36:00Z" w:initials="LF">
    <w:p w14:paraId="30F50BA1" w14:textId="77777777" w:rsidR="00583D2A" w:rsidRDefault="00583D2A" w:rsidP="00583D2A">
      <w:r>
        <w:rPr>
          <w:rStyle w:val="CommentReference"/>
        </w:rPr>
        <w:annotationRef/>
      </w:r>
      <w:r>
        <w:rPr>
          <w:sz w:val="20"/>
          <w:szCs w:val="20"/>
        </w:rPr>
        <w:t>because this has a statistical meaning (r value) but also a param in your study I am unsure what is being discussed here.. given N might also be a bit muddled, maybe change the param to S for snout? :)</w:t>
      </w:r>
    </w:p>
  </w:comment>
  <w:comment w:id="270" w:author="Hal Whitehead" w:date="2025-07-09T10:30:00Z" w:initials="HW">
    <w:p w14:paraId="58A0CD49" w14:textId="2212CE7F" w:rsidR="00922BBE" w:rsidRDefault="00922BBE">
      <w:pPr>
        <w:pStyle w:val="CommentText"/>
      </w:pPr>
      <w:r>
        <w:rPr>
          <w:rStyle w:val="CommentReference"/>
        </w:rPr>
        <w:annotationRef/>
      </w:r>
      <w:r>
        <w:t>I would omit the parts of the male curve at &lt;6m, as these are not used and the data for smaller animals are not used in estimating the curve.</w:t>
      </w:r>
    </w:p>
  </w:comment>
  <w:comment w:id="290" w:author="Laura Feyrer" w:date="2025-07-01T10:37:00Z" w:initials="LF">
    <w:p w14:paraId="43CBDF2D" w14:textId="77777777" w:rsidR="00583D2A" w:rsidRDefault="00583D2A" w:rsidP="00583D2A">
      <w:r>
        <w:rPr>
          <w:rStyle w:val="CommentReference"/>
        </w:rPr>
        <w:annotationRef/>
      </w:r>
      <w:r>
        <w:rPr>
          <w:sz w:val="20"/>
          <w:szCs w:val="20"/>
        </w:rPr>
        <w:t>define x axis in caption?</w:t>
      </w:r>
    </w:p>
  </w:comment>
  <w:comment w:id="337" w:author="Laura Feyrer" w:date="2025-07-01T10:41:00Z" w:initials="LF">
    <w:p w14:paraId="7BBBF7FB" w14:textId="0513480C" w:rsidR="00583D2A" w:rsidRDefault="00583D2A" w:rsidP="00583D2A">
      <w:r>
        <w:rPr>
          <w:rStyle w:val="CommentReference"/>
        </w:rPr>
        <w:annotationRef/>
      </w:r>
      <w:r>
        <w:rPr>
          <w:sz w:val="20"/>
          <w:szCs w:val="20"/>
        </w:rPr>
        <w:t>suggest making clear this is an ID as the # gets a bit lost next to the (mean...) and I thought it was an N value... something like "ID74" or individual-74</w:t>
      </w:r>
    </w:p>
  </w:comment>
  <w:comment w:id="336" w:author="Laura Feyrer" w:date="2025-07-01T10:46:00Z" w:initials="LF">
    <w:p w14:paraId="75256379" w14:textId="77777777" w:rsidR="00583D2A" w:rsidRDefault="00583D2A" w:rsidP="00583D2A">
      <w:r>
        <w:rPr>
          <w:rStyle w:val="CommentReference"/>
        </w:rPr>
        <w:annotationRef/>
      </w:r>
      <w:r>
        <w:rPr>
          <w:sz w:val="20"/>
          <w:szCs w:val="20"/>
        </w:rPr>
        <w:t>tried a revision to make contrasting statement easier to follow</w:t>
      </w:r>
    </w:p>
  </w:comment>
  <w:comment w:id="338" w:author="Laura Feyrer" w:date="2025-07-01T10:48:00Z" w:initials="LF">
    <w:p w14:paraId="36660C93" w14:textId="77777777" w:rsidR="00583D2A" w:rsidRDefault="00583D2A" w:rsidP="00583D2A">
      <w:r>
        <w:rPr>
          <w:rStyle w:val="CommentReference"/>
        </w:rPr>
        <w:annotationRef/>
      </w:r>
      <w:r>
        <w:rPr>
          <w:sz w:val="20"/>
          <w:szCs w:val="20"/>
        </w:rPr>
        <w:t>might be easier to read to spell out probability of being female, but whatever you think!</w:t>
      </w:r>
    </w:p>
  </w:comment>
  <w:comment w:id="339" w:author="Hal Whitehead" w:date="2025-07-09T10:37:00Z" w:initials="HW">
    <w:p w14:paraId="6E8CF76C" w14:textId="13B471CC" w:rsidR="00F45528" w:rsidRDefault="00F45528">
      <w:pPr>
        <w:pStyle w:val="CommentText"/>
      </w:pPr>
      <w:r>
        <w:rPr>
          <w:rStyle w:val="CommentReference"/>
        </w:rPr>
        <w:annotationRef/>
      </w:r>
      <w:r>
        <w:t>You could consider putting the snout-dorsal methods and results in Supplementary to save space.</w:t>
      </w:r>
    </w:p>
  </w:comment>
  <w:comment w:id="340" w:author="Ana Eguiguren" w:date="2025-07-09T20:40:00Z" w:initials="AE">
    <w:p w14:paraId="74FD84EC" w14:textId="77777777" w:rsidR="00547F4B" w:rsidRDefault="00547F4B" w:rsidP="00547F4B">
      <w:r>
        <w:rPr>
          <w:rStyle w:val="CommentReference"/>
        </w:rPr>
        <w:annotationRef/>
      </w:r>
      <w:r>
        <w:rPr>
          <w:sz w:val="20"/>
          <w:szCs w:val="20"/>
        </w:rPr>
        <w:t>Agreed! Also suggested by Christine!</w:t>
      </w:r>
    </w:p>
  </w:comment>
  <w:comment w:id="344" w:author="Hal Whitehead" w:date="2025-07-07T11:36:00Z" w:initials="HW">
    <w:p w14:paraId="3D7D55F5" w14:textId="28DA9F3F" w:rsidR="00A940E9" w:rsidRDefault="00A940E9" w:rsidP="00A940E9">
      <w:pPr>
        <w:pStyle w:val="CommentText"/>
      </w:pPr>
      <w:r>
        <w:rPr>
          <w:rStyle w:val="CommentReference"/>
        </w:rPr>
        <w:annotationRef/>
      </w:r>
      <w:r>
        <w:rPr>
          <w:lang w:val="en-US"/>
        </w:rPr>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365" w:author="Laura Feyrer" w:date="2025-07-01T10:58:00Z" w:initials="LF">
    <w:p w14:paraId="592D5261" w14:textId="77777777" w:rsidR="00583D2A" w:rsidRDefault="00583D2A" w:rsidP="00583D2A">
      <w:r>
        <w:rPr>
          <w:rStyle w:val="CommentReference"/>
        </w:rPr>
        <w:annotationRef/>
      </w:r>
      <w:r>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366" w:author="Laura Feyrer" w:date="2025-07-01T11:00:00Z" w:initials="LF">
    <w:p w14:paraId="3ABE4B0D" w14:textId="77777777" w:rsidR="00583D2A" w:rsidRDefault="00583D2A" w:rsidP="00583D2A">
      <w:r>
        <w:rPr>
          <w:rStyle w:val="CommentReference"/>
        </w:rPr>
        <w:annotationRef/>
      </w:r>
      <w:r>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367" w:author="Balaena Institute whitehead" w:date="2025-07-02T17:41:00Z" w:initials="Bw">
    <w:p w14:paraId="3407EBA7" w14:textId="77777777" w:rsidR="00D9550C" w:rsidRDefault="00D9550C" w:rsidP="00D9550C">
      <w:pPr>
        <w:pStyle w:val="CommentText"/>
      </w:pPr>
      <w:r>
        <w:rPr>
          <w:rStyle w:val="CommentReference"/>
        </w:rPr>
        <w:annotationRef/>
      </w:r>
      <w:r>
        <w:t xml:space="preserve">I think including the ‘no’ category is nice to show the general size distribution, and highlight that no big males were seen involved in peduncle dives despite measuring a few of those individuals?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3483EAB" w15:done="1"/>
  <w15:commentEx w15:paraId="6C473DAA" w15:done="1"/>
  <w15:commentEx w15:paraId="64FE5285" w15:done="1"/>
  <w15:commentEx w15:paraId="1D91B032" w15:done="1"/>
  <w15:commentEx w15:paraId="5928CE04" w15:done="1"/>
  <w15:commentEx w15:paraId="1A55C25F" w15:done="0"/>
  <w15:commentEx w15:paraId="3C027D91" w15:done="0"/>
  <w15:commentEx w15:paraId="1E88503D" w15:done="0"/>
  <w15:commentEx w15:paraId="108EA9DE" w15:done="0"/>
  <w15:commentEx w15:paraId="7C646B09" w15:done="1"/>
  <w15:commentEx w15:paraId="1F9AD214" w15:done="0"/>
  <w15:commentEx w15:paraId="336B2847" w15:done="1"/>
  <w15:commentEx w15:paraId="0DBA2C65" w15:done="1"/>
  <w15:commentEx w15:paraId="30F50BA1" w15:done="1"/>
  <w15:commentEx w15:paraId="58A0CD49" w15:done="1"/>
  <w15:commentEx w15:paraId="43CBDF2D" w15:done="1"/>
  <w15:commentEx w15:paraId="7BBBF7FB" w15:done="1"/>
  <w15:commentEx w15:paraId="75256379" w15:done="1"/>
  <w15:commentEx w15:paraId="36660C93" w15:done="1"/>
  <w15:commentEx w15:paraId="6E8CF76C" w15:done="0"/>
  <w15:commentEx w15:paraId="74FD84EC" w15:paraIdParent="6E8CF76C" w15:done="0"/>
  <w15:commentEx w15:paraId="3D7D55F5" w15:done="0"/>
  <w15:commentEx w15:paraId="592D5261" w15:done="0"/>
  <w15:commentEx w15:paraId="3ABE4B0D" w15:paraIdParent="592D5261" w15:done="0"/>
  <w15:commentEx w15:paraId="3407EBA7" w15:paraIdParent="592D52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B66D103" w16cex:dateUtc="2025-07-05T19:10:00Z"/>
  <w16cex:commentExtensible w16cex:durableId="78FE30ED" w16cex:dateUtc="2025-07-09T09:12:00Z"/>
  <w16cex:commentExtensible w16cex:durableId="577319FD" w16cex:dateUtc="2025-07-09T09:21:00Z"/>
  <w16cex:commentExtensible w16cex:durableId="5ED7D75B" w16cex:dateUtc="2025-07-09T09:32:00Z"/>
  <w16cex:commentExtensible w16cex:durableId="716BF3AA" w16cex:dateUtc="2025-07-09T09:32:00Z"/>
  <w16cex:commentExtensible w16cex:durableId="22051450" w16cex:dateUtc="2025-07-10T15:11:00Z"/>
  <w16cex:commentExtensible w16cex:durableId="323FEA3E" w16cex:dateUtc="2025-07-10T13:29:00Z"/>
  <w16cex:commentExtensible w16cex:durableId="6755053A" w16cex:dateUtc="2025-07-07T14:06:00Z"/>
  <w16cex:commentExtensible w16cex:durableId="7DEAA04B" w16cex:dateUtc="2025-07-10T21:13:00Z"/>
  <w16cex:commentExtensible w16cex:durableId="7DCC4C25" w16cex:dateUtc="2025-06-27T15:45:00Z"/>
  <w16cex:commentExtensible w16cex:durableId="5207D2B0" w16cex:dateUtc="2025-07-09T23:39:00Z"/>
  <w16cex:commentExtensible w16cex:durableId="4F85DB88" w16cex:dateUtc="2025-07-01T17:33:00Z"/>
  <w16cex:commentExtensible w16cex:durableId="454A3772" w16cex:dateUtc="2025-07-09T13:19: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3553C45C" w16cex:dateUtc="2025-07-09T13:30:00Z"/>
  <w16cex:commentExtensible w16cex:durableId="35B8946A" w16cex:dateUtc="2025-07-01T17:37:00Z"/>
  <w16cex:commentExtensible w16cex:durableId="65939E5E" w16cex:dateUtc="2025-07-01T17:41:00Z"/>
  <w16cex:commentExtensible w16cex:durableId="3BC1CCAF" w16cex:dateUtc="2025-07-01T17:46:00Z"/>
  <w16cex:commentExtensible w16cex:durableId="0F3488CF" w16cex:dateUtc="2025-07-01T17:48:00Z">
    <w16cex:extLst>
      <w16:ext w16:uri="{CE6994B0-6A32-4C9F-8C6B-6E91EDA988CE}">
        <cr:reactions xmlns:cr="http://schemas.microsoft.com/office/comments/2020/reactions">
          <cr:reaction reactionType="1">
            <cr:reactionInfo dateUtc="2025-07-02T19:02:36Z">
              <cr:user userId="3696438d7ec69d58" userProvider="Windows Live" userName="Balaena Institute whitehead"/>
            </cr:reactionInfo>
          </cr:reaction>
        </cr:reactions>
      </w16:ext>
    </w16cex:extLst>
  </w16cex:commentExtensible>
  <w16cex:commentExtensible w16cex:durableId="0FEA2CA6" w16cex:dateUtc="2025-07-09T13:37:00Z"/>
  <w16cex:commentExtensible w16cex:durableId="028400B8" w16cex:dateUtc="2025-07-09T23:40:00Z"/>
  <w16cex:commentExtensible w16cex:durableId="77B35856" w16cex:dateUtc="2025-07-07T14:06:00Z"/>
  <w16cex:commentExtensible w16cex:durableId="493D5EFF" w16cex:dateUtc="2025-07-01T17:58:00Z"/>
  <w16cex:commentExtensible w16cex:durableId="6A8150F5" w16cex:dateUtc="2025-07-01T18:00:00Z"/>
  <w16cex:commentExtensible w16cex:durableId="4E9A8152" w16cex:dateUtc="2025-07-02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3483EAB" w16cid:durableId="3B66D103"/>
  <w16cid:commentId w16cid:paraId="6C473DAA" w16cid:durableId="78FE30ED"/>
  <w16cid:commentId w16cid:paraId="64FE5285" w16cid:durableId="577319FD"/>
  <w16cid:commentId w16cid:paraId="1D91B032" w16cid:durableId="5ED7D75B"/>
  <w16cid:commentId w16cid:paraId="5928CE04" w16cid:durableId="716BF3AA"/>
  <w16cid:commentId w16cid:paraId="1A55C25F" w16cid:durableId="22051450"/>
  <w16cid:commentId w16cid:paraId="3C027D91" w16cid:durableId="323FEA3E"/>
  <w16cid:commentId w16cid:paraId="1E88503D" w16cid:durableId="6755053A"/>
  <w16cid:commentId w16cid:paraId="108EA9DE" w16cid:durableId="7DEAA04B"/>
  <w16cid:commentId w16cid:paraId="7C646B09" w16cid:durableId="7DCC4C25"/>
  <w16cid:commentId w16cid:paraId="1F9AD214" w16cid:durableId="5207D2B0"/>
  <w16cid:commentId w16cid:paraId="336B2847" w16cid:durableId="4F85DB88"/>
  <w16cid:commentId w16cid:paraId="0DBA2C65" w16cid:durableId="454A3772"/>
  <w16cid:commentId w16cid:paraId="30F50BA1" w16cid:durableId="319FE8C4"/>
  <w16cid:commentId w16cid:paraId="58A0CD49" w16cid:durableId="3553C45C"/>
  <w16cid:commentId w16cid:paraId="43CBDF2D" w16cid:durableId="35B8946A"/>
  <w16cid:commentId w16cid:paraId="7BBBF7FB" w16cid:durableId="65939E5E"/>
  <w16cid:commentId w16cid:paraId="75256379" w16cid:durableId="3BC1CCAF"/>
  <w16cid:commentId w16cid:paraId="36660C93" w16cid:durableId="0F3488CF"/>
  <w16cid:commentId w16cid:paraId="6E8CF76C" w16cid:durableId="0FEA2CA6"/>
  <w16cid:commentId w16cid:paraId="74FD84EC" w16cid:durableId="028400B8"/>
  <w16cid:commentId w16cid:paraId="3D7D55F5" w16cid:durableId="77B35856"/>
  <w16cid:commentId w16cid:paraId="592D5261" w16cid:durableId="493D5EFF"/>
  <w16cid:commentId w16cid:paraId="3ABE4B0D" w16cid:durableId="6A8150F5"/>
  <w16cid:commentId w16cid:paraId="3407EBA7" w16cid:durableId="4E9A81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C90570" w14:textId="77777777" w:rsidR="00551A9A" w:rsidRDefault="00551A9A">
      <w:pPr>
        <w:spacing w:after="0" w:line="240" w:lineRule="auto"/>
      </w:pPr>
      <w:r>
        <w:separator/>
      </w:r>
    </w:p>
  </w:endnote>
  <w:endnote w:type="continuationSeparator" w:id="0">
    <w:p w14:paraId="7DF47479" w14:textId="77777777" w:rsidR="00551A9A" w:rsidRDefault="00551A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B5250F" w14:textId="77777777" w:rsidR="00551A9A" w:rsidRDefault="00551A9A">
      <w:pPr>
        <w:spacing w:after="0" w:line="240" w:lineRule="auto"/>
      </w:pPr>
      <w:r>
        <w:separator/>
      </w:r>
    </w:p>
  </w:footnote>
  <w:footnote w:type="continuationSeparator" w:id="0">
    <w:p w14:paraId="51C19980" w14:textId="77777777" w:rsidR="00551A9A" w:rsidRDefault="00551A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98C7F" w14:textId="77777777" w:rsidR="00727818" w:rsidRDefault="007278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al Whitehead">
    <w15:presenceInfo w15:providerId="AD" w15:userId="S::hwhitehe@dal.ca::d9bf6773-906a-4701-9c5f-9758a1d04144"/>
  </w15:person>
  <w15:person w15:author="Ana Eguiguren">
    <w15:presenceInfo w15:providerId="AD" w15:userId="S::an648663@dal.ca::78fc145a-0000-4b05-b4d6-5624936d5ffb"/>
  </w15:person>
  <w15:person w15:author="Balaena Institute whitehead">
    <w15:presenceInfo w15:providerId="Windows Live" w15:userId="3696438d7ec69d58"/>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1628B"/>
    <w:rsid w:val="00020688"/>
    <w:rsid w:val="00022873"/>
    <w:rsid w:val="00022A5B"/>
    <w:rsid w:val="00030960"/>
    <w:rsid w:val="000316F7"/>
    <w:rsid w:val="000418E2"/>
    <w:rsid w:val="000512A1"/>
    <w:rsid w:val="000525B4"/>
    <w:rsid w:val="00052A57"/>
    <w:rsid w:val="00052EF9"/>
    <w:rsid w:val="00056D15"/>
    <w:rsid w:val="000631E8"/>
    <w:rsid w:val="0007359C"/>
    <w:rsid w:val="00076109"/>
    <w:rsid w:val="000763B9"/>
    <w:rsid w:val="000851A3"/>
    <w:rsid w:val="00096326"/>
    <w:rsid w:val="000A251D"/>
    <w:rsid w:val="000A5484"/>
    <w:rsid w:val="000B1C5B"/>
    <w:rsid w:val="000B7F43"/>
    <w:rsid w:val="000C11CB"/>
    <w:rsid w:val="000C25A4"/>
    <w:rsid w:val="000C4F74"/>
    <w:rsid w:val="000C6EAF"/>
    <w:rsid w:val="000D08FD"/>
    <w:rsid w:val="000D33A1"/>
    <w:rsid w:val="000D38CB"/>
    <w:rsid w:val="000E144B"/>
    <w:rsid w:val="000F552C"/>
    <w:rsid w:val="001077C3"/>
    <w:rsid w:val="00110949"/>
    <w:rsid w:val="001129B3"/>
    <w:rsid w:val="00112DDA"/>
    <w:rsid w:val="0012150A"/>
    <w:rsid w:val="001247C4"/>
    <w:rsid w:val="00134443"/>
    <w:rsid w:val="0013582D"/>
    <w:rsid w:val="00135C6F"/>
    <w:rsid w:val="00137A11"/>
    <w:rsid w:val="00137A4D"/>
    <w:rsid w:val="00140AB1"/>
    <w:rsid w:val="00143460"/>
    <w:rsid w:val="001608D0"/>
    <w:rsid w:val="0016136D"/>
    <w:rsid w:val="001625DA"/>
    <w:rsid w:val="00167434"/>
    <w:rsid w:val="00170AE9"/>
    <w:rsid w:val="001763E2"/>
    <w:rsid w:val="00180FEE"/>
    <w:rsid w:val="00192CF7"/>
    <w:rsid w:val="001C1257"/>
    <w:rsid w:val="001E0016"/>
    <w:rsid w:val="001E1EC1"/>
    <w:rsid w:val="001E274D"/>
    <w:rsid w:val="001F0B45"/>
    <w:rsid w:val="001F3587"/>
    <w:rsid w:val="001F51BD"/>
    <w:rsid w:val="001F5573"/>
    <w:rsid w:val="00213E7B"/>
    <w:rsid w:val="00214779"/>
    <w:rsid w:val="00227C86"/>
    <w:rsid w:val="00231A3B"/>
    <w:rsid w:val="00232656"/>
    <w:rsid w:val="002412C1"/>
    <w:rsid w:val="00242308"/>
    <w:rsid w:val="002424E0"/>
    <w:rsid w:val="00242E56"/>
    <w:rsid w:val="00254159"/>
    <w:rsid w:val="00261B13"/>
    <w:rsid w:val="00276E74"/>
    <w:rsid w:val="0028554B"/>
    <w:rsid w:val="002864C3"/>
    <w:rsid w:val="00290DCA"/>
    <w:rsid w:val="00292629"/>
    <w:rsid w:val="0029313B"/>
    <w:rsid w:val="0029552C"/>
    <w:rsid w:val="00296F22"/>
    <w:rsid w:val="002B3A42"/>
    <w:rsid w:val="002B4674"/>
    <w:rsid w:val="002D1758"/>
    <w:rsid w:val="002D582F"/>
    <w:rsid w:val="002E2415"/>
    <w:rsid w:val="002E24A4"/>
    <w:rsid w:val="0031537C"/>
    <w:rsid w:val="003157A0"/>
    <w:rsid w:val="00320370"/>
    <w:rsid w:val="00333FBA"/>
    <w:rsid w:val="0034086F"/>
    <w:rsid w:val="003603EC"/>
    <w:rsid w:val="00365062"/>
    <w:rsid w:val="003729E9"/>
    <w:rsid w:val="00374F7A"/>
    <w:rsid w:val="003752AB"/>
    <w:rsid w:val="00377295"/>
    <w:rsid w:val="00386C66"/>
    <w:rsid w:val="003928BE"/>
    <w:rsid w:val="00392B98"/>
    <w:rsid w:val="0039473F"/>
    <w:rsid w:val="003B14BE"/>
    <w:rsid w:val="003B4470"/>
    <w:rsid w:val="003C2CB8"/>
    <w:rsid w:val="003C4617"/>
    <w:rsid w:val="003C5406"/>
    <w:rsid w:val="003C5F32"/>
    <w:rsid w:val="003C7344"/>
    <w:rsid w:val="003E56B7"/>
    <w:rsid w:val="003E5933"/>
    <w:rsid w:val="003F1711"/>
    <w:rsid w:val="003F289E"/>
    <w:rsid w:val="003F397F"/>
    <w:rsid w:val="003F5F59"/>
    <w:rsid w:val="003F7AC1"/>
    <w:rsid w:val="004075F4"/>
    <w:rsid w:val="004155E6"/>
    <w:rsid w:val="00415908"/>
    <w:rsid w:val="0042583D"/>
    <w:rsid w:val="0043369A"/>
    <w:rsid w:val="0044357B"/>
    <w:rsid w:val="00453E9F"/>
    <w:rsid w:val="00455635"/>
    <w:rsid w:val="00463573"/>
    <w:rsid w:val="00470354"/>
    <w:rsid w:val="00470B35"/>
    <w:rsid w:val="00482938"/>
    <w:rsid w:val="004942FF"/>
    <w:rsid w:val="00496E63"/>
    <w:rsid w:val="0049768A"/>
    <w:rsid w:val="004A6F11"/>
    <w:rsid w:val="004B1327"/>
    <w:rsid w:val="004B6732"/>
    <w:rsid w:val="004C42E8"/>
    <w:rsid w:val="004D2806"/>
    <w:rsid w:val="004D5E8A"/>
    <w:rsid w:val="004D5F15"/>
    <w:rsid w:val="004E345A"/>
    <w:rsid w:val="004E4633"/>
    <w:rsid w:val="004E488D"/>
    <w:rsid w:val="004E7554"/>
    <w:rsid w:val="004F5686"/>
    <w:rsid w:val="00501329"/>
    <w:rsid w:val="00506E96"/>
    <w:rsid w:val="005106D6"/>
    <w:rsid w:val="0051214A"/>
    <w:rsid w:val="005306CA"/>
    <w:rsid w:val="005337B0"/>
    <w:rsid w:val="00537252"/>
    <w:rsid w:val="00537453"/>
    <w:rsid w:val="00547F4B"/>
    <w:rsid w:val="00551A9A"/>
    <w:rsid w:val="00557198"/>
    <w:rsid w:val="005648F6"/>
    <w:rsid w:val="00565177"/>
    <w:rsid w:val="00570B88"/>
    <w:rsid w:val="00572935"/>
    <w:rsid w:val="0057381F"/>
    <w:rsid w:val="0057396D"/>
    <w:rsid w:val="00574C21"/>
    <w:rsid w:val="00583D2A"/>
    <w:rsid w:val="00583D6D"/>
    <w:rsid w:val="00585091"/>
    <w:rsid w:val="005A17C1"/>
    <w:rsid w:val="005A3F96"/>
    <w:rsid w:val="005B2432"/>
    <w:rsid w:val="005E293F"/>
    <w:rsid w:val="005F05A3"/>
    <w:rsid w:val="005F54DA"/>
    <w:rsid w:val="00601EC3"/>
    <w:rsid w:val="00602E0E"/>
    <w:rsid w:val="00605798"/>
    <w:rsid w:val="0061386D"/>
    <w:rsid w:val="0063179E"/>
    <w:rsid w:val="00632411"/>
    <w:rsid w:val="0064622C"/>
    <w:rsid w:val="006474CB"/>
    <w:rsid w:val="00650B8C"/>
    <w:rsid w:val="006571AA"/>
    <w:rsid w:val="0066161C"/>
    <w:rsid w:val="00661A64"/>
    <w:rsid w:val="00677E42"/>
    <w:rsid w:val="00681FD1"/>
    <w:rsid w:val="00685DD4"/>
    <w:rsid w:val="00692471"/>
    <w:rsid w:val="0069266A"/>
    <w:rsid w:val="006966A2"/>
    <w:rsid w:val="006A19F4"/>
    <w:rsid w:val="006A6C4E"/>
    <w:rsid w:val="006E66B8"/>
    <w:rsid w:val="006F1DB2"/>
    <w:rsid w:val="00703637"/>
    <w:rsid w:val="00703C99"/>
    <w:rsid w:val="00703F10"/>
    <w:rsid w:val="00713533"/>
    <w:rsid w:val="00720883"/>
    <w:rsid w:val="00723C89"/>
    <w:rsid w:val="00727818"/>
    <w:rsid w:val="007322F2"/>
    <w:rsid w:val="00740C36"/>
    <w:rsid w:val="0074547F"/>
    <w:rsid w:val="007459AF"/>
    <w:rsid w:val="00771631"/>
    <w:rsid w:val="00772A9A"/>
    <w:rsid w:val="007733D3"/>
    <w:rsid w:val="00774426"/>
    <w:rsid w:val="00775D07"/>
    <w:rsid w:val="0078390E"/>
    <w:rsid w:val="007A47F0"/>
    <w:rsid w:val="007A56AB"/>
    <w:rsid w:val="007A578F"/>
    <w:rsid w:val="007C7341"/>
    <w:rsid w:val="007E56C5"/>
    <w:rsid w:val="007E7162"/>
    <w:rsid w:val="007F2DC8"/>
    <w:rsid w:val="007F37D4"/>
    <w:rsid w:val="007F65B4"/>
    <w:rsid w:val="007F6602"/>
    <w:rsid w:val="00800531"/>
    <w:rsid w:val="00805339"/>
    <w:rsid w:val="00805A64"/>
    <w:rsid w:val="00826C97"/>
    <w:rsid w:val="008272F0"/>
    <w:rsid w:val="008308D9"/>
    <w:rsid w:val="00841C1E"/>
    <w:rsid w:val="00845EBD"/>
    <w:rsid w:val="00846C8C"/>
    <w:rsid w:val="0084730E"/>
    <w:rsid w:val="0085528C"/>
    <w:rsid w:val="0085542A"/>
    <w:rsid w:val="00855C54"/>
    <w:rsid w:val="00862972"/>
    <w:rsid w:val="008655A9"/>
    <w:rsid w:val="008711DA"/>
    <w:rsid w:val="00872BDA"/>
    <w:rsid w:val="008732DD"/>
    <w:rsid w:val="008739FC"/>
    <w:rsid w:val="008858AE"/>
    <w:rsid w:val="00891FB2"/>
    <w:rsid w:val="0089671E"/>
    <w:rsid w:val="0089766F"/>
    <w:rsid w:val="00897888"/>
    <w:rsid w:val="008A227A"/>
    <w:rsid w:val="008A2CD2"/>
    <w:rsid w:val="008B3350"/>
    <w:rsid w:val="008B3E61"/>
    <w:rsid w:val="008B759F"/>
    <w:rsid w:val="008D5E0A"/>
    <w:rsid w:val="008E40F2"/>
    <w:rsid w:val="008E7641"/>
    <w:rsid w:val="008F22F1"/>
    <w:rsid w:val="008F2C05"/>
    <w:rsid w:val="00900FF2"/>
    <w:rsid w:val="00905D34"/>
    <w:rsid w:val="00912737"/>
    <w:rsid w:val="00922BBE"/>
    <w:rsid w:val="00934943"/>
    <w:rsid w:val="009400EC"/>
    <w:rsid w:val="00941758"/>
    <w:rsid w:val="009427D9"/>
    <w:rsid w:val="00950697"/>
    <w:rsid w:val="00956D56"/>
    <w:rsid w:val="0096116A"/>
    <w:rsid w:val="00977389"/>
    <w:rsid w:val="00980797"/>
    <w:rsid w:val="009874F7"/>
    <w:rsid w:val="009875D9"/>
    <w:rsid w:val="009924D2"/>
    <w:rsid w:val="00993267"/>
    <w:rsid w:val="009A0C70"/>
    <w:rsid w:val="009A468F"/>
    <w:rsid w:val="009B0F29"/>
    <w:rsid w:val="009B1214"/>
    <w:rsid w:val="009B220A"/>
    <w:rsid w:val="009B793A"/>
    <w:rsid w:val="009D4CF0"/>
    <w:rsid w:val="009E2E5B"/>
    <w:rsid w:val="009E36CF"/>
    <w:rsid w:val="009E6BAA"/>
    <w:rsid w:val="009F202F"/>
    <w:rsid w:val="009F2CB6"/>
    <w:rsid w:val="00A0282C"/>
    <w:rsid w:val="00A06CD9"/>
    <w:rsid w:val="00A0798E"/>
    <w:rsid w:val="00A10676"/>
    <w:rsid w:val="00A109BD"/>
    <w:rsid w:val="00A17E91"/>
    <w:rsid w:val="00A35428"/>
    <w:rsid w:val="00A36D9A"/>
    <w:rsid w:val="00A4719F"/>
    <w:rsid w:val="00A47453"/>
    <w:rsid w:val="00A47743"/>
    <w:rsid w:val="00A506F6"/>
    <w:rsid w:val="00A56BF0"/>
    <w:rsid w:val="00A65828"/>
    <w:rsid w:val="00A70171"/>
    <w:rsid w:val="00A74405"/>
    <w:rsid w:val="00A81206"/>
    <w:rsid w:val="00A87599"/>
    <w:rsid w:val="00A937F0"/>
    <w:rsid w:val="00A940E9"/>
    <w:rsid w:val="00A94B7D"/>
    <w:rsid w:val="00AA1D4F"/>
    <w:rsid w:val="00AA392C"/>
    <w:rsid w:val="00AA7307"/>
    <w:rsid w:val="00AB0A54"/>
    <w:rsid w:val="00AB0D04"/>
    <w:rsid w:val="00AB1071"/>
    <w:rsid w:val="00AB6041"/>
    <w:rsid w:val="00AB7339"/>
    <w:rsid w:val="00AC13F1"/>
    <w:rsid w:val="00AC25A9"/>
    <w:rsid w:val="00AC5D18"/>
    <w:rsid w:val="00AD0D98"/>
    <w:rsid w:val="00B055DC"/>
    <w:rsid w:val="00B10704"/>
    <w:rsid w:val="00B23C72"/>
    <w:rsid w:val="00B361C8"/>
    <w:rsid w:val="00B4723F"/>
    <w:rsid w:val="00B5020B"/>
    <w:rsid w:val="00B51F29"/>
    <w:rsid w:val="00B52041"/>
    <w:rsid w:val="00B56927"/>
    <w:rsid w:val="00B57558"/>
    <w:rsid w:val="00B576F4"/>
    <w:rsid w:val="00B613BD"/>
    <w:rsid w:val="00B624C8"/>
    <w:rsid w:val="00B657B4"/>
    <w:rsid w:val="00B743D4"/>
    <w:rsid w:val="00B77CFA"/>
    <w:rsid w:val="00B904F0"/>
    <w:rsid w:val="00B930E1"/>
    <w:rsid w:val="00BB3941"/>
    <w:rsid w:val="00BB770B"/>
    <w:rsid w:val="00BE1ADA"/>
    <w:rsid w:val="00BE68B1"/>
    <w:rsid w:val="00BF3BF0"/>
    <w:rsid w:val="00C11F97"/>
    <w:rsid w:val="00C21E4B"/>
    <w:rsid w:val="00C30AE6"/>
    <w:rsid w:val="00C33279"/>
    <w:rsid w:val="00C36F3D"/>
    <w:rsid w:val="00C43471"/>
    <w:rsid w:val="00C456DE"/>
    <w:rsid w:val="00C52592"/>
    <w:rsid w:val="00C61B9F"/>
    <w:rsid w:val="00C807BA"/>
    <w:rsid w:val="00C85088"/>
    <w:rsid w:val="00C95166"/>
    <w:rsid w:val="00CA0234"/>
    <w:rsid w:val="00CA38CD"/>
    <w:rsid w:val="00CA494E"/>
    <w:rsid w:val="00CB1186"/>
    <w:rsid w:val="00CB6D39"/>
    <w:rsid w:val="00CF5D9B"/>
    <w:rsid w:val="00D03DAA"/>
    <w:rsid w:val="00D05DC7"/>
    <w:rsid w:val="00D20807"/>
    <w:rsid w:val="00D27C79"/>
    <w:rsid w:val="00D35DA5"/>
    <w:rsid w:val="00D378B4"/>
    <w:rsid w:val="00D42024"/>
    <w:rsid w:val="00D45F1D"/>
    <w:rsid w:val="00D500A5"/>
    <w:rsid w:val="00D55635"/>
    <w:rsid w:val="00D815D8"/>
    <w:rsid w:val="00D8234D"/>
    <w:rsid w:val="00D9550C"/>
    <w:rsid w:val="00DA181C"/>
    <w:rsid w:val="00DB0992"/>
    <w:rsid w:val="00DB2679"/>
    <w:rsid w:val="00DB3605"/>
    <w:rsid w:val="00DC13AE"/>
    <w:rsid w:val="00DD2506"/>
    <w:rsid w:val="00DD5AD6"/>
    <w:rsid w:val="00DE1874"/>
    <w:rsid w:val="00DF217B"/>
    <w:rsid w:val="00E058B3"/>
    <w:rsid w:val="00E14A22"/>
    <w:rsid w:val="00E2014B"/>
    <w:rsid w:val="00E25782"/>
    <w:rsid w:val="00E27E72"/>
    <w:rsid w:val="00E361E9"/>
    <w:rsid w:val="00E36B6E"/>
    <w:rsid w:val="00E46B91"/>
    <w:rsid w:val="00E4789B"/>
    <w:rsid w:val="00E50F08"/>
    <w:rsid w:val="00E5259C"/>
    <w:rsid w:val="00E6103C"/>
    <w:rsid w:val="00E65420"/>
    <w:rsid w:val="00E70CC0"/>
    <w:rsid w:val="00E80961"/>
    <w:rsid w:val="00E815AC"/>
    <w:rsid w:val="00E81B70"/>
    <w:rsid w:val="00E92495"/>
    <w:rsid w:val="00E95600"/>
    <w:rsid w:val="00E97A22"/>
    <w:rsid w:val="00E97DC5"/>
    <w:rsid w:val="00EA082D"/>
    <w:rsid w:val="00EA0850"/>
    <w:rsid w:val="00EA5F6E"/>
    <w:rsid w:val="00EA7A5A"/>
    <w:rsid w:val="00EA7AE3"/>
    <w:rsid w:val="00EB0584"/>
    <w:rsid w:val="00EB1F37"/>
    <w:rsid w:val="00EB7E15"/>
    <w:rsid w:val="00EC3252"/>
    <w:rsid w:val="00EC69CA"/>
    <w:rsid w:val="00EC75E7"/>
    <w:rsid w:val="00ED13DA"/>
    <w:rsid w:val="00EE125C"/>
    <w:rsid w:val="00EE65F1"/>
    <w:rsid w:val="00EF7787"/>
    <w:rsid w:val="00F2034F"/>
    <w:rsid w:val="00F21B87"/>
    <w:rsid w:val="00F241F2"/>
    <w:rsid w:val="00F24B63"/>
    <w:rsid w:val="00F27B62"/>
    <w:rsid w:val="00F35A05"/>
    <w:rsid w:val="00F43927"/>
    <w:rsid w:val="00F45528"/>
    <w:rsid w:val="00F46179"/>
    <w:rsid w:val="00F5026F"/>
    <w:rsid w:val="00F56C8F"/>
    <w:rsid w:val="00F5737E"/>
    <w:rsid w:val="00F63B7B"/>
    <w:rsid w:val="00F63EC0"/>
    <w:rsid w:val="00F65B49"/>
    <w:rsid w:val="00F664A8"/>
    <w:rsid w:val="00F701D4"/>
    <w:rsid w:val="00F83D81"/>
    <w:rsid w:val="00F83E31"/>
    <w:rsid w:val="00F8562E"/>
    <w:rsid w:val="00F91C57"/>
    <w:rsid w:val="00F91F55"/>
    <w:rsid w:val="00F938C9"/>
    <w:rsid w:val="00F96079"/>
    <w:rsid w:val="00F972E9"/>
    <w:rsid w:val="00F97B2E"/>
    <w:rsid w:val="00FA0DD1"/>
    <w:rsid w:val="00FA7274"/>
    <w:rsid w:val="00FB1C45"/>
    <w:rsid w:val="00FC03C1"/>
    <w:rsid w:val="00FC3060"/>
    <w:rsid w:val="00FC473B"/>
    <w:rsid w:val="00FC6194"/>
    <w:rsid w:val="00FC74A0"/>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2352</TotalTime>
  <Pages>20</Pages>
  <Words>22770</Words>
  <Characters>117043</Characters>
  <Application>Microsoft Office Word</Application>
  <DocSecurity>0</DocSecurity>
  <Lines>2250</Lines>
  <Paragraphs>1005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33</cp:revision>
  <dcterms:created xsi:type="dcterms:W3CDTF">2025-06-24T14:05:00Z</dcterms:created>
  <dcterms:modified xsi:type="dcterms:W3CDTF">2025-07-11T18:33:00Z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zotero-version="6.0.37"&gt;&lt;session id="TQAusBIj"/&gt;&lt;style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