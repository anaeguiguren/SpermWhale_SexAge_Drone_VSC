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1083895"/>
      <w:bookmarkStart w:id="1" w:name="_Toc202983197"/>
      <w:r>
        <w:t>Inferring sperm whale (</w:t>
      </w:r>
      <w:r>
        <w:rPr>
          <w:i/>
          <w:iCs/>
        </w:rPr>
        <w:t>Physeter macrocephalus</w:t>
      </w:r>
      <w:r>
        <w:t xml:space="preserve">) sex </w:t>
      </w:r>
      <w:r w:rsidR="00B56927">
        <w:t xml:space="preserve">and age class </w:t>
      </w:r>
      <w:r>
        <w:t xml:space="preserve">using aerial </w:t>
      </w:r>
      <w:r w:rsidRPr="0033664C">
        <w:t>photogrammetry</w:t>
      </w:r>
      <w:bookmarkEnd w:id="0"/>
      <w:bookmarkEnd w:id="1"/>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sdt>
          <w:sdtPr>
            <w:rPr>
              <w:rFonts w:ascii="Times New Roman" w:eastAsiaTheme="minorHAnsi" w:hAnsi="Times New Roman" w:cs="Times New Roman"/>
              <w:b w:val="0"/>
              <w:bCs w:val="0"/>
              <w:color w:val="auto"/>
              <w:kern w:val="2"/>
              <w:sz w:val="22"/>
              <w:szCs w:val="22"/>
              <w:lang w:val="en-CA"/>
              <w14:ligatures w14:val="standardContextual"/>
            </w:rPr>
            <w:id w:val="1656113686"/>
            <w:docPartObj>
              <w:docPartGallery w:val="Table of Contents"/>
              <w:docPartUnique/>
            </w:docPartObj>
          </w:sdtPr>
          <w:sdtEndPr>
            <w:rPr>
              <w:rFonts w:asciiTheme="minorHAnsi" w:hAnsiTheme="minorHAnsi"/>
              <w:b/>
              <w:bCs/>
              <w:i/>
              <w:iCs/>
              <w:noProof/>
              <w:sz w:val="24"/>
              <w:szCs w:val="24"/>
            </w:rPr>
          </w:sdtEndPr>
          <w:sdtContent>
            <w:p w14:paraId="62F7C1B7" w14:textId="77777777" w:rsidR="00862972" w:rsidRDefault="00862972" w:rsidP="00862972">
              <w:pPr>
                <w:pStyle w:val="TOCHeading"/>
              </w:pPr>
              <w:r>
                <w:t>Table of Contents</w:t>
              </w:r>
            </w:p>
            <w:p w14:paraId="5427B9E1" w14:textId="5F69E551" w:rsidR="00862972" w:rsidRDefault="00000000">
              <w:pPr>
                <w:pStyle w:val="TOC1"/>
                <w:tabs>
                  <w:tab w:val="right" w:leader="dot" w:pos="9350"/>
                </w:tabs>
                <w:rPr>
                  <w:b w:val="0"/>
                  <w:bCs w:val="0"/>
                </w:rPr>
              </w:pPr>
            </w:p>
          </w:sdtContent>
        </w:sdt>
        <w:p w14:paraId="2CEB372C" w14:textId="0B282540" w:rsidR="00727818" w:rsidRDefault="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2983197" w:history="1">
            <w:r w:rsidR="00727818" w:rsidRPr="00A76418">
              <w:rPr>
                <w:rStyle w:val="Hyperlink"/>
                <w:noProof/>
              </w:rPr>
              <w:t>Inferring sperm whale (Physeter macrocephalus) sex and age class using aerial photogrammetry</w:t>
            </w:r>
            <w:r w:rsidR="00727818">
              <w:rPr>
                <w:noProof/>
                <w:webHidden/>
              </w:rPr>
              <w:tab/>
            </w:r>
            <w:r w:rsidR="00727818">
              <w:rPr>
                <w:noProof/>
                <w:webHidden/>
              </w:rPr>
              <w:fldChar w:fldCharType="begin"/>
            </w:r>
            <w:r w:rsidR="00727818">
              <w:rPr>
                <w:noProof/>
                <w:webHidden/>
              </w:rPr>
              <w:instrText xml:space="preserve"> PAGEREF _Toc202983197 \h </w:instrText>
            </w:r>
            <w:r w:rsidR="00727818">
              <w:rPr>
                <w:noProof/>
                <w:webHidden/>
              </w:rPr>
            </w:r>
            <w:r w:rsidR="00727818">
              <w:rPr>
                <w:noProof/>
                <w:webHidden/>
              </w:rPr>
              <w:fldChar w:fldCharType="separate"/>
            </w:r>
            <w:r w:rsidR="00727818">
              <w:rPr>
                <w:noProof/>
                <w:webHidden/>
              </w:rPr>
              <w:t>1</w:t>
            </w:r>
            <w:r w:rsidR="00727818">
              <w:rPr>
                <w:noProof/>
                <w:webHidden/>
              </w:rPr>
              <w:fldChar w:fldCharType="end"/>
            </w:r>
          </w:hyperlink>
        </w:p>
        <w:p w14:paraId="56B06960" w14:textId="405EB3E6" w:rsidR="00727818" w:rsidRDefault="00727818">
          <w:pPr>
            <w:pStyle w:val="TOC2"/>
            <w:tabs>
              <w:tab w:val="right" w:leader="dot" w:pos="9350"/>
            </w:tabs>
            <w:rPr>
              <w:rFonts w:eastAsiaTheme="minorEastAsia" w:cstheme="minorBidi"/>
              <w:b w:val="0"/>
              <w:bCs w:val="0"/>
              <w:noProof/>
              <w:sz w:val="24"/>
              <w:szCs w:val="24"/>
            </w:rPr>
          </w:pPr>
          <w:hyperlink w:anchor="_Toc202983198" w:history="1">
            <w:r w:rsidRPr="00A76418">
              <w:rPr>
                <w:rStyle w:val="Hyperlink"/>
                <w:noProof/>
              </w:rPr>
              <w:t>1 | INTRODUCTION</w:t>
            </w:r>
            <w:r>
              <w:rPr>
                <w:noProof/>
                <w:webHidden/>
              </w:rPr>
              <w:tab/>
            </w:r>
            <w:r>
              <w:rPr>
                <w:noProof/>
                <w:webHidden/>
              </w:rPr>
              <w:fldChar w:fldCharType="begin"/>
            </w:r>
            <w:r>
              <w:rPr>
                <w:noProof/>
                <w:webHidden/>
              </w:rPr>
              <w:instrText xml:space="preserve"> PAGEREF _Toc202983198 \h </w:instrText>
            </w:r>
            <w:r>
              <w:rPr>
                <w:noProof/>
                <w:webHidden/>
              </w:rPr>
            </w:r>
            <w:r>
              <w:rPr>
                <w:noProof/>
                <w:webHidden/>
              </w:rPr>
              <w:fldChar w:fldCharType="separate"/>
            </w:r>
            <w:r>
              <w:rPr>
                <w:noProof/>
                <w:webHidden/>
              </w:rPr>
              <w:t>3</w:t>
            </w:r>
            <w:r>
              <w:rPr>
                <w:noProof/>
                <w:webHidden/>
              </w:rPr>
              <w:fldChar w:fldCharType="end"/>
            </w:r>
          </w:hyperlink>
        </w:p>
        <w:p w14:paraId="48C77246" w14:textId="04A5976B" w:rsidR="00727818" w:rsidRDefault="00727818">
          <w:pPr>
            <w:pStyle w:val="TOC2"/>
            <w:tabs>
              <w:tab w:val="right" w:leader="dot" w:pos="9350"/>
            </w:tabs>
            <w:rPr>
              <w:rFonts w:eastAsiaTheme="minorEastAsia" w:cstheme="minorBidi"/>
              <w:b w:val="0"/>
              <w:bCs w:val="0"/>
              <w:noProof/>
              <w:sz w:val="24"/>
              <w:szCs w:val="24"/>
            </w:rPr>
          </w:pPr>
          <w:hyperlink w:anchor="_Toc202983199" w:history="1">
            <w:r w:rsidRPr="00A76418">
              <w:rPr>
                <w:rStyle w:val="Hyperlink"/>
                <w:noProof/>
              </w:rPr>
              <w:t>2 | METHODS</w:t>
            </w:r>
            <w:r>
              <w:rPr>
                <w:noProof/>
                <w:webHidden/>
              </w:rPr>
              <w:tab/>
            </w:r>
            <w:r>
              <w:rPr>
                <w:noProof/>
                <w:webHidden/>
              </w:rPr>
              <w:fldChar w:fldCharType="begin"/>
            </w:r>
            <w:r>
              <w:rPr>
                <w:noProof/>
                <w:webHidden/>
              </w:rPr>
              <w:instrText xml:space="preserve"> PAGEREF _Toc202983199 \h </w:instrText>
            </w:r>
            <w:r>
              <w:rPr>
                <w:noProof/>
                <w:webHidden/>
              </w:rPr>
            </w:r>
            <w:r>
              <w:rPr>
                <w:noProof/>
                <w:webHidden/>
              </w:rPr>
              <w:fldChar w:fldCharType="separate"/>
            </w:r>
            <w:r>
              <w:rPr>
                <w:noProof/>
                <w:webHidden/>
              </w:rPr>
              <w:t>5</w:t>
            </w:r>
            <w:r>
              <w:rPr>
                <w:noProof/>
                <w:webHidden/>
              </w:rPr>
              <w:fldChar w:fldCharType="end"/>
            </w:r>
          </w:hyperlink>
        </w:p>
        <w:p w14:paraId="2677BE93" w14:textId="458F9E6C" w:rsidR="00727818" w:rsidRDefault="00727818">
          <w:pPr>
            <w:pStyle w:val="TOC3"/>
            <w:tabs>
              <w:tab w:val="right" w:leader="dot" w:pos="9350"/>
            </w:tabs>
            <w:rPr>
              <w:rFonts w:eastAsiaTheme="minorEastAsia" w:cstheme="minorBidi"/>
              <w:noProof/>
              <w:sz w:val="24"/>
              <w:szCs w:val="24"/>
            </w:rPr>
          </w:pPr>
          <w:hyperlink w:anchor="_Toc202983200" w:history="1">
            <w:r w:rsidRPr="00A76418">
              <w:rPr>
                <w:rStyle w:val="Hyperlink"/>
                <w:noProof/>
              </w:rPr>
              <w:t>2.1 | Data Collection</w:t>
            </w:r>
            <w:r>
              <w:rPr>
                <w:noProof/>
                <w:webHidden/>
              </w:rPr>
              <w:tab/>
            </w:r>
            <w:r>
              <w:rPr>
                <w:noProof/>
                <w:webHidden/>
              </w:rPr>
              <w:fldChar w:fldCharType="begin"/>
            </w:r>
            <w:r>
              <w:rPr>
                <w:noProof/>
                <w:webHidden/>
              </w:rPr>
              <w:instrText xml:space="preserve"> PAGEREF _Toc202983200 \h </w:instrText>
            </w:r>
            <w:r>
              <w:rPr>
                <w:noProof/>
                <w:webHidden/>
              </w:rPr>
            </w:r>
            <w:r>
              <w:rPr>
                <w:noProof/>
                <w:webHidden/>
              </w:rPr>
              <w:fldChar w:fldCharType="separate"/>
            </w:r>
            <w:r>
              <w:rPr>
                <w:noProof/>
                <w:webHidden/>
              </w:rPr>
              <w:t>5</w:t>
            </w:r>
            <w:r>
              <w:rPr>
                <w:noProof/>
                <w:webHidden/>
              </w:rPr>
              <w:fldChar w:fldCharType="end"/>
            </w:r>
          </w:hyperlink>
        </w:p>
        <w:p w14:paraId="5AD6CA65" w14:textId="49FC4D5A" w:rsidR="00727818" w:rsidRDefault="00727818">
          <w:pPr>
            <w:pStyle w:val="TOC3"/>
            <w:tabs>
              <w:tab w:val="right" w:leader="dot" w:pos="9350"/>
            </w:tabs>
            <w:rPr>
              <w:rFonts w:eastAsiaTheme="minorEastAsia" w:cstheme="minorBidi"/>
              <w:noProof/>
              <w:sz w:val="24"/>
              <w:szCs w:val="24"/>
            </w:rPr>
          </w:pPr>
          <w:hyperlink w:anchor="_Toc202983201" w:history="1">
            <w:r w:rsidRPr="00A76418">
              <w:rPr>
                <w:rStyle w:val="Hyperlink"/>
                <w:noProof/>
              </w:rPr>
              <w:t>2.2 | Morphometric measurements</w:t>
            </w:r>
            <w:r>
              <w:rPr>
                <w:noProof/>
                <w:webHidden/>
              </w:rPr>
              <w:tab/>
            </w:r>
            <w:r>
              <w:rPr>
                <w:noProof/>
                <w:webHidden/>
              </w:rPr>
              <w:fldChar w:fldCharType="begin"/>
            </w:r>
            <w:r>
              <w:rPr>
                <w:noProof/>
                <w:webHidden/>
              </w:rPr>
              <w:instrText xml:space="preserve"> PAGEREF _Toc202983201 \h </w:instrText>
            </w:r>
            <w:r>
              <w:rPr>
                <w:noProof/>
                <w:webHidden/>
              </w:rPr>
            </w:r>
            <w:r>
              <w:rPr>
                <w:noProof/>
                <w:webHidden/>
              </w:rPr>
              <w:fldChar w:fldCharType="separate"/>
            </w:r>
            <w:r>
              <w:rPr>
                <w:noProof/>
                <w:webHidden/>
              </w:rPr>
              <w:t>5</w:t>
            </w:r>
            <w:r>
              <w:rPr>
                <w:noProof/>
                <w:webHidden/>
              </w:rPr>
              <w:fldChar w:fldCharType="end"/>
            </w:r>
          </w:hyperlink>
        </w:p>
        <w:p w14:paraId="7D1F58FB" w14:textId="2BF2063C" w:rsidR="00727818" w:rsidRDefault="00727818">
          <w:pPr>
            <w:pStyle w:val="TOC3"/>
            <w:tabs>
              <w:tab w:val="right" w:leader="dot" w:pos="9350"/>
            </w:tabs>
            <w:rPr>
              <w:rFonts w:eastAsiaTheme="minorEastAsia" w:cstheme="minorBidi"/>
              <w:noProof/>
              <w:sz w:val="24"/>
              <w:szCs w:val="24"/>
            </w:rPr>
          </w:pPr>
          <w:hyperlink w:anchor="_Toc202983202" w:history="1">
            <w:r w:rsidRPr="00A76418">
              <w:rPr>
                <w:rStyle w:val="Hyperlink"/>
                <w:noProof/>
              </w:rPr>
              <w:t>2.3 | Photo-identifying whales</w:t>
            </w:r>
            <w:r>
              <w:rPr>
                <w:noProof/>
                <w:webHidden/>
              </w:rPr>
              <w:tab/>
            </w:r>
            <w:r>
              <w:rPr>
                <w:noProof/>
                <w:webHidden/>
              </w:rPr>
              <w:fldChar w:fldCharType="begin"/>
            </w:r>
            <w:r>
              <w:rPr>
                <w:noProof/>
                <w:webHidden/>
              </w:rPr>
              <w:instrText xml:space="preserve"> PAGEREF _Toc202983202 \h </w:instrText>
            </w:r>
            <w:r>
              <w:rPr>
                <w:noProof/>
                <w:webHidden/>
              </w:rPr>
            </w:r>
            <w:r>
              <w:rPr>
                <w:noProof/>
                <w:webHidden/>
              </w:rPr>
              <w:fldChar w:fldCharType="separate"/>
            </w:r>
            <w:r>
              <w:rPr>
                <w:noProof/>
                <w:webHidden/>
              </w:rPr>
              <w:t>8</w:t>
            </w:r>
            <w:r>
              <w:rPr>
                <w:noProof/>
                <w:webHidden/>
              </w:rPr>
              <w:fldChar w:fldCharType="end"/>
            </w:r>
          </w:hyperlink>
        </w:p>
        <w:p w14:paraId="36A5A2A6" w14:textId="58819AC0" w:rsidR="00727818" w:rsidRDefault="00727818">
          <w:pPr>
            <w:pStyle w:val="TOC3"/>
            <w:tabs>
              <w:tab w:val="right" w:leader="dot" w:pos="9350"/>
            </w:tabs>
            <w:rPr>
              <w:rFonts w:eastAsiaTheme="minorEastAsia" w:cstheme="minorBidi"/>
              <w:noProof/>
              <w:sz w:val="24"/>
              <w:szCs w:val="24"/>
            </w:rPr>
          </w:pPr>
          <w:hyperlink w:anchor="_Toc202983203" w:history="1">
            <w:r w:rsidRPr="00A76418">
              <w:rPr>
                <w:rStyle w:val="Hyperlink"/>
                <w:noProof/>
              </w:rPr>
              <w:t>2.4 | Inferring sex and age class</w:t>
            </w:r>
            <w:r>
              <w:rPr>
                <w:noProof/>
                <w:webHidden/>
              </w:rPr>
              <w:tab/>
            </w:r>
            <w:r>
              <w:rPr>
                <w:noProof/>
                <w:webHidden/>
              </w:rPr>
              <w:fldChar w:fldCharType="begin"/>
            </w:r>
            <w:r>
              <w:rPr>
                <w:noProof/>
                <w:webHidden/>
              </w:rPr>
              <w:instrText xml:space="preserve"> PAGEREF _Toc202983203 \h </w:instrText>
            </w:r>
            <w:r>
              <w:rPr>
                <w:noProof/>
                <w:webHidden/>
              </w:rPr>
            </w:r>
            <w:r>
              <w:rPr>
                <w:noProof/>
                <w:webHidden/>
              </w:rPr>
              <w:fldChar w:fldCharType="separate"/>
            </w:r>
            <w:r>
              <w:rPr>
                <w:noProof/>
                <w:webHidden/>
              </w:rPr>
              <w:t>9</w:t>
            </w:r>
            <w:r>
              <w:rPr>
                <w:noProof/>
                <w:webHidden/>
              </w:rPr>
              <w:fldChar w:fldCharType="end"/>
            </w:r>
          </w:hyperlink>
        </w:p>
        <w:p w14:paraId="0B5D91C0" w14:textId="39671E7E" w:rsidR="00727818" w:rsidRDefault="00727818">
          <w:pPr>
            <w:pStyle w:val="TOC2"/>
            <w:tabs>
              <w:tab w:val="right" w:leader="dot" w:pos="9350"/>
            </w:tabs>
            <w:rPr>
              <w:rFonts w:eastAsiaTheme="minorEastAsia" w:cstheme="minorBidi"/>
              <w:b w:val="0"/>
              <w:bCs w:val="0"/>
              <w:noProof/>
              <w:sz w:val="24"/>
              <w:szCs w:val="24"/>
            </w:rPr>
          </w:pPr>
          <w:hyperlink w:anchor="_Toc202983204" w:history="1">
            <w:r w:rsidRPr="00A76418">
              <w:rPr>
                <w:rStyle w:val="Hyperlink"/>
                <w:noProof/>
              </w:rPr>
              <w:t>3. RESULTS</w:t>
            </w:r>
            <w:r>
              <w:rPr>
                <w:noProof/>
                <w:webHidden/>
              </w:rPr>
              <w:tab/>
            </w:r>
            <w:r>
              <w:rPr>
                <w:noProof/>
                <w:webHidden/>
              </w:rPr>
              <w:fldChar w:fldCharType="begin"/>
            </w:r>
            <w:r>
              <w:rPr>
                <w:noProof/>
                <w:webHidden/>
              </w:rPr>
              <w:instrText xml:space="preserve"> PAGEREF _Toc202983204 \h </w:instrText>
            </w:r>
            <w:r>
              <w:rPr>
                <w:noProof/>
                <w:webHidden/>
              </w:rPr>
            </w:r>
            <w:r>
              <w:rPr>
                <w:noProof/>
                <w:webHidden/>
              </w:rPr>
              <w:fldChar w:fldCharType="separate"/>
            </w:r>
            <w:r>
              <w:rPr>
                <w:noProof/>
                <w:webHidden/>
              </w:rPr>
              <w:t>13</w:t>
            </w:r>
            <w:r>
              <w:rPr>
                <w:noProof/>
                <w:webHidden/>
              </w:rPr>
              <w:fldChar w:fldCharType="end"/>
            </w:r>
          </w:hyperlink>
        </w:p>
        <w:p w14:paraId="1FAD2541" w14:textId="414D4CEA" w:rsidR="00727818" w:rsidRDefault="00727818">
          <w:pPr>
            <w:pStyle w:val="TOC3"/>
            <w:tabs>
              <w:tab w:val="right" w:leader="dot" w:pos="9350"/>
            </w:tabs>
            <w:rPr>
              <w:rFonts w:eastAsiaTheme="minorEastAsia" w:cstheme="minorBidi"/>
              <w:noProof/>
              <w:sz w:val="24"/>
              <w:szCs w:val="24"/>
            </w:rPr>
          </w:pPr>
          <w:hyperlink w:anchor="_Toc202983205" w:history="1">
            <w:r w:rsidRPr="00A76418">
              <w:rPr>
                <w:rStyle w:val="Hyperlink"/>
                <w:noProof/>
              </w:rPr>
              <w:t>3.1 | Error estimation and correction</w:t>
            </w:r>
            <w:r>
              <w:rPr>
                <w:noProof/>
                <w:webHidden/>
              </w:rPr>
              <w:tab/>
            </w:r>
            <w:r>
              <w:rPr>
                <w:noProof/>
                <w:webHidden/>
              </w:rPr>
              <w:fldChar w:fldCharType="begin"/>
            </w:r>
            <w:r>
              <w:rPr>
                <w:noProof/>
                <w:webHidden/>
              </w:rPr>
              <w:instrText xml:space="preserve"> PAGEREF _Toc202983205 \h </w:instrText>
            </w:r>
            <w:r>
              <w:rPr>
                <w:noProof/>
                <w:webHidden/>
              </w:rPr>
            </w:r>
            <w:r>
              <w:rPr>
                <w:noProof/>
                <w:webHidden/>
              </w:rPr>
              <w:fldChar w:fldCharType="separate"/>
            </w:r>
            <w:r>
              <w:rPr>
                <w:noProof/>
                <w:webHidden/>
              </w:rPr>
              <w:t>13</w:t>
            </w:r>
            <w:r>
              <w:rPr>
                <w:noProof/>
                <w:webHidden/>
              </w:rPr>
              <w:fldChar w:fldCharType="end"/>
            </w:r>
          </w:hyperlink>
        </w:p>
        <w:p w14:paraId="507AF26C" w14:textId="214C5975" w:rsidR="00727818" w:rsidRDefault="00727818">
          <w:pPr>
            <w:pStyle w:val="TOC3"/>
            <w:tabs>
              <w:tab w:val="right" w:leader="dot" w:pos="9350"/>
            </w:tabs>
            <w:rPr>
              <w:rFonts w:eastAsiaTheme="minorEastAsia" w:cstheme="minorBidi"/>
              <w:noProof/>
              <w:sz w:val="24"/>
              <w:szCs w:val="24"/>
            </w:rPr>
          </w:pPr>
          <w:hyperlink w:anchor="_Toc202983206" w:history="1">
            <w:r w:rsidRPr="00A76418">
              <w:rPr>
                <w:rStyle w:val="Hyperlink"/>
                <w:noProof/>
              </w:rPr>
              <w:t>3.2 | Whale measurements and photo-identification</w:t>
            </w:r>
            <w:r>
              <w:rPr>
                <w:noProof/>
                <w:webHidden/>
              </w:rPr>
              <w:tab/>
            </w:r>
            <w:r>
              <w:rPr>
                <w:noProof/>
                <w:webHidden/>
              </w:rPr>
              <w:fldChar w:fldCharType="begin"/>
            </w:r>
            <w:r>
              <w:rPr>
                <w:noProof/>
                <w:webHidden/>
              </w:rPr>
              <w:instrText xml:space="preserve"> PAGEREF _Toc202983206 \h </w:instrText>
            </w:r>
            <w:r>
              <w:rPr>
                <w:noProof/>
                <w:webHidden/>
              </w:rPr>
            </w:r>
            <w:r>
              <w:rPr>
                <w:noProof/>
                <w:webHidden/>
              </w:rPr>
              <w:fldChar w:fldCharType="separate"/>
            </w:r>
            <w:r>
              <w:rPr>
                <w:noProof/>
                <w:webHidden/>
              </w:rPr>
              <w:t>13</w:t>
            </w:r>
            <w:r>
              <w:rPr>
                <w:noProof/>
                <w:webHidden/>
              </w:rPr>
              <w:fldChar w:fldCharType="end"/>
            </w:r>
          </w:hyperlink>
        </w:p>
        <w:p w14:paraId="17B301D6" w14:textId="5DD5A4FD" w:rsidR="00727818" w:rsidRDefault="00727818">
          <w:pPr>
            <w:pStyle w:val="TOC3"/>
            <w:tabs>
              <w:tab w:val="right" w:leader="dot" w:pos="9350"/>
            </w:tabs>
            <w:rPr>
              <w:rFonts w:eastAsiaTheme="minorEastAsia" w:cstheme="minorBidi"/>
              <w:noProof/>
              <w:sz w:val="24"/>
              <w:szCs w:val="24"/>
            </w:rPr>
          </w:pPr>
          <w:hyperlink w:anchor="_Toc202983207" w:history="1">
            <w:r w:rsidRPr="00A76418">
              <w:rPr>
                <w:rStyle w:val="Hyperlink"/>
                <w:noProof/>
              </w:rPr>
              <w:t>3.3 | Sex and age class inference</w:t>
            </w:r>
            <w:r>
              <w:rPr>
                <w:noProof/>
                <w:webHidden/>
              </w:rPr>
              <w:tab/>
            </w:r>
            <w:r>
              <w:rPr>
                <w:noProof/>
                <w:webHidden/>
              </w:rPr>
              <w:fldChar w:fldCharType="begin"/>
            </w:r>
            <w:r>
              <w:rPr>
                <w:noProof/>
                <w:webHidden/>
              </w:rPr>
              <w:instrText xml:space="preserve"> PAGEREF _Toc202983207 \h </w:instrText>
            </w:r>
            <w:r>
              <w:rPr>
                <w:noProof/>
                <w:webHidden/>
              </w:rPr>
            </w:r>
            <w:r>
              <w:rPr>
                <w:noProof/>
                <w:webHidden/>
              </w:rPr>
              <w:fldChar w:fldCharType="separate"/>
            </w:r>
            <w:r>
              <w:rPr>
                <w:noProof/>
                <w:webHidden/>
              </w:rPr>
              <w:t>14</w:t>
            </w:r>
            <w:r>
              <w:rPr>
                <w:noProof/>
                <w:webHidden/>
              </w:rPr>
              <w:fldChar w:fldCharType="end"/>
            </w:r>
          </w:hyperlink>
        </w:p>
        <w:p w14:paraId="495A3819" w14:textId="4B43D10E" w:rsidR="00727818" w:rsidRDefault="00727818">
          <w:pPr>
            <w:pStyle w:val="TOC2"/>
            <w:tabs>
              <w:tab w:val="right" w:leader="dot" w:pos="9350"/>
            </w:tabs>
            <w:rPr>
              <w:rFonts w:eastAsiaTheme="minorEastAsia" w:cstheme="minorBidi"/>
              <w:b w:val="0"/>
              <w:bCs w:val="0"/>
              <w:noProof/>
              <w:sz w:val="24"/>
              <w:szCs w:val="24"/>
            </w:rPr>
          </w:pPr>
          <w:hyperlink w:anchor="_Toc202983208" w:history="1">
            <w:r w:rsidRPr="00A76418">
              <w:rPr>
                <w:rStyle w:val="Hyperlink"/>
                <w:noProof/>
              </w:rPr>
              <w:t>4. DISCUSSION</w:t>
            </w:r>
            <w:r>
              <w:rPr>
                <w:noProof/>
                <w:webHidden/>
              </w:rPr>
              <w:tab/>
            </w:r>
            <w:r>
              <w:rPr>
                <w:noProof/>
                <w:webHidden/>
              </w:rPr>
              <w:fldChar w:fldCharType="begin"/>
            </w:r>
            <w:r>
              <w:rPr>
                <w:noProof/>
                <w:webHidden/>
              </w:rPr>
              <w:instrText xml:space="preserve"> PAGEREF _Toc202983208 \h </w:instrText>
            </w:r>
            <w:r>
              <w:rPr>
                <w:noProof/>
                <w:webHidden/>
              </w:rPr>
            </w:r>
            <w:r>
              <w:rPr>
                <w:noProof/>
                <w:webHidden/>
              </w:rPr>
              <w:fldChar w:fldCharType="separate"/>
            </w:r>
            <w:r>
              <w:rPr>
                <w:noProof/>
                <w:webHidden/>
              </w:rPr>
              <w:t>19</w:t>
            </w:r>
            <w:r>
              <w:rPr>
                <w:noProof/>
                <w:webHidden/>
              </w:rPr>
              <w:fldChar w:fldCharType="end"/>
            </w:r>
          </w:hyperlink>
        </w:p>
        <w:p w14:paraId="111A28E3" w14:textId="2526EA41" w:rsidR="00862972" w:rsidRDefault="00862972" w:rsidP="00862972">
          <w:r>
            <w:rPr>
              <w:b/>
              <w:bCs/>
              <w:noProof/>
            </w:rPr>
            <w:fldChar w:fldCharType="end"/>
          </w:r>
        </w:p>
      </w:sdtContent>
    </w:sdt>
    <w:p w14:paraId="339F5705" w14:textId="77777777" w:rsidR="00862972" w:rsidRPr="00D20807" w:rsidRDefault="00862972" w:rsidP="00862972">
      <w:pPr>
        <w:rPr>
          <w:lang w:val="en-US"/>
        </w:rPr>
      </w:pPr>
      <w:r w:rsidRPr="0033664C">
        <w:br w:type="page"/>
      </w:r>
    </w:p>
    <w:p w14:paraId="02DA2A65" w14:textId="77777777" w:rsidR="00862972" w:rsidRDefault="00862972" w:rsidP="00EA7AE3">
      <w:pPr>
        <w:pStyle w:val="Heading2"/>
      </w:pPr>
      <w:bookmarkStart w:id="2" w:name="_Toc201083896"/>
      <w:bookmarkStart w:id="3" w:name="_Toc202983198"/>
      <w:r>
        <w:lastRenderedPageBreak/>
        <w:t xml:space="preserve">1 </w:t>
      </w:r>
      <w:r>
        <w:rPr>
          <w:sz w:val="26"/>
          <w:szCs w:val="26"/>
        </w:rPr>
        <w:t xml:space="preserve">| </w:t>
      </w:r>
      <w:r>
        <w:t>INTRODUCTION</w:t>
      </w:r>
      <w:bookmarkEnd w:id="2"/>
      <w:bookmarkEnd w:id="3"/>
    </w:p>
    <w:p w14:paraId="75673EA8" w14:textId="059102A7" w:rsidR="006571AA" w:rsidRDefault="00601EC3" w:rsidP="00846C8C">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biology and conservation status of species.</w:t>
      </w:r>
      <w:r w:rsidR="00CA494E">
        <w:t xml:space="preserve"> At an individual level, animals</w:t>
      </w:r>
      <w:r w:rsidR="00B10704">
        <w:t xml:space="preserve"> of different sex/age classes adopt </w:t>
      </w:r>
      <w:r w:rsidR="009A468F">
        <w:t>distinct</w:t>
      </w:r>
      <w:r w:rsidR="00B10704">
        <w:t xml:space="preserve"> social and ecological behaviours </w:t>
      </w:r>
      <w:r w:rsidR="00096326">
        <w:t>that reflect</w:t>
      </w:r>
      <w:r w:rsidR="00374F7A">
        <w:t xml:space="preserve"> differences in their reproductive strategies and metabolic needs </w:t>
      </w:r>
      <w:r w:rsidR="005306CA">
        <w:fldChar w:fldCharType="begin"/>
      </w:r>
      <w:r w:rsidR="009A468F">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9A468F" w:rsidRPr="009A468F">
        <w:rPr>
          <w:kern w:val="0"/>
        </w:rPr>
        <w:t>(Bleich et al. 1997, Griffiths et al. 2014)</w:t>
      </w:r>
      <w:r w:rsidR="005306CA">
        <w:fldChar w:fldCharType="end"/>
      </w:r>
      <w:r w:rsidR="005306CA">
        <w:t>.</w:t>
      </w:r>
      <w:r w:rsidR="008A2CD2">
        <w:t xml:space="preserve"> </w:t>
      </w:r>
      <w:r w:rsidR="00096326">
        <w:t>From a population conservation standpoint</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9A468F">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9A468F" w:rsidRPr="009A468F">
        <w:rPr>
          <w:kern w:val="0"/>
        </w:rPr>
        <w:t>(</w:t>
      </w:r>
      <w:proofErr w:type="spellStart"/>
      <w:r w:rsidR="009A468F" w:rsidRPr="009A468F">
        <w:rPr>
          <w:kern w:val="0"/>
        </w:rPr>
        <w:t>Volis</w:t>
      </w:r>
      <w:proofErr w:type="spellEnd"/>
      <w:r w:rsidR="009A468F" w:rsidRPr="009A468F">
        <w:rPr>
          <w:kern w:val="0"/>
        </w:rPr>
        <w:t xml:space="preserve"> &amp; Deng 2020)</w:t>
      </w:r>
      <w:r w:rsidR="00CA494E" w:rsidRPr="00231A3B">
        <w:rPr>
          <w:highlight w:val="yellow"/>
        </w:rPr>
        <w:fldChar w:fldCharType="end"/>
      </w:r>
      <w:r w:rsidR="007F6602" w:rsidRPr="009A468F">
        <w:t>.</w:t>
      </w:r>
      <w:r w:rsidR="006571AA">
        <w:t xml:space="preserve"> But, w</w:t>
      </w:r>
      <w:r w:rsidR="00846C8C">
        <w:t xml:space="preserve">hile some </w:t>
      </w:r>
      <w:r w:rsidR="009A468F">
        <w:t xml:space="preserve">sex and </w:t>
      </w:r>
      <w:r w:rsidR="00846C8C">
        <w:t xml:space="preserve">age classes </w:t>
      </w:r>
      <w:r w:rsidR="009A468F">
        <w:t>can</w:t>
      </w:r>
      <w:r w:rsidR="00846C8C">
        <w:t xml:space="preserve"> be easily </w:t>
      </w:r>
      <w:r w:rsidR="009A468F">
        <w:t>discerned in the field based on their size, appearance, and behaviour—like newborns and mature males in sexually dimorphic species—</w:t>
      </w:r>
      <w:r w:rsidR="00846C8C">
        <w:t>others</w:t>
      </w:r>
      <w:r w:rsidR="00470B35">
        <w:t>—like physically immature individuals—</w:t>
      </w:r>
      <w:r w:rsidR="00846C8C">
        <w:t>may</w:t>
      </w:r>
      <w:r w:rsidR="00470B35">
        <w:t xml:space="preserve"> </w:t>
      </w:r>
      <w:r w:rsidR="00846C8C">
        <w:t>be hard to tell apart</w:t>
      </w:r>
      <w:r w:rsidR="00096326">
        <w:t xml:space="preserve">. </w:t>
      </w:r>
      <w:r w:rsidR="00470B35">
        <w:t>Sexing live individuals</w:t>
      </w:r>
      <w:r w:rsidR="009E36CF">
        <w:t xml:space="preserve"> can</w:t>
      </w:r>
      <w:r w:rsidR="00470354">
        <w:t xml:space="preserve"> involve</w:t>
      </w:r>
      <w:r w:rsidR="009E2E5B">
        <w:t xml:space="preserve"> genital inspection, which may not be feasible for some species, or </w:t>
      </w:r>
      <w:r w:rsidR="00096326">
        <w:t xml:space="preserve">relatively </w:t>
      </w:r>
      <w:r w:rsidR="00470354">
        <w:t>costly</w:t>
      </w:r>
      <w:r w:rsidR="00470B35">
        <w:t xml:space="preserve"> </w:t>
      </w:r>
      <w:r w:rsidR="00A81206">
        <w:t>molecular</w:t>
      </w:r>
      <w:r w:rsidR="00470B35">
        <w:t xml:space="preserve"> </w:t>
      </w:r>
      <w:r w:rsidR="00A81206">
        <w:t xml:space="preserve">analyses </w:t>
      </w:r>
      <w:r w:rsidR="00470B35">
        <w:t xml:space="preserve">of samples collected </w:t>
      </w:r>
      <w:r w:rsidR="0061386D">
        <w:t xml:space="preserve">using variably invasive techniques </w:t>
      </w:r>
      <w:r w:rsidR="0061386D">
        <w:fldChar w:fldCharType="begin"/>
      </w:r>
      <w:r w:rsidR="00506E96">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fldChar w:fldCharType="separate"/>
      </w:r>
      <w:r w:rsidR="00506E96" w:rsidRPr="00506E96">
        <w:rPr>
          <w:kern w:val="0"/>
        </w:rPr>
        <w:t>(Shaw et al. 2003)</w:t>
      </w:r>
      <w:r w:rsidR="0061386D">
        <w:fldChar w:fldCharType="end"/>
      </w:r>
      <w:r w:rsidR="00470B35">
        <w:t xml:space="preserve">. </w:t>
      </w:r>
      <w:r w:rsidR="00470354">
        <w:t>Likewise, delineating informative age-classes</w:t>
      </w:r>
      <w:r w:rsidR="00A06CD9">
        <w:t xml:space="preserve"> of live animals</w:t>
      </w:r>
      <w:r w:rsidR="00470354">
        <w:t xml:space="preserve"> </w:t>
      </w:r>
      <w:r w:rsidR="00096326">
        <w:t>requires</w:t>
      </w:r>
      <w:r w:rsidR="00A06CD9">
        <w:t xml:space="preserve"> tracking individuals over time or</w:t>
      </w:r>
      <w:r w:rsidR="009E2E5B">
        <w:t xml:space="preserve"> implementing</w:t>
      </w:r>
      <w:r w:rsidR="00A06CD9">
        <w:t xml:space="preserve"> </w:t>
      </w:r>
      <w:r w:rsidR="00096326">
        <w:t>molecular</w:t>
      </w:r>
      <w:r w:rsidR="00A06CD9">
        <w:t xml:space="preserve"> </w:t>
      </w:r>
      <w:r w:rsidR="009E2E5B">
        <w:t>analyses</w:t>
      </w:r>
      <w:r w:rsidR="009E36CF">
        <w:t xml:space="preserve"> </w:t>
      </w:r>
      <w:r w:rsidR="009E2E5B">
        <w:fldChar w:fldCharType="begin"/>
      </w:r>
      <w:r w:rsidR="00506E96">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9E2E5B">
        <w:fldChar w:fldCharType="separate"/>
      </w:r>
      <w:r w:rsidR="00506E96" w:rsidRPr="00506E96">
        <w:rPr>
          <w:kern w:val="0"/>
        </w:rPr>
        <w:t>(Le Clercq et al. 2023)</w:t>
      </w:r>
      <w:r w:rsidR="009E2E5B">
        <w:fldChar w:fldCharType="end"/>
      </w:r>
      <w:r w:rsidR="009E36CF">
        <w:t xml:space="preserve">, both of which </w:t>
      </w:r>
      <w:r w:rsidR="00096326">
        <w:t>can be</w:t>
      </w:r>
      <w:r w:rsidR="009E36CF">
        <w:t xml:space="preserve"> financially and logistically challenging.</w:t>
      </w:r>
      <w:r w:rsidR="00470354">
        <w:t xml:space="preserve"> </w:t>
      </w:r>
    </w:p>
    <w:p w14:paraId="1AF3E4AE" w14:textId="0419D273" w:rsidR="00EF7787" w:rsidRDefault="009E2E5B" w:rsidP="00333FBA">
      <w:r>
        <w:t>Identifying sex and age classes is particularly hard</w:t>
      </w:r>
      <w:r w:rsidR="009E36CF">
        <w:t xml:space="preserve"> to do</w:t>
      </w:r>
      <w:r>
        <w:t xml:space="preserve"> </w:t>
      </w:r>
      <w:r w:rsidR="009E36CF">
        <w:t xml:space="preserve">in wild </w:t>
      </w:r>
      <w:r w:rsidR="006571AA">
        <w:t>cetaceans</w:t>
      </w:r>
      <w:r>
        <w:t xml:space="preserve">, </w:t>
      </w:r>
      <w:r w:rsidR="009E36CF">
        <w:t xml:space="preserve">as their </w:t>
      </w:r>
      <w:r>
        <w:t xml:space="preserve">bodies are </w:t>
      </w:r>
      <w:r w:rsidR="00333FBA">
        <w:t>often</w:t>
      </w:r>
      <w:r w:rsidR="006571AA">
        <w:t xml:space="preserve"> </w:t>
      </w:r>
      <w:r w:rsidR="00BE68B1">
        <w:t>submerged</w:t>
      </w:r>
      <w:r w:rsidR="009E36CF">
        <w:t xml:space="preserve"> making visually based assessments of age/sex </w:t>
      </w:r>
      <w:r w:rsidR="00BE68B1">
        <w:t>impractical</w:t>
      </w:r>
      <w:r w:rsidR="009E36CF">
        <w:t>.</w:t>
      </w:r>
      <w:r w:rsidR="006571AA">
        <w:t xml:space="preserve"> This has resulted in</w:t>
      </w:r>
      <w:r w:rsidR="00602E0E">
        <w:t xml:space="preserve"> field</w:t>
      </w:r>
      <w:r w:rsidR="006571AA">
        <w:t xml:space="preserve">-based research on cetaceans classifying individuals into coarse </w:t>
      </w:r>
      <w:r w:rsidR="0012150A">
        <w:t>age</w:t>
      </w:r>
      <w:r w:rsidR="006571AA">
        <w:t xml:space="preserve"> classes</w:t>
      </w:r>
      <w:r w:rsidR="0012150A">
        <w:t xml:space="preserve"> without sex distinctions (calves, juveniles, and adults), or</w:t>
      </w:r>
      <w:r w:rsidR="00333FBA">
        <w:t xml:space="preserve"> into</w:t>
      </w:r>
      <w:r w:rsidR="0012150A">
        <w:t xml:space="preserve"> age/sex classes</w:t>
      </w:r>
      <w:r w:rsidR="006571AA">
        <w:t xml:space="preserve"> that</w:t>
      </w:r>
      <w:r w:rsidR="00602E0E">
        <w:t xml:space="preserve"> </w:t>
      </w:r>
      <w:r w:rsidR="006571AA">
        <w:t xml:space="preserve">lump together immature males with mature females </w:t>
      </w:r>
      <w:r w:rsidR="006571AA">
        <w:fldChar w:fldCharType="begin"/>
      </w:r>
      <w:r w:rsidR="00D378B4">
        <w:instrText xml:space="preserve"> ADDIN ZOTERO_ITEM CSL_CITATION {"citationID":"a1rkk0c0n3v","properties":{"formattedCitation":"\\uldash{(e.g., Gowans et al. 2001, Denkinger et al. 2020)}","plainCitation":"(e.g., Gowans et al. 2001, Denkinger et al. 2020)","noteIndex":0},"citationItems":[{"id":1073,"uris":["http://zotero.org/users/5395629/items/QGP6SSX7"],"itemData":{"id":1073,"type":"article-journal","container-title":"Animal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"},{"id":867,"uris":["http://zotero.org/users/5395629/items/RNKPKU9S"],"itemData":{"id":867,"type":"article-journal","abstract":"Killer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fldChar w:fldCharType="separate"/>
      </w:r>
      <w:r w:rsidR="00D378B4" w:rsidRPr="00D378B4">
        <w:rPr>
          <w:kern w:val="0"/>
          <w:u w:val="dash"/>
          <w:lang w:val="en-US"/>
        </w:rPr>
        <w:t>(e.g., Gowans et al. 2001, Denkinger et al. 2020)</w:t>
      </w:r>
      <w:r w:rsidR="006571AA">
        <w:fldChar w:fldCharType="end"/>
      </w:r>
      <w:r w:rsidR="00602E0E">
        <w:t xml:space="preserve">. </w:t>
      </w:r>
      <w:r w:rsidR="00137A11">
        <w:t>The behaviour of s</w:t>
      </w:r>
      <w:r w:rsidR="00333FBA">
        <w:t>perm whales</w:t>
      </w:r>
      <w:r w:rsidR="00891FB2">
        <w:t xml:space="preserve"> </w:t>
      </w:r>
      <w:r w:rsidR="00EF7787">
        <w:t>(</w:t>
      </w:r>
      <w:r w:rsidR="00EF7787">
        <w:rPr>
          <w:i/>
          <w:iCs/>
        </w:rPr>
        <w:t>Physeter macrocephalus</w:t>
      </w:r>
      <w:r w:rsidR="00EF7787">
        <w:t>)</w:t>
      </w:r>
      <w:r w:rsidR="00EF7787">
        <w:rPr>
          <w:i/>
          <w:iCs/>
        </w:rPr>
        <w:t xml:space="preserve"> </w:t>
      </w:r>
      <w:r w:rsidR="00137A11">
        <w:t>off the Gal</w:t>
      </w:r>
      <w:r w:rsidR="00137A11" w:rsidRPr="00137A11">
        <w:t xml:space="preserve">ápagos Islands </w:t>
      </w:r>
      <w:r w:rsidR="00137A11">
        <w:t>has</w:t>
      </w:r>
      <w:r w:rsidR="005648F6">
        <w:t xml:space="preserve"> been </w:t>
      </w:r>
      <w:r w:rsidR="00137A11">
        <w:t>the focus of a multi-decade research project</w:t>
      </w:r>
      <w:r w:rsidR="00A506F6">
        <w:t xml:space="preserve"> since</w:t>
      </w:r>
      <w:r w:rsidR="005648F6">
        <w:t xml:space="preserve"> </w:t>
      </w:r>
      <w:r w:rsidR="00E058B3">
        <w:t>the 1980s</w:t>
      </w:r>
      <w:r w:rsidR="00137A11">
        <w:t xml:space="preserve"> </w:t>
      </w:r>
      <w:r w:rsidR="00137A11">
        <w:fldChar w:fldCharType="begin"/>
      </w:r>
      <w:r w:rsidR="00137A11">
        <w:instrText xml:space="preserve"> ADDIN ZOTERO_ITEM CSL_CITATION {"citationID":"a1f5denv53r","properties":{"formattedCitation":"\\uldash{(Whitehead 2003, Cantor et al. 2017)}","plainCitation":"(Whitehead 2003, Cantor et al. 2017)","noteIndex":0},"citationItems":[{"id":571,"uris":["http://zotero.org/users/5395629/items/SESHYUGF"],"itemData":{"id":571,"type":"book","event-place":"Chicago,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137A11">
        <w:fldChar w:fldCharType="separate"/>
      </w:r>
      <w:r w:rsidR="00137A11" w:rsidRPr="00137A11">
        <w:rPr>
          <w:kern w:val="0"/>
          <w:u w:val="dash"/>
          <w:lang w:val="en-US"/>
        </w:rPr>
        <w:t>(Whitehead 2003, Cantor et al. 2017)</w:t>
      </w:r>
      <w:r w:rsidR="00137A11">
        <w:fldChar w:fldCharType="end"/>
      </w:r>
      <w:r w:rsidR="005648F6">
        <w:t>.</w:t>
      </w:r>
      <w:r w:rsidR="00537252">
        <w:t xml:space="preserve"> To date,</w:t>
      </w:r>
      <w:r w:rsidR="00137A11">
        <w:t xml:space="preserve"> </w:t>
      </w:r>
      <w:r w:rsidR="00537252">
        <w:t>i</w:t>
      </w:r>
      <w:r w:rsidR="001763E2">
        <w:t>ndividuals have been classified</w:t>
      </w:r>
      <w:r w:rsidR="00826C97">
        <w:t xml:space="preserve"> </w:t>
      </w:r>
      <w:r w:rsidR="00137A11">
        <w:t xml:space="preserve">into </w:t>
      </w:r>
      <w:r w:rsidR="00826C97">
        <w:t xml:space="preserve">four </w:t>
      </w:r>
      <w:r w:rsidR="00DB3605">
        <w:t xml:space="preserve">broad </w:t>
      </w:r>
      <w:r w:rsidR="00137A11">
        <w:t>age/sex classe</w:t>
      </w:r>
      <w:r w:rsidR="00F5737E">
        <w:t>s</w:t>
      </w:r>
      <w:r w:rsidR="00826C97">
        <w:t>:</w:t>
      </w:r>
      <w:r w:rsidR="00137A11">
        <w:t xml:space="preserve"> </w:t>
      </w:r>
      <w:r w:rsidR="00F5737E">
        <w:t xml:space="preserve">calves are </w:t>
      </w:r>
      <w:r w:rsidR="00A506F6">
        <w:t xml:space="preserve">considerably small (ca. &lt; 5.5m) individuals found near other larger whales; </w:t>
      </w:r>
      <w:r w:rsidR="00F5737E">
        <w:t xml:space="preserve">mature males are </w:t>
      </w:r>
      <w:r w:rsidR="00A506F6">
        <w:t>considerably large (ca. &gt; 12 m)</w:t>
      </w:r>
      <w:r w:rsidR="00537252">
        <w:t xml:space="preserve"> individuals</w:t>
      </w:r>
      <w:r w:rsidR="00A506F6">
        <w:t xml:space="preserve">; </w:t>
      </w:r>
      <w:r w:rsidR="00F5737E">
        <w:t>bachelor males are other individuals found in small</w:t>
      </w:r>
      <w:r w:rsidR="00A506F6">
        <w:t xml:space="preserve"> </w:t>
      </w:r>
      <w:r w:rsidR="00826C97">
        <w:t>(&lt; 4) groups</w:t>
      </w:r>
      <w:r w:rsidR="00F5737E">
        <w:t>; and mature females/immature individuals are all other whales found in</w:t>
      </w:r>
      <w:r w:rsidR="00826C97">
        <w:t xml:space="preserve"> larger groups</w:t>
      </w:r>
      <w:r w:rsidR="00A506F6">
        <w:t xml:space="preserve"> </w:t>
      </w:r>
      <w:r w:rsidR="00826C97">
        <w:fldChar w:fldCharType="begin"/>
      </w:r>
      <w:r w:rsidR="00826C97">
        <w:instrText xml:space="preserve"> ADDIN ZOTERO_ITEM CSL_CITATION {"citationID":"a430qj6ppi","properties":{"formattedCitation":"\\uldash{(Christal &amp; Whitehead 1997, Whitehead 2003, Cantor et al. 2017)}","plainCitation":"(Christal &amp; Whitehead 1997, Whitehead 2003, Cantor et al. 2017)","noteIndex":0},"citationItems":[{"id":1309,"uris":["http://zotero.org/users/5395629/items/S9TEBS3E"],"itemData":{"id":1309,"type":"article-journal","abstract":"The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826C97">
        <w:fldChar w:fldCharType="separate"/>
      </w:r>
      <w:r w:rsidR="00826C97" w:rsidRPr="00826C97">
        <w:rPr>
          <w:kern w:val="0"/>
          <w:u w:val="dash"/>
          <w:lang w:val="en-US"/>
        </w:rPr>
        <w:t>(Christal &amp; Whitehead 1997, Whitehead 2003, Cantor et al. 2017)</w:t>
      </w:r>
      <w:r w:rsidR="00826C97">
        <w:fldChar w:fldCharType="end"/>
      </w:r>
      <w:r w:rsidR="00826C97">
        <w:t>.</w:t>
      </w:r>
      <w:r w:rsidR="00DB3605">
        <w:t xml:space="preserve"> </w:t>
      </w:r>
      <w:r w:rsidR="00537252">
        <w:t>Although mature</w:t>
      </w:r>
      <w:r w:rsidR="00DB3605">
        <w:t xml:space="preserve"> males can be reliably identified in the field</w:t>
      </w:r>
      <w:r w:rsidR="00537252">
        <w:t>,</w:t>
      </w:r>
      <w:r w:rsidR="00DB3605">
        <w:t xml:space="preserve"> as they can be 40% longer and weigh three times as much as mature </w:t>
      </w:r>
      <w:r w:rsidR="00DB3605">
        <w:lastRenderedPageBreak/>
        <w:t xml:space="preserve">females </w:t>
      </w:r>
      <w:r w:rsidR="00DB3605">
        <w:fldChar w:fldCharType="begin"/>
      </w:r>
      <w:r w:rsidR="00DB3605">
        <w:instrText xml:space="preserve"> ADDIN ZOTERO_ITEM CSL_CITATION {"citationID":"a1s03ii5ji2","properties":{"formattedCitation":"\\uldash{(Rice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DB3605">
        <w:fldChar w:fldCharType="separate"/>
      </w:r>
      <w:r w:rsidR="00DB3605" w:rsidRPr="00B657B4">
        <w:rPr>
          <w:kern w:val="0"/>
          <w:u w:val="dash"/>
          <w:lang w:val="en-US"/>
        </w:rPr>
        <w:t>(Rice 1989)</w:t>
      </w:r>
      <w:r w:rsidR="00DB3605">
        <w:fldChar w:fldCharType="end"/>
      </w:r>
      <w:r w:rsidR="00537252">
        <w:t xml:space="preserve">, the distinction between bachelor males, immature individuals and mature females is less clear. </w:t>
      </w:r>
      <w:r w:rsidR="00C456DE">
        <w:t>As the behaviours of mature females and immature males/females are shaped by different social and ecological processes</w:t>
      </w:r>
      <w:r w:rsidR="00DB3605">
        <w:t xml:space="preserve"> </w:t>
      </w:r>
      <w:r w:rsidR="00EF7787">
        <w:fldChar w:fldCharType="begin"/>
      </w:r>
      <w:r w:rsidR="00EF7787">
        <w:instrText xml:space="preserve"> ADDIN ZOTERO_ITEM CSL_CITATION {"citationID":"a1qh5cdke9r","properties":{"formattedCitation":"\\uldash{(Eguiguren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00EF7787">
        <w:fldChar w:fldCharType="separate"/>
      </w:r>
      <w:r w:rsidR="00EF7787" w:rsidRPr="00891FB2">
        <w:rPr>
          <w:kern w:val="0"/>
          <w:u w:val="dash"/>
          <w:lang w:val="en-US"/>
        </w:rPr>
        <w:t>(Eguiguren et al. 2023)</w:t>
      </w:r>
      <w:r w:rsidR="00EF7787">
        <w:fldChar w:fldCharType="end"/>
      </w:r>
      <w:r w:rsidR="00C456DE">
        <w:t>, this grouping likely masks information about the</w:t>
      </w:r>
      <w:r w:rsidR="00D20807">
        <w:t>ir</w:t>
      </w:r>
      <w:r w:rsidR="00C456DE">
        <w:t xml:space="preserve"> behaviour and population structure</w:t>
      </w:r>
      <w:r w:rsidR="00EF7787">
        <w:t xml:space="preserve">. </w:t>
      </w:r>
    </w:p>
    <w:p w14:paraId="13A48FAA" w14:textId="01F8968C" w:rsidR="00A109BD" w:rsidRDefault="00F24B63" w:rsidP="00D378B4">
      <w:r>
        <w:t>T</w:t>
      </w:r>
      <w:r w:rsidR="00D378B4">
        <w:t xml:space="preserve">he emergence of uncrewed aerial vehicles (UAVs) </w:t>
      </w:r>
      <w:r w:rsidR="00D20807">
        <w:t>has</w:t>
      </w:r>
      <w:r w:rsidR="00D378B4">
        <w:t xml:space="preserve"> allowed researchers to extract precise morphometric measurements of free-ranging cetaceans with minimal impact on their behaviour </w:t>
      </w:r>
      <w:r w:rsidR="00D378B4">
        <w:fldChar w:fldCharType="begin"/>
      </w:r>
      <w:r w:rsidR="00D378B4">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fldChar w:fldCharType="separate"/>
      </w:r>
      <w:r w:rsidR="00D378B4" w:rsidRPr="00506E96">
        <w:rPr>
          <w:kern w:val="0"/>
        </w:rPr>
        <w:t xml:space="preserve">(Burnett et al. 2019, Bierlich et al. 2021, </w:t>
      </w:r>
      <w:proofErr w:type="spellStart"/>
      <w:r w:rsidR="00D378B4" w:rsidRPr="00506E96">
        <w:rPr>
          <w:kern w:val="0"/>
        </w:rPr>
        <w:t>Glarou</w:t>
      </w:r>
      <w:proofErr w:type="spellEnd"/>
      <w:r w:rsidR="00D378B4" w:rsidRPr="00506E96">
        <w:rPr>
          <w:kern w:val="0"/>
        </w:rPr>
        <w:t xml:space="preserve"> et al. 2022)</w:t>
      </w:r>
      <w:r w:rsidR="00D378B4">
        <w:fldChar w:fldCharType="end"/>
      </w:r>
      <w:r w:rsidR="00D378B4">
        <w:t xml:space="preserve">. More recently, UAV-derived morphometric measurements have been used to delineate age-classes </w:t>
      </w:r>
      <w:r w:rsidR="00D378B4">
        <w:fldChar w:fldCharType="begin"/>
      </w:r>
      <w:r w:rsidR="00D378B4">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fldChar w:fldCharType="separate"/>
      </w:r>
      <w:r w:rsidR="00D378B4" w:rsidRPr="00506E96">
        <w:rPr>
          <w:kern w:val="0"/>
        </w:rPr>
        <w:t>(Vivier et al. 2024)</w:t>
      </w:r>
      <w:r w:rsidR="00D378B4">
        <w:fldChar w:fldCharType="end"/>
      </w:r>
      <w:r w:rsidR="00D378B4">
        <w:t xml:space="preserve"> and </w:t>
      </w:r>
      <w:r w:rsidR="004E7554">
        <w:t xml:space="preserve">even </w:t>
      </w:r>
      <w:r w:rsidR="00D378B4">
        <w:t xml:space="preserve">reproductive status of wild cetaceans </w:t>
      </w:r>
      <w:r w:rsidR="00D378B4">
        <w:fldChar w:fldCharType="begin"/>
      </w:r>
      <w:r w:rsidR="00D378B4">
        <w:instrText xml:space="preserve"> ADDIN ZOTERO_ITEM CSL_CITATION {"citationID":"ai2erino4e","properties":{"formattedCitation":"(Fernandez Aj\\uc0\\u243{} et al. 2023, Robinson &amp; Visona-Kelly 2025)","plainCitation":"(Fernandez Ajó et al. 2023, Robinson &amp; Visona-Kelly 2025)","noteIndex":0},"citationItems":[{"id":5093,"uris":["http://zotero.org/users/5395629/items/2VE994MX"],"itemData":{"id":5093,"type":"article-journal","abstract":"Knowledge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fldChar w:fldCharType="separate"/>
      </w:r>
      <w:r w:rsidR="00D378B4" w:rsidRPr="00506E96">
        <w:rPr>
          <w:kern w:val="0"/>
        </w:rPr>
        <w:t xml:space="preserve">(Fernandez </w:t>
      </w:r>
      <w:proofErr w:type="spellStart"/>
      <w:r w:rsidR="00D378B4" w:rsidRPr="00506E96">
        <w:rPr>
          <w:kern w:val="0"/>
        </w:rPr>
        <w:t>Ajó</w:t>
      </w:r>
      <w:proofErr w:type="spellEnd"/>
      <w:r w:rsidR="00D378B4" w:rsidRPr="00506E96">
        <w:rPr>
          <w:kern w:val="0"/>
        </w:rPr>
        <w:t xml:space="preserve"> et al. 2023, Robinson &amp; </w:t>
      </w:r>
      <w:proofErr w:type="spellStart"/>
      <w:r w:rsidR="00D378B4" w:rsidRPr="00506E96">
        <w:rPr>
          <w:kern w:val="0"/>
        </w:rPr>
        <w:t>Visona</w:t>
      </w:r>
      <w:proofErr w:type="spellEnd"/>
      <w:r w:rsidR="00D378B4" w:rsidRPr="00506E96">
        <w:rPr>
          <w:kern w:val="0"/>
        </w:rPr>
        <w:t>-Kelly 2025)</w:t>
      </w:r>
      <w:r w:rsidR="00D378B4">
        <w:fldChar w:fldCharType="end"/>
      </w:r>
      <w:r w:rsidR="00D378B4">
        <w:t xml:space="preserve">. </w:t>
      </w:r>
      <w:r>
        <w:t>However</w:t>
      </w:r>
      <w:r w:rsidR="00D378B4">
        <w:t xml:space="preserve">, </w:t>
      </w:r>
      <w:r>
        <w:t xml:space="preserve">these methods have been based and tested on </w:t>
      </w:r>
      <w:r w:rsidR="00D378B4">
        <w:t>known details of individual</w:t>
      </w:r>
      <w:r w:rsidR="00DB2679">
        <w:t>s’</w:t>
      </w:r>
      <w:r w:rsidR="00D378B4">
        <w:t xml:space="preserve"> age and reproductive status</w:t>
      </w:r>
      <w:r>
        <w:t>, which are not available for the Galápagos sperm whales</w:t>
      </w:r>
      <w:r w:rsidR="00D378B4">
        <w:t xml:space="preserve">. </w:t>
      </w:r>
    </w:p>
    <w:p w14:paraId="48BA9B60" w14:textId="7E88A902" w:rsidR="00941758" w:rsidRDefault="004E7554" w:rsidP="00941758">
      <w:r>
        <w:t xml:space="preserve">Here, we </w:t>
      </w:r>
      <w:r w:rsidR="00A65828">
        <w:t>develop</w:t>
      </w:r>
      <w:r w:rsidR="00A109BD">
        <w:t>ed</w:t>
      </w:r>
      <w:r w:rsidR="00A65828">
        <w:t xml:space="preserve"> a method to infer the age/sex of sperm whales based o</w:t>
      </w:r>
      <w:r w:rsidR="003B4470">
        <w:t>n morphometric measurements</w:t>
      </w:r>
      <w:r w:rsidR="00D20807">
        <w:t>,</w:t>
      </w:r>
      <w:r w:rsidR="003B4470">
        <w:t xml:space="preserve"> </w:t>
      </w:r>
      <w:r w:rsidR="000D38CB">
        <w:t xml:space="preserve">together with </w:t>
      </w:r>
      <w:r w:rsidR="003B4470">
        <w:t>prior knowledge of sperm growth and development</w:t>
      </w:r>
      <w:r w:rsidR="00D20807">
        <w:t>,</w:t>
      </w:r>
      <w:r w:rsidR="000D38CB">
        <w:t xml:space="preserve"> for sperm whales of unknown age/sex observed off the Gal</w:t>
      </w:r>
      <w:r w:rsidR="000D38CB" w:rsidRPr="000D38CB">
        <w:t>ápa</w:t>
      </w:r>
      <w:r w:rsidR="000D38CB">
        <w:t>gos Islands</w:t>
      </w:r>
      <w:r w:rsidR="003B4470">
        <w:t>.</w:t>
      </w:r>
      <w:r w:rsidR="00DB2679">
        <w:t xml:space="preserve"> </w:t>
      </w:r>
      <w:r w:rsidR="000D38CB">
        <w:t>W</w:t>
      </w:r>
      <w:r w:rsidR="00A109BD">
        <w:t xml:space="preserve">e synthesized </w:t>
      </w:r>
      <w:r w:rsidR="00DB2679">
        <w:t>existing data on</w:t>
      </w:r>
      <w:r w:rsidR="000D38CB">
        <w:t xml:space="preserve"> the development and</w:t>
      </w:r>
      <w:r w:rsidR="00DB2679">
        <w:t xml:space="preserve"> </w:t>
      </w:r>
      <w:r w:rsidR="00A109BD">
        <w:t>length-age relationship</w:t>
      </w:r>
      <w:r w:rsidR="000D38CB">
        <w:t xml:space="preserve"> of sperm whales</w:t>
      </w:r>
      <w:r w:rsidR="00DB2679">
        <w:t xml:space="preserve"> to refine age-class groupings. To </w:t>
      </w:r>
      <w:r w:rsidR="00C807BA">
        <w:t>distinguish</w:t>
      </w:r>
      <w:r w:rsidR="00DB2679">
        <w:t xml:space="preserve"> sexes </w:t>
      </w:r>
      <w:r w:rsidR="00C807BA">
        <w:t>within</w:t>
      </w:r>
      <w:r w:rsidR="00DB2679">
        <w:t xml:space="preserve"> age-classes, we relied on the male’s disproportionately larger nos</w:t>
      </w:r>
      <w:r w:rsidR="000D38CB">
        <w:t>e</w:t>
      </w:r>
      <w:r w:rsidR="00C807BA">
        <w:t xml:space="preserve"> </w:t>
      </w:r>
      <w:r w:rsidR="00C807BA">
        <w:fldChar w:fldCharType="begin"/>
      </w:r>
      <w:r w:rsidR="00C807BA">
        <w:instrText xml:space="preserve"> ADDIN ZOTERO_ITEM CSL_CITATION {"citationID":"al9ldbvrvv","properties":{"formattedCitation":"\\uldash{(Cranford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fldChar w:fldCharType="separate"/>
      </w:r>
      <w:r w:rsidR="00C807BA" w:rsidRPr="00C807BA">
        <w:rPr>
          <w:kern w:val="0"/>
          <w:u w:val="dash"/>
          <w:lang w:val="en-US"/>
        </w:rPr>
        <w:t>(Cranford 1999)</w:t>
      </w:r>
      <w:r w:rsidR="00C807BA">
        <w:fldChar w:fldCharType="end"/>
      </w:r>
      <w:r w:rsidR="00C807BA">
        <w:t>. This feature</w:t>
      </w:r>
      <w:r w:rsidR="00DB2679">
        <w:t xml:space="preserve"> </w:t>
      </w:r>
      <w:r w:rsidR="000D38CB">
        <w:t>accounts for most of the difference in size between males and females and,</w:t>
      </w:r>
      <w:r w:rsidR="00DB2679">
        <w:t xml:space="preserve"> </w:t>
      </w:r>
      <w:r w:rsidR="000D38CB">
        <w:t xml:space="preserve">although </w:t>
      </w:r>
      <w:r w:rsidR="00DB2679">
        <w:t xml:space="preserve">most pronounced in mature males, can be </w:t>
      </w:r>
      <w:r w:rsidR="000D38CB">
        <w:t>detected</w:t>
      </w:r>
      <w:r w:rsidR="00DB2679">
        <w:t xml:space="preserve"> before adulthood</w:t>
      </w:r>
      <w:r w:rsidR="00C807BA">
        <w:t xml:space="preserve"> via direct measurements</w:t>
      </w:r>
      <w:r w:rsidR="00DB2679">
        <w:t xml:space="preserve"> </w:t>
      </w:r>
      <w:r w:rsidR="00DB2679">
        <w:fldChar w:fldCharType="begin"/>
      </w:r>
      <w:r w:rsidR="00DB2679">
        <w:instrText xml:space="preserve"> ADDIN ZOTERO_ITEM CSL_CITATION {"citationID":"a28ve2t09pm","properties":{"formattedCitation":"\\uldash{(Nishiwaki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DB2679">
        <w:fldChar w:fldCharType="separate"/>
      </w:r>
      <w:r w:rsidR="00DB2679" w:rsidRPr="00DB2679">
        <w:rPr>
          <w:kern w:val="0"/>
          <w:u w:val="dash"/>
          <w:lang w:val="en-US"/>
        </w:rPr>
        <w:t>(Nishiwaki et al. 1963, Cranford 1999)</w:t>
      </w:r>
      <w:r w:rsidR="00DB2679">
        <w:fldChar w:fldCharType="end"/>
      </w:r>
      <w:r w:rsidR="00A109BD">
        <w:t xml:space="preserve">. </w:t>
      </w:r>
      <w:r w:rsidR="001F5573">
        <w:t>Using AUV-d</w:t>
      </w:r>
      <w:r w:rsidR="00FC3060">
        <w:t>erived morphometric measurements of Gal</w:t>
      </w:r>
      <w:r w:rsidR="00FC3060" w:rsidRPr="00941758">
        <w:t xml:space="preserve">ápagos sperm whales of </w:t>
      </w:r>
      <w:r w:rsidR="00FC3060">
        <w:rPr>
          <w:lang w:val="en-US"/>
        </w:rPr>
        <w:t xml:space="preserve">unknown sex/age, we investigated the uncertainty associated with measurements of total length and nose-to-body ratio and developed a model-optimizing algorithm to estimate the probability that individuals are females based on their total body length and nose-to-body ratio. </w:t>
      </w:r>
      <w:r w:rsidR="00941758">
        <w:t xml:space="preserve">To demonstrate the application of our methods, we </w:t>
      </w:r>
      <w:r w:rsidR="00FC3060">
        <w:t>explored</w:t>
      </w:r>
      <w:r w:rsidR="00941758">
        <w:t xml:space="preserve"> individuals’ involvement in </w:t>
      </w:r>
      <w:r w:rsidR="00941758">
        <w:rPr>
          <w:i/>
          <w:iCs/>
        </w:rPr>
        <w:t>peduncle dives</w:t>
      </w:r>
      <w:r w:rsidR="00941758">
        <w:t>—a stereotyped interaction which has thus far been reported only between calves/juveniles and females—</w:t>
      </w:r>
      <w:proofErr w:type="gramStart"/>
      <w:r w:rsidR="00941758">
        <w:t>in light of</w:t>
      </w:r>
      <w:proofErr w:type="gramEnd"/>
      <w:r w:rsidR="00941758">
        <w:t xml:space="preserve"> our sex/age class inferences.  </w:t>
      </w:r>
    </w:p>
    <w:p w14:paraId="0699146D" w14:textId="77777777" w:rsidR="00862972" w:rsidRPr="00EA7AE3" w:rsidRDefault="00862972" w:rsidP="00EA7AE3">
      <w:pPr>
        <w:pStyle w:val="Heading2"/>
      </w:pPr>
      <w:bookmarkStart w:id="4" w:name="_Toc201083897"/>
      <w:bookmarkStart w:id="5" w:name="_Toc202983199"/>
      <w:r w:rsidRPr="00EA7AE3">
        <w:lastRenderedPageBreak/>
        <w:t>2 | METHODS</w:t>
      </w:r>
      <w:bookmarkEnd w:id="4"/>
      <w:bookmarkEnd w:id="5"/>
    </w:p>
    <w:p w14:paraId="39B141C3" w14:textId="77777777" w:rsidR="00862972" w:rsidRPr="001C7BCE" w:rsidRDefault="00862972" w:rsidP="00EA7AE3">
      <w:pPr>
        <w:pStyle w:val="Heading3"/>
      </w:pPr>
      <w:bookmarkStart w:id="6" w:name="_Toc201083898"/>
      <w:bookmarkStart w:id="7" w:name="_Toc202983200"/>
      <w:r w:rsidRPr="001C7BCE">
        <w:t>2.1 | Data Collection</w:t>
      </w:r>
      <w:bookmarkEnd w:id="6"/>
      <w:bookmarkEnd w:id="7"/>
    </w:p>
    <w:p w14:paraId="6034AE18" w14:textId="69902596" w:rsidR="00862972" w:rsidRDefault="00862972" w:rsidP="00862972">
      <w:r>
        <w:t>We carried out dedicated surveys in the deep waters (&gt; 1000 m) off the Galápagos Islands aboard a 12</w:t>
      </w:r>
      <w:r w:rsidR="00D20807">
        <w:t xml:space="preserve"> </w:t>
      </w:r>
      <w:r>
        <w:t>m sailboat (</w:t>
      </w:r>
      <w:r>
        <w:rPr>
          <w:i/>
          <w:iCs/>
        </w:rPr>
        <w:t>Balaena</w:t>
      </w:r>
      <w:r>
        <w:t xml:space="preserve">) between January and May 2023 </w:t>
      </w:r>
      <w:commentRangeStart w:id="8"/>
      <w:r>
        <w:t>(</w:t>
      </w:r>
      <w:r w:rsidR="00D20807">
        <w:t xml:space="preserve">Galápagos National </w:t>
      </w:r>
      <w:proofErr w:type="spellStart"/>
      <w:r w:rsidR="00D20807">
        <w:t xml:space="preserve">Park </w:t>
      </w:r>
      <w:r>
        <w:t>researc</w:t>
      </w:r>
      <w:proofErr w:type="spellEnd"/>
      <w:r>
        <w:t>h permit No. PC-86-22</w:t>
      </w:r>
      <w:commentRangeEnd w:id="8"/>
      <w:r w:rsidR="00EA082D">
        <w:rPr>
          <w:rStyle w:val="CommentReference"/>
        </w:rPr>
        <w:commentReference w:id="8"/>
      </w:r>
      <w:r>
        <w:t xml:space="preserve">). We searched for sperm whales acoustically </w:t>
      </w:r>
      <w:r w:rsidR="00AA7307">
        <w:t>(</w:t>
      </w:r>
      <w:r>
        <w:t>using a 100 m towed hydrophone</w:t>
      </w:r>
      <w:r w:rsidR="00AA7307">
        <w:t>)</w:t>
      </w:r>
      <w:r>
        <w:t xml:space="preserve"> and visually during daylight hours. When we encountered groups of females and juveniles, we followed them for as long as possible at a cautious distance to collect behavioural, acoustic, and photo-identification data. </w:t>
      </w:r>
    </w:p>
    <w:p w14:paraId="6007BE96" w14:textId="0F64774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w:t>
      </w:r>
      <w:commentRangeStart w:id="9"/>
      <w:r w:rsidRPr="0033664C">
        <w:t>1080</w:t>
      </w:r>
      <w:r w:rsidR="00D20807">
        <w:t xml:space="preserve"> </w:t>
      </w:r>
      <w:r w:rsidRPr="0033664C">
        <w:t>p</w:t>
      </w:r>
      <w:commentRangeEnd w:id="9"/>
      <w:r w:rsidR="00AA7307">
        <w:rPr>
          <w:rStyle w:val="CommentReference"/>
        </w:rPr>
        <w:commentReference w:id="9"/>
      </w:r>
      <w:ins w:id="10" w:author="Ana Eguiguren" w:date="2025-07-09T20:01:00Z" w16du:dateUtc="2025-07-09T23:01:00Z">
        <w:r w:rsidR="00D20807">
          <w:t>ixel</w:t>
        </w:r>
      </w:ins>
      <w:r w:rsidRPr="0033664C">
        <w:t xml:space="preserve">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11" w:name="_Toc201083899"/>
      <w:bookmarkStart w:id="12" w:name="_Toc202983201"/>
      <w:r w:rsidRPr="00EA7AE3">
        <w:t>2.2 | Morphometric measurements</w:t>
      </w:r>
      <w:bookmarkEnd w:id="11"/>
      <w:bookmarkEnd w:id="12"/>
    </w:p>
    <w:p w14:paraId="15D81402" w14:textId="77777777" w:rsidR="00862972" w:rsidRPr="001733CE" w:rsidRDefault="00862972" w:rsidP="00EA7AE3">
      <w:pPr>
        <w:pStyle w:val="Heading4"/>
      </w:pPr>
      <w:bookmarkStart w:id="13" w:name="_Ref192584273"/>
      <w:r w:rsidRPr="001733CE">
        <w:t xml:space="preserve">2.2.1 | </w:t>
      </w:r>
      <w:bookmarkEnd w:id="13"/>
      <w:r w:rsidRPr="001733CE">
        <w:t>Estimating and correcting measurement error</w:t>
      </w:r>
    </w:p>
    <w:p w14:paraId="1D845A02" w14:textId="2A80D5A4" w:rsidR="00862972" w:rsidRDefault="00862972" w:rsidP="00862972">
      <w:r>
        <w:t xml:space="preserve">Errors in aerial photogrammetry arise from several sources, of which the most impactful are imprecise altitude estimates </w:t>
      </w:r>
      <w:r>
        <w:fldChar w:fldCharType="begin"/>
      </w:r>
      <w:r w:rsidR="009A468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w:instrText>
      </w:r>
      <w:r w:rsidR="009A468F" w:rsidRPr="00D20807">
        <w:instrText xml:space="preserv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rPr>
          <w:rPrChange w:id="14" w:author="Ana Eguiguren" w:date="2025-07-09T19:51:00Z" w16du:dateUtc="2025-07-09T22:51:00Z">
            <w:rPr>
              <w:lang w:val="fr-FR"/>
            </w:rPr>
          </w:rPrChange>
        </w:rPr>
        <w:t>(Burnett et al. 2019, Bierlich et al. 2021, Glarou et al. 2022, Napoli et al. 2024)</w:t>
      </w:r>
      <w:r>
        <w:fldChar w:fldCharType="end"/>
      </w:r>
      <w:r w:rsidRPr="00EA082D">
        <w:rPr>
          <w:lang w:val="fr-FR"/>
          <w:rPrChange w:id="15" w:author="Hal Whitehead" w:date="2025-07-09T19:51:00Z" w16du:dateUtc="2025-07-09T22:51:00Z">
            <w:rPr/>
          </w:rPrChange>
        </w:rPr>
        <w:t xml:space="preserve">. </w:t>
      </w:r>
      <w:r>
        <w:t xml:space="preserve">Drones that derive altitude measurements from inbuilt barometers, as was our case, can be inaccurate due to changes in meteorological conditions and internal biases </w:t>
      </w:r>
      <w:r>
        <w:fldChar w:fldCharType="begin"/>
      </w:r>
      <w:r w:rsidR="009A468F">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w:t>
      </w:r>
      <w:r>
        <w:lastRenderedPageBreak/>
        <w:t xml:space="preserve">altitudes (27 – 120 m) to quantify the uncertainty in morphometric measurements and correct altitude estimates. We quantified percent measurement error using a modified version </w:t>
      </w:r>
      <w:r w:rsidR="00583D6D">
        <w:t>of the equation of</w:t>
      </w:r>
      <w:r>
        <w:t xml:space="preserve"> Bierlich et al. </w:t>
      </w:r>
      <w:r w:rsidR="00583D6D">
        <w:t>(</w:t>
      </w:r>
      <w:r>
        <w:t>2021</w:t>
      </w:r>
      <w:r w:rsidR="00583D6D">
        <w:t>)</w:t>
      </w:r>
      <w:r>
        <w:t>:</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C525189"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9A468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1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114D0AAA"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sidR="00AA7307">
        <w:rPr>
          <w:rFonts w:eastAsiaTheme="minorEastAsia"/>
        </w:rPr>
        <w:t xml:space="preserve">at a </w:t>
      </w:r>
      <w:r>
        <w:rPr>
          <w:rFonts w:eastAsiaTheme="minorEastAsia"/>
        </w:rPr>
        <w:t>known distance (</w:t>
      </w:r>
      <w:r>
        <w:rPr>
          <w:rFonts w:eastAsiaTheme="minorEastAsia"/>
          <w:i/>
          <w:iCs/>
        </w:rPr>
        <w:t>H</w:t>
      </w:r>
      <w:r>
        <w:rPr>
          <w:rFonts w:eastAsiaTheme="minorEastAsia"/>
        </w:rPr>
        <w:t>)</w:t>
      </w:r>
      <w:r>
        <w:rPr>
          <w:rFonts w:eastAsiaTheme="minorEastAsia"/>
          <w:i/>
          <w:iCs/>
        </w:rPr>
        <w:t xml:space="preserve"> </w:t>
      </w:r>
      <w:r>
        <w:rPr>
          <w:rFonts w:eastAsiaTheme="minorEastAsia"/>
        </w:rPr>
        <w:t>in the lab</w:t>
      </w:r>
      <w:r w:rsidR="00AA7307">
        <w:rPr>
          <w:rFonts w:eastAsiaTheme="minorEastAsia"/>
        </w:rPr>
        <w:t xml:space="preserve"> and then</w:t>
      </w:r>
      <w:r>
        <w:rPr>
          <w:rFonts w:eastAsiaTheme="minorEastAsia"/>
        </w:rPr>
        <w:t xml:space="preserve"> using equation </w:t>
      </w:r>
      <w:r w:rsidR="00F43927">
        <w:rPr>
          <w:rFonts w:eastAsiaTheme="minorEastAsia"/>
        </w:rPr>
        <w:t>(3)</w:t>
      </w:r>
      <w:r>
        <w:rPr>
          <w:rFonts w:eastAsiaTheme="minorEastAsia"/>
        </w:rPr>
        <w:t xml:space="preserve">. </w:t>
      </w:r>
    </w:p>
    <w:p w14:paraId="4B58859B" w14:textId="3ADB799F"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3E0F55EA" w:rsidR="00862972" w:rsidRPr="003B7B62" w:rsidRDefault="00862972" w:rsidP="00862972">
      <w:pPr>
        <w:rPr>
          <w:b/>
          <w:bCs/>
        </w:rPr>
      </w:pPr>
      <w:r>
        <w:t>Drone footage was quality-rated on a scale of 0 – 8, with 0 being high quality and 8 being low quality, based on the level of glare, sea-surface disruption, focus, and exposure. Only recordings with a quality rating ≤ 4 were included in the analysis. Within high-quality videos,</w:t>
      </w:r>
      <w:r>
        <w:t xml:space="preserve"> </w:t>
      </w:r>
      <w:r w:rsidR="00B576F4">
        <w:t>we</w:t>
      </w:r>
      <w:r>
        <w:t xml:space="preserve"> extracted still images using the behavioural analysis software BORIS </w:t>
      </w:r>
      <w:r>
        <w:fldChar w:fldCharType="begin"/>
      </w:r>
      <w:r w:rsidR="009A468F">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00DF1FE3"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w:t>
      </w:r>
      <w:r w:rsidR="003C5F32">
        <w:t>-</w:t>
      </w:r>
      <w:r w:rsidR="00862972">
        <w:t>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commentRangeStart w:id="17"/>
      <w:r w:rsidR="00583D2A">
        <w:t>piecewise</w:t>
      </w:r>
      <w:commentRangeEnd w:id="17"/>
      <w:r w:rsidR="003C5F32">
        <w:rPr>
          <w:rStyle w:val="CommentReference"/>
        </w:rPr>
        <w:commentReference w:id="17"/>
      </w:r>
      <w:r w:rsidR="00583D2A">
        <w:t xml:space="preserve"> </w:t>
      </w:r>
      <w:r w:rsidR="003C5F32">
        <w:t xml:space="preserve">(see Figure 1)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3C5F32">
        <w:t xml:space="preserve"> (all in pixels)</w:t>
      </w:r>
      <w:r w:rsidR="00D03DAA">
        <w:t>,</w:t>
      </w:r>
      <w:r w:rsidR="00D03DAA">
        <w:t xml:space="preserve">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lastRenderedPageBreak/>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13"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DF23203"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18" w:name="_Toc202983202"/>
      <w:r w:rsidRPr="00EA7AE3">
        <w:t>2.</w:t>
      </w:r>
      <w:r w:rsidR="008F22F1" w:rsidRPr="00EA7AE3">
        <w:t>3</w:t>
      </w:r>
      <w:r w:rsidRPr="00EA7AE3">
        <w:t xml:space="preserve"> | Photo-identifying whales</w:t>
      </w:r>
      <w:bookmarkEnd w:id="18"/>
    </w:p>
    <w:p w14:paraId="48139FEB" w14:textId="3C874669" w:rsidR="00862972" w:rsidRDefault="00862972" w:rsidP="00862972">
      <w:r>
        <w:t xml:space="preserve">We identified measured whales based on observable markings—including visible fluke marks, indentations, rake marks, white patches, and sloughed skin patterns </w:t>
      </w:r>
      <w:r>
        <w:fldChar w:fldCharType="begin"/>
      </w:r>
      <w:r w:rsidR="009A468F">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9A468F">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19" w:name="_Toc201083900"/>
      <w:bookmarkStart w:id="20" w:name="_Toc202983203"/>
      <w:r w:rsidRPr="001C7BCE">
        <w:lastRenderedPageBreak/>
        <w:t>2.</w:t>
      </w:r>
      <w:r w:rsidR="008F22F1">
        <w:t>4</w:t>
      </w:r>
      <w:r w:rsidRPr="001C7BCE">
        <w:t xml:space="preserve"> |</w:t>
      </w:r>
      <w:r>
        <w:t xml:space="preserve"> Inferring</w:t>
      </w:r>
      <w:r w:rsidR="00661A64">
        <w:t xml:space="preserve"> </w:t>
      </w:r>
      <w:bookmarkEnd w:id="19"/>
      <w:r w:rsidR="001625DA">
        <w:t>sex and age class</w:t>
      </w:r>
      <w:bookmarkEnd w:id="20"/>
    </w:p>
    <w:p w14:paraId="71EBC8D1" w14:textId="1BD2EB43" w:rsidR="00661A64" w:rsidRDefault="00661A64" w:rsidP="00EA7AE3">
      <w:pPr>
        <w:pStyle w:val="Heading4"/>
      </w:pPr>
      <w:r>
        <w:t>2.</w:t>
      </w:r>
      <w:r w:rsidR="00EA7AE3">
        <w:t>4</w:t>
      </w:r>
      <w:r>
        <w:t>.</w:t>
      </w:r>
      <w:r w:rsidR="001625DA">
        <w:t>1</w:t>
      </w:r>
      <w:r>
        <w:t xml:space="preserve"> Sex</w:t>
      </w:r>
    </w:p>
    <w:p w14:paraId="2C53F04F" w14:textId="7FA84995" w:rsidR="00F2034F" w:rsidRDefault="00F2034F" w:rsidP="00862972">
      <w:pPr>
        <w:rPr>
          <w:ins w:id="21" w:author="Ana Eguiguren" w:date="2025-07-09T19:51:00Z" w16du:dateUtc="2025-07-09T22:51:00Z"/>
        </w:rPr>
      </w:pPr>
      <w:ins w:id="22" w:author="Ana Eguiguren" w:date="2025-07-09T19:51:00Z" w16du:dateUtc="2025-07-09T22:51:00Z">
        <w:r>
          <w:t xml:space="preserve">Much of this size difference arises from the disproportionately larger ‘noses’ of males, which can account for c.a. 40% of their total length, compared to up to 30% of the female’s </w:t>
        </w:r>
        <w:r>
          <w:fldChar w:fldCharType="begin"/>
        </w:r>
        <w:r>
          <w:instrText xml:space="preserve"> ADDIN ZOTERO_ITEM CSL_CITATION {"citationID":"a2dd97grnid","properties":{"formattedCitation":"\\uldash{(Cranford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fldChar w:fldCharType="separate"/>
        </w:r>
        <w:r w:rsidRPr="00771631">
          <w:rPr>
            <w:kern w:val="0"/>
            <w:u w:val="dash"/>
            <w:lang w:val="en-US"/>
          </w:rPr>
          <w:t>(Cranford 1999)</w:t>
        </w:r>
        <w:r>
          <w:fldChar w:fldCharType="end"/>
        </w:r>
        <w:r>
          <w:t xml:space="preserve">. Sperm whale’s noses encase organs involved in the production of </w:t>
        </w:r>
        <w:r w:rsidRPr="00296F22">
          <w:rPr>
            <w:i/>
            <w:iCs/>
          </w:rPr>
          <w:t>clicks</w:t>
        </w:r>
        <w:r>
          <w:t xml:space="preserve">, which they use for echolocation and communication </w:t>
        </w:r>
        <w:r>
          <w:fldChar w:fldCharType="begin"/>
        </w:r>
        <w:r>
          <w:instrText xml:space="preserve"> ADDIN ZOTERO_ITEM CSL_CITATION {"citationID":"as09uvvji8","properties":{"formattedCitation":"\\uldash{(Norris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F8562E">
          <w:rPr>
            <w:kern w:val="0"/>
            <w:u w:val="dash"/>
            <w:lang w:val="en-US"/>
          </w:rPr>
          <w:t>(Norris &amp; Harvey 1972)</w:t>
        </w:r>
        <w:r>
          <w:fldChar w:fldCharType="end"/>
        </w:r>
        <w:r>
          <w:t xml:space="preserve">. Sperm whale clicks have a particular multi-pulse structure that result from sound waves emitted near the blow hole and bouncing against the base of the skull </w:t>
        </w:r>
        <w:r>
          <w:fldChar w:fldCharType="begin"/>
        </w:r>
        <w:r>
          <w:instrText xml:space="preserve"> ADDIN ZOTERO_ITEM CSL_CITATION {"citationID":"arl3ddjgdn","properties":{"formattedCitation":"\\uldash{(Norris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57396D">
          <w:rPr>
            <w:kern w:val="0"/>
            <w:u w:val="dash"/>
            <w:lang w:val="en-US"/>
          </w:rPr>
          <w:t>(Norris &amp; Harvey 1972)</w:t>
        </w:r>
        <w:r>
          <w:fldChar w:fldCharType="end"/>
        </w:r>
        <w:r>
          <w:t xml:space="preserve">. Because the time elapsed between pulses is proportional to the size of the sperm whale’s nose, it has been theorized that the hypertrophy of male sperm whales’ nose serves as a means to acoustically exaggerate and advertise their size to females and other males </w:t>
        </w:r>
        <w:r>
          <w:fldChar w:fldCharType="begin"/>
        </w:r>
        <w:r>
          <w:instrText xml:space="preserve"> ADDIN ZOTERO_ITEM CSL_CITATION {"citationID":"a2namvpolmu","properties":{"formattedCitation":"\\uldash{(Cranford 1999, Madsen et al. 2002)}","plainCitation":"(Cranford 1999, Madsen et al. 2002)","noteIndex":0},"citationItems":[{"id":2409,"uris":["http://zotero.org/users/5395629/items/C8WL59LN"],"itemData":{"id":2409,"type":"article-journal","abstract":"The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W."}],"issued":{"date-parts":[["1999"]]}}},{"id":2885,"uris":["http://zotero.org/users/5395629/items/HXN6Y672"],"itemData":{"id":2885,"type":"article-journal","abstract":"Sperm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fldChar w:fldCharType="separate"/>
        </w:r>
        <w:r w:rsidRPr="0057396D">
          <w:rPr>
            <w:kern w:val="0"/>
            <w:u w:val="dash"/>
            <w:lang w:val="en-US"/>
          </w:rPr>
          <w:t>(Cranford 1999, Madsen et al. 2002)</w:t>
        </w:r>
        <w:r>
          <w:fldChar w:fldCharType="end"/>
        </w:r>
        <w:r>
          <w:t xml:space="preserve">. Although the hypertrophy of male sperm whales’ noses is most notable when they achieve maturity (&gt; 20 years), it becomes detectable in older juveniles (ca. 2 years – 6 m) and intensifies with age </w:t>
        </w:r>
        <w:r>
          <w:fldChar w:fldCharType="begin"/>
        </w:r>
        <w:r w:rsidR="00C456DE">
          <w:instrText xml:space="preserve"> ADDIN ZOTERO_ITEM CSL_CITATION {"citationID":"aekuihpu2d","properties":{"formattedCitation":"\\uldash{(Nishiwaki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fldChar w:fldCharType="separate"/>
        </w:r>
        <w:r w:rsidR="00C456DE" w:rsidRPr="00C456DE">
          <w:rPr>
            <w:kern w:val="0"/>
            <w:u w:val="dash"/>
            <w:lang w:val="en-US"/>
          </w:rPr>
          <w:t>(Nishiwaki et al. 1963)</w:t>
        </w:r>
        <w:r>
          <w:fldChar w:fldCharType="end"/>
        </w:r>
        <w:r>
          <w:t xml:space="preserve">. </w:t>
        </w:r>
      </w:ins>
    </w:p>
    <w:p w14:paraId="555FD052" w14:textId="702A92F0" w:rsidR="00862972" w:rsidRDefault="00862972" w:rsidP="00862972">
      <w:pPr>
        <w:rPr>
          <w:rFonts w:eastAsiaTheme="minorEastAsia"/>
        </w:rPr>
      </w:pPr>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7B7BF11C" w14:textId="4DB46BA0" w:rsidR="00D20807" w:rsidRDefault="00D20807"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23"/>
              <w:commentRangeEnd w:id="23"/>
              <m:r>
                <m:rPr>
                  <m:sty m:val="p"/>
                </m:rPr>
                <w:rPr>
                  <w:rStyle w:val="CommentReference"/>
                </w:rPr>
                <w:commentReference w:id="23"/>
              </m:r>
              <m:r>
                <w:rPr>
                  <w:rFonts w:ascii="Cambria Math" w:hAnsi="Cambria Math"/>
                </w:rPr>
                <m:t>#</m:t>
              </m:r>
              <m:r>
                <w:rPr>
                  <w:rFonts w:ascii="Cambria Math" w:hAnsi="Cambria Math"/>
                </w:rPr>
                <m:t>6</m:t>
              </m:r>
            </m:e>
          </m:eqArr>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363F85F5" w14:textId="61FF0A39" w:rsidR="00DE1874" w:rsidRPr="00F83E31" w:rsidRDefault="00F83E31"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m:t>
              </m:r>
              <m:r>
                <w:rPr>
                  <w:rFonts w:ascii="Cambria Math" w:hAnsi="Cambria Math"/>
                </w:rPr>
                <m:t>7</m:t>
              </m:r>
            </m:e>
          </m:eqArr>
        </m:oMath>
      </m:oMathPara>
    </w:p>
    <w:p w14:paraId="2DC89E0A" w14:textId="72BB7865"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w:t>
      </w:r>
      <w:r w:rsidR="00845EBD">
        <w:rPr>
          <w:rFonts w:eastAsiaTheme="minorEastAsia"/>
        </w:rPr>
        <w:t>when length is greater than</w:t>
      </w:r>
      <w:r w:rsidR="00583D2A">
        <w:rPr>
          <w:rFonts w:eastAsiaTheme="minorEastAsia"/>
        </w:rPr>
        <w:t xml:space="preserve"> the</w:t>
      </w:r>
      <w:r>
        <w:rPr>
          <w:rFonts w:eastAsiaTheme="minorEastAsia"/>
        </w:rPr>
        <w:t xml:space="preserve"> </w:t>
      </w:r>
      <w:r w:rsidR="00845EBD">
        <w:rPr>
          <w:rFonts w:eastAsiaTheme="minorEastAsia"/>
        </w:rPr>
        <w:t>threshold</w:t>
      </w:r>
      <w:r>
        <w:rPr>
          <w:rFonts w:eastAsiaTheme="minorEastAsia"/>
        </w:rPr>
        <w:t xml:space="preserve"> (</w:t>
      </w:r>
      <w:r>
        <w:rPr>
          <w:rFonts w:eastAsiaTheme="minorEastAsia"/>
          <w:i/>
          <w:iCs/>
        </w:rPr>
        <w:t>chm</w:t>
      </w:r>
      <w:r>
        <w:rPr>
          <w:rFonts w:eastAsiaTheme="minorEastAsia"/>
        </w:rPr>
        <w:t xml:space="preserve">), which we set at 6 m based on Nishiwaki et al. </w:t>
      </w:r>
      <w:r w:rsidR="00845EBD">
        <w:rPr>
          <w:rFonts w:eastAsiaTheme="minorEastAsia"/>
        </w:rPr>
        <w:t>(</w:t>
      </w:r>
      <w:r>
        <w:rPr>
          <w:rFonts w:eastAsiaTheme="minorEastAsia"/>
        </w:rPr>
        <w:t>1963</w:t>
      </w:r>
      <w:r w:rsidR="00845EBD">
        <w:rPr>
          <w:rFonts w:eastAsiaTheme="minorEastAsia"/>
        </w:rPr>
        <w:t>)</w:t>
      </w:r>
      <w:r>
        <w:rPr>
          <w:rFonts w:eastAsiaTheme="minorEastAsia"/>
        </w:rPr>
        <w:t>.</w:t>
      </w:r>
    </w:p>
    <w:p w14:paraId="27451932" w14:textId="3DD6FDF1"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rsidR="009A468F">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 xml:space="preserve">et al.’s </w:t>
      </w:r>
      <w:r w:rsidR="00845EBD">
        <w:t xml:space="preserve">(1963) </w:t>
      </w:r>
      <w:r w:rsidR="00583D2A">
        <w:t>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w:t>
      </w:r>
      <w:proofErr w:type="gramStart"/>
      <w:r w:rsidR="00583D2A">
        <w:t>eyeball .</w:t>
      </w:r>
      <w:proofErr w:type="gramEnd"/>
      <w:r w:rsidR="00583D2A">
        <w:t xml:space="preserve"> </w:t>
      </w:r>
    </w:p>
    <w:p w14:paraId="0463C445" w14:textId="18198D0E" w:rsidR="00862972" w:rsidRDefault="00862972" w:rsidP="00862972">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36F3F0D8" w14:textId="7B455BF5" w:rsidR="00076109" w:rsidRDefault="00076109"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24"/>
              <w:commentRangeEnd w:id="24"/>
              <m:r>
                <m:rPr>
                  <m:sty m:val="p"/>
                </m:rPr>
                <w:rPr>
                  <w:rStyle w:val="CommentReference"/>
                </w:rPr>
                <w:commentReference w:id="24"/>
              </m:r>
              <m:r>
                <w:rPr>
                  <w:rFonts w:ascii="Cambria Math" w:hAnsi="Cambria Math"/>
                </w:rPr>
                <m:t>#</m:t>
              </m:r>
              <m:r>
                <w:rPr>
                  <w:rFonts w:ascii="Cambria Math" w:hAnsi="Cambria Math"/>
                </w:rPr>
                <m:t>8</m:t>
              </m:r>
            </m:e>
          </m:eqArr>
        </m:oMath>
      </m:oMathPara>
    </w:p>
    <w:p w14:paraId="3663B0E2" w14:textId="06DE6CEB" w:rsidR="00862972" w:rsidRDefault="00076109" w:rsidP="00862972">
      <w:pPr>
        <w:rPr>
          <w:rFonts w:eastAsiaTheme="minorEastAsia"/>
        </w:rPr>
      </w:pPr>
      <w:r>
        <w:rPr>
          <w:rFonts w:eastAsiaTheme="minorEastAsia"/>
        </w:rPr>
        <w:t xml:space="preserve">Where </w:t>
      </w:r>
      <w:r>
        <w:rPr>
          <w:rFonts w:eastAsiaTheme="minorEastAsia"/>
          <w:i/>
          <w:iCs/>
        </w:rPr>
        <w:t xml:space="preserve">n </w:t>
      </w:r>
      <w:r>
        <w:rPr>
          <w:rFonts w:eastAsiaTheme="minorEastAsia"/>
        </w:rPr>
        <w:t xml:space="preserve">is the total number of individuals, </w:t>
      </w:r>
      <w:proofErr w:type="spellStart"/>
      <w:r>
        <w:rPr>
          <w:rFonts w:eastAsiaTheme="minorEastAsia"/>
          <w:i/>
          <w:iCs/>
        </w:rPr>
        <w:t>res</w:t>
      </w:r>
      <w:r>
        <w:rPr>
          <w:rFonts w:eastAsiaTheme="minorEastAsia"/>
          <w:i/>
          <w:iCs/>
          <w:vertAlign w:val="subscript"/>
        </w:rPr>
        <w:t>fi</w:t>
      </w:r>
      <w:proofErr w:type="spellEnd"/>
      <w:r>
        <w:rPr>
          <w:rFonts w:eastAsiaTheme="minorEastAsia"/>
          <w:vertAlign w:val="subscript"/>
        </w:rPr>
        <w:t xml:space="preserve"> </w:t>
      </w:r>
      <w:r>
        <w:rPr>
          <w:rFonts w:eastAsiaTheme="minorEastAsia"/>
        </w:rPr>
        <w:t xml:space="preserve">is the residual between </w:t>
      </w:r>
      <w:del w:id="25" w:author="Ana Eguiguren" w:date="2025-07-09T20:33:00Z" w16du:dateUtc="2025-07-09T23:33:00Z">
        <w:r w:rsidDel="00076109">
          <w:rPr>
            <w:rFonts w:eastAsiaTheme="minorEastAsia"/>
          </w:rPr>
          <w:delText xml:space="preserve">each </w:delText>
        </w:r>
      </w:del>
      <w:ins w:id="26" w:author="Ana Eguiguren" w:date="2025-07-09T20:33:00Z" w16du:dateUtc="2025-07-09T23:33:00Z">
        <w:r>
          <w:rPr>
            <w:rFonts w:eastAsiaTheme="minorEastAsia"/>
          </w:rPr>
          <w:t>an</w:t>
        </w:r>
        <w:r>
          <w:rPr>
            <w:rFonts w:eastAsiaTheme="minorEastAsia"/>
          </w:rPr>
          <w:t xml:space="preserve"> </w:t>
        </w:r>
      </w:ins>
      <w:r>
        <w:rPr>
          <w:rFonts w:eastAsiaTheme="minorEastAsia"/>
        </w:rPr>
        <w:t xml:space="preserve">individual’s observed </w:t>
      </w:r>
      <w:r>
        <w:rPr>
          <w:rFonts w:eastAsiaTheme="minorEastAsia"/>
          <w:i/>
          <w:iCs/>
        </w:rPr>
        <w:t xml:space="preserve">NR </w:t>
      </w:r>
      <w:r>
        <w:rPr>
          <w:rFonts w:eastAsiaTheme="minorEastAsia"/>
        </w:rPr>
        <w:t xml:space="preserve">and that predicted by the female curve, and </w:t>
      </w:r>
      <w:r>
        <w:rPr>
          <w:rFonts w:eastAsiaTheme="minorEastAsia"/>
          <w:i/>
          <w:iCs/>
        </w:rPr>
        <w:t xml:space="preserve">SS </w:t>
      </w:r>
      <w:r>
        <w:rPr>
          <w:rFonts w:eastAsiaTheme="minorEastAsia"/>
        </w:rPr>
        <w:t>is the sum of the residuals (both for the female and male curves).</w:t>
      </w:r>
      <w:r>
        <w:rPr>
          <w:rFonts w:eastAsiaTheme="minorEastAsia"/>
          <w:i/>
          <w:iCs/>
        </w:rPr>
        <w:t xml:space="preserve"> </w:t>
      </w:r>
      <w:r>
        <w:rPr>
          <w:rFonts w:eastAsiaTheme="minorEastAsia"/>
        </w:rPr>
        <w:t xml:space="preserve">We then computed the </w:t>
      </w:r>
      <w:r w:rsidR="00862972">
        <w:rPr>
          <w:rFonts w:eastAsiaTheme="minorEastAsia"/>
        </w:rPr>
        <w:t xml:space="preserve">posterior probability of an individual being a female </w:t>
      </w:r>
      <w:ins w:id="27" w:author="Ana Eguiguren" w:date="2025-07-09T20:33:00Z" w16du:dateUtc="2025-07-09T23:33:00Z">
        <w:r>
          <w:rPr>
            <w:rFonts w:eastAsiaTheme="minorEastAsia"/>
          </w:rPr>
          <w:t>(</w:t>
        </w:r>
      </w:ins>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ins w:id="28" w:author="Ana Eguiguren" w:date="2025-07-09T20:33:00Z" w16du:dateUtc="2025-07-09T23:33:00Z">
            <w:rPr>
              <w:rFonts w:ascii="Cambria Math" w:hAnsi="Cambria Math"/>
            </w:rPr>
            <m:t>)</m:t>
          </w:ins>
        </m:r>
      </m:oMath>
      <w:ins w:id="29" w:author="Ana Eguiguren" w:date="2025-07-09T20:33:00Z" w16du:dateUtc="2025-07-09T23:33:00Z">
        <w:r>
          <w:rPr>
            <w:rFonts w:eastAsiaTheme="minorEastAsia"/>
          </w:rPr>
          <w:t>,</w:t>
        </w:r>
      </w:ins>
      <w:r w:rsidR="00862972">
        <w:rPr>
          <w:rFonts w:eastAsiaTheme="minorEastAsia"/>
        </w:rPr>
        <w:t xml:space="preserve"> </w:t>
      </w:r>
      <w:del w:id="30" w:author="Ana Eguiguren" w:date="2025-07-09T20:33:00Z" w16du:dateUtc="2025-07-09T23:33:00Z">
        <w:r w:rsidR="00862972" w:rsidDel="00076109">
          <w:rPr>
            <w:rFonts w:eastAsiaTheme="minorEastAsia"/>
          </w:rPr>
          <w:delText>by</w:delText>
        </w:r>
        <w:r w:rsidR="00772A9A" w:rsidDel="00076109">
          <w:rPr>
            <w:rFonts w:eastAsiaTheme="minorEastAsia"/>
          </w:rPr>
          <w:delText xml:space="preserve"> (</w:delText>
        </w:r>
      </w:del>
      <w:r w:rsidR="00772A9A">
        <w:rPr>
          <w:rFonts w:eastAsiaTheme="minorEastAsia"/>
        </w:rPr>
        <w:t>assuming males and females are equally likely a priori</w:t>
      </w:r>
      <w:ins w:id="31" w:author="Ana Eguiguren" w:date="2025-07-09T20:33:00Z" w16du:dateUtc="2025-07-09T23:33:00Z">
        <w:r>
          <w:rPr>
            <w:rFonts w:eastAsiaTheme="minorEastAsia"/>
          </w:rPr>
          <w:t>, by</w:t>
        </w:r>
      </w:ins>
      <w:del w:id="32" w:author="Ana Eguiguren" w:date="2025-07-09T20:33:00Z" w16du:dateUtc="2025-07-09T23:33:00Z">
        <w:r w:rsidR="00772A9A" w:rsidDel="00076109">
          <w:rPr>
            <w:rFonts w:eastAsiaTheme="minorEastAsia"/>
          </w:rPr>
          <w:delText>)</w:delText>
        </w:r>
      </w:del>
      <w:r w:rsidR="00862972">
        <w:rPr>
          <w:rFonts w:eastAsiaTheme="minorEastAsia"/>
        </w:rPr>
        <w:t>:</w:t>
      </w:r>
    </w:p>
    <w:p w14:paraId="03A33E1B" w14:textId="20F8D977" w:rsidR="00862972" w:rsidRPr="002D38F6" w:rsidRDefault="00076109"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m:t>
              </m:r>
              <m:r>
                <w:rPr>
                  <w:rFonts w:ascii="Cambria Math" w:hAnsi="Cambria Math"/>
                </w:rPr>
                <m:t>9</m:t>
              </m:r>
            </m:e>
          </m:eqArr>
        </m:oMath>
      </m:oMathPara>
    </w:p>
    <w:p w14:paraId="28924656" w14:textId="571A0119"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9A468F">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lastRenderedPageBreak/>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169465A3" w14:textId="7ED6ED01" w:rsidR="001625DA" w:rsidRDefault="001625DA" w:rsidP="001625DA">
      <w:pPr>
        <w:pStyle w:val="Heading4"/>
      </w:pPr>
      <w:r>
        <w:t>2.4.2 Age classes</w:t>
      </w:r>
    </w:p>
    <w:p w14:paraId="560BDE21" w14:textId="0FC6A6B8"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del w:id="33" w:author="Ana Eguiguren" w:date="2025-07-09T19:51:00Z" w16du:dateUtc="2025-07-09T22:51:00Z">
        <w:r>
          <w:delText xml:space="preserve">, which we delineated based on whaling-based research relating length measurements to analyses of gonadal development, stomach contents, and dentin layer based age estimates </w:delText>
        </w:r>
        <w:r>
          <w:fldChar w:fldCharType="begin"/>
        </w:r>
        <w: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fldChar w:fldCharType="separate"/>
        </w:r>
        <w:r w:rsidRPr="00B5020B">
          <w:rPr>
            <w:kern w:val="0"/>
            <w:u w:val="dash"/>
          </w:rPr>
          <w:delText>(Best 1979, Best et al. 1984, Rice 1989)</w:delText>
        </w:r>
        <w:r>
          <w:fldChar w:fldCharType="end"/>
        </w:r>
        <w:r>
          <w:delText xml:space="preserve">. </w:delText>
        </w:r>
      </w:del>
      <w:ins w:id="34" w:author="Ana Eguiguren" w:date="2025-07-09T19:51:00Z" w16du:dateUtc="2025-07-09T22:51:00Z">
        <w:r>
          <w:t xml:space="preserve">, which we delineated based on whaling-based research relating length measurements to analyses of gonadal development, stomach contents, and dentin layer based age estimates </w:t>
        </w:r>
        <w:r>
          <w:fldChar w:fldCharType="begin"/>
        </w:r>
        <w:r w:rsidR="009A468F">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ins>
    </w:p>
    <w:p w14:paraId="20556F82" w14:textId="1C16EAB0" w:rsidR="001625DA" w:rsidRPr="00320370" w:rsidRDefault="001625DA" w:rsidP="001625DA">
      <w:pPr>
        <w:pStyle w:val="Caption"/>
        <w:keepNext/>
        <w:rPr>
          <w:color w:val="auto"/>
          <w:sz w:val="20"/>
          <w:szCs w:val="20"/>
        </w:rPr>
      </w:pPr>
      <w:bookmarkStart w:id="35"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35"/>
      <w:del w:id="36" w:author="Ana Eguiguren" w:date="2025-07-09T19:51:00Z" w16du:dateUtc="2025-07-09T22:51:00Z">
        <w:r w:rsidRPr="00320370">
          <w:rPr>
            <w:b/>
            <w:bCs/>
            <w:color w:val="auto"/>
            <w:sz w:val="20"/>
            <w:szCs w:val="20"/>
          </w:rPr>
          <w:delText xml:space="preserve">. </w:delText>
        </w:r>
        <w:r w:rsidRPr="00320370">
          <w:rPr>
            <w:color w:val="auto"/>
            <w:sz w:val="20"/>
            <w:szCs w:val="20"/>
          </w:rPr>
          <w:delText xml:space="preserve">Age classes for male and female sperm whales based analyses of whaling data </w:delText>
        </w:r>
        <w:r w:rsidRPr="00320370">
          <w:rPr>
            <w:color w:val="auto"/>
            <w:sz w:val="20"/>
            <w:szCs w:val="20"/>
          </w:rPr>
          <w:fldChar w:fldCharType="begin"/>
        </w:r>
        <w:r w:rsidRPr="00320370">
          <w:rPr>
            <w:color w:val="auto"/>
            <w:sz w:val="20"/>
            <w:szCs w:val="20"/>
          </w:rP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320370">
          <w:rPr>
            <w:color w:val="auto"/>
            <w:sz w:val="20"/>
            <w:szCs w:val="20"/>
          </w:rPr>
          <w:fldChar w:fldCharType="separate"/>
        </w:r>
        <w:r w:rsidRPr="00320370">
          <w:rPr>
            <w:color w:val="auto"/>
            <w:kern w:val="0"/>
            <w:sz w:val="20"/>
            <w:szCs w:val="20"/>
            <w:u w:val="dash"/>
          </w:rPr>
          <w:delText>(Best 1979, Best et al. 1984, Rice 1989)</w:delText>
        </w:r>
        <w:r w:rsidRPr="00320370">
          <w:rPr>
            <w:color w:val="auto"/>
            <w:sz w:val="20"/>
            <w:szCs w:val="20"/>
          </w:rPr>
          <w:fldChar w:fldCharType="end"/>
        </w:r>
        <w:r w:rsidRPr="00320370">
          <w:rPr>
            <w:color w:val="auto"/>
            <w:sz w:val="20"/>
            <w:szCs w:val="20"/>
          </w:rPr>
          <w:delText xml:space="preserve">. </w:delText>
        </w:r>
      </w:del>
      <w:ins w:id="37" w:author="Ana Eguiguren" w:date="2025-07-09T19:51:00Z" w16du:dateUtc="2025-07-09T22:51:00Z">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9A468F">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ins>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14D1F515"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9A468F">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67FBDF49"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9A468F">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462C77A4"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9A468F">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02B551E0"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w:t>
            </w:r>
            <w:r w:rsidR="003B14BE">
              <w:rPr>
                <w:sz w:val="20"/>
                <w:szCs w:val="20"/>
              </w:rPr>
              <w:t>o</w:t>
            </w:r>
            <w:r w:rsidRPr="00320370">
              <w:rPr>
                <w:sz w:val="20"/>
                <w:szCs w:val="20"/>
              </w:rPr>
              <w:t>f</w:t>
            </w:r>
            <w:r w:rsidRPr="00320370">
              <w:rPr>
                <w:sz w:val="20"/>
                <w:szCs w:val="20"/>
              </w:rPr>
              <w:t xml:space="preserve"> individuals have not attained sexual maturity </w:t>
            </w:r>
            <w:r w:rsidRPr="00320370">
              <w:rPr>
                <w:sz w:val="20"/>
                <w:szCs w:val="20"/>
              </w:rPr>
              <w:fldChar w:fldCharType="begin"/>
            </w:r>
            <w:r w:rsidR="009A468F">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7EA7B37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w:t>
            </w:r>
            <w:r w:rsidR="003B14BE">
              <w:rPr>
                <w:sz w:val="20"/>
                <w:szCs w:val="20"/>
              </w:rPr>
              <w:t>o</w:t>
            </w:r>
            <w:r w:rsidRPr="00320370">
              <w:rPr>
                <w:sz w:val="20"/>
                <w:szCs w:val="20"/>
              </w:rPr>
              <w:t xml:space="preserve">f individuals have not attained sexual maturity </w:t>
            </w:r>
            <w:r w:rsidRPr="00320370">
              <w:rPr>
                <w:sz w:val="20"/>
                <w:szCs w:val="20"/>
              </w:rPr>
              <w:fldChar w:fldCharType="begin"/>
            </w:r>
            <w:r w:rsidR="009A468F">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7C18326E"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009A468F">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063B953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9A468F">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1ED45844"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w:t>
            </w:r>
            <w:r w:rsidR="009B0F29">
              <w:rPr>
                <w:sz w:val="20"/>
                <w:szCs w:val="20"/>
              </w:rPr>
              <w:t>&gt;</w:t>
            </w:r>
            <w:r w:rsidRPr="00320370">
              <w:rPr>
                <w:sz w:val="20"/>
                <w:szCs w:val="20"/>
              </w:rPr>
              <w:t xml:space="preserve">15.7 m (35 years) </w:t>
            </w:r>
            <w:r w:rsidRPr="00320370">
              <w:rPr>
                <w:sz w:val="20"/>
                <w:szCs w:val="20"/>
              </w:rPr>
              <w:fldChar w:fldCharType="begin"/>
            </w:r>
            <w:r w:rsidR="009A468F">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09A12DF5" w:rsidR="00DB0992" w:rsidRDefault="00DB0992" w:rsidP="00EA7AE3">
      <w:pPr>
        <w:pStyle w:val="Heading4"/>
      </w:pPr>
      <w:r>
        <w:t>2.</w:t>
      </w:r>
      <w:r w:rsidR="00EA7AE3">
        <w:t>4</w:t>
      </w:r>
      <w:r>
        <w:t xml:space="preserve">.3 </w:t>
      </w:r>
      <w:r>
        <w:t>Behavioural context</w:t>
      </w:r>
    </w:p>
    <w:p w14:paraId="7DE390DA" w14:textId="46B67EE9" w:rsidR="002412C1" w:rsidRDefault="00B904F0" w:rsidP="00B904F0">
      <w:r>
        <w:t xml:space="preserve">We </w:t>
      </w:r>
      <w:r w:rsidR="00076109">
        <w:t xml:space="preserve">then </w:t>
      </w:r>
      <w:r>
        <w:t>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9A468F">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observed performing or receiving a </w:t>
      </w:r>
      <w:r w:rsidR="002412C1">
        <w:rPr>
          <w:i/>
          <w:iCs/>
        </w:rPr>
        <w:t xml:space="preserve">peduncle dive </w:t>
      </w:r>
      <w:r w:rsidR="002412C1">
        <w:t xml:space="preserve">in any of the video recordings from which still images for measurements were extracted.  </w:t>
      </w:r>
    </w:p>
    <w:p w14:paraId="207AF844" w14:textId="48D12A1C" w:rsidR="00B904F0" w:rsidRPr="0089671E" w:rsidRDefault="00FA0DD1" w:rsidP="00B904F0">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9A468F">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w:t>
      </w:r>
      <w:proofErr w:type="spellStart"/>
      <w:r w:rsidR="0034086F" w:rsidRPr="0034086F">
        <w:rPr>
          <w:kern w:val="0"/>
          <w:lang w:val="en-US"/>
        </w:rPr>
        <w:t>Sarano</w:t>
      </w:r>
      <w:proofErr w:type="spellEnd"/>
      <w:r w:rsidR="0034086F" w:rsidRPr="0034086F">
        <w:rPr>
          <w:kern w:val="0"/>
          <w:lang w:val="en-US"/>
        </w:rPr>
        <w:t xml:space="preserve">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9A468F">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9A468F" w:rsidRPr="009A468F">
        <w:rPr>
          <w:kern w:val="0"/>
        </w:rPr>
        <w:t xml:space="preserve">(Gero &amp; Whitehead 2007, Konrad et al. 2019, </w:t>
      </w:r>
      <w:proofErr w:type="spellStart"/>
      <w:r w:rsidR="009A468F" w:rsidRPr="009A468F">
        <w:rPr>
          <w:kern w:val="0"/>
        </w:rPr>
        <w:t>Sarano</w:t>
      </w:r>
      <w:proofErr w:type="spellEnd"/>
      <w:r w:rsidR="009A468F" w:rsidRPr="009A468F">
        <w:rPr>
          <w:kern w:val="0"/>
        </w:rPr>
        <w:t xml:space="preserve"> et al. 2023)</w:t>
      </w:r>
      <w:r w:rsidR="00E5259C">
        <w:fldChar w:fldCharType="end"/>
      </w:r>
      <w:r w:rsidR="00E5259C">
        <w:t xml:space="preserve">. </w:t>
      </w:r>
    </w:p>
    <w:p w14:paraId="0EA11162" w14:textId="6A2EC459" w:rsidR="00862972" w:rsidRDefault="00862972" w:rsidP="00EA7AE3">
      <w:pPr>
        <w:pStyle w:val="Heading2"/>
      </w:pPr>
      <w:bookmarkStart w:id="38" w:name="_Toc201083901"/>
      <w:bookmarkStart w:id="39" w:name="_Toc202983204"/>
      <w:r>
        <w:lastRenderedPageBreak/>
        <w:t xml:space="preserve">3. </w:t>
      </w:r>
      <w:bookmarkEnd w:id="38"/>
      <w:r w:rsidR="00EA7AE3">
        <w:t>RESULTS</w:t>
      </w:r>
      <w:bookmarkEnd w:id="39"/>
    </w:p>
    <w:p w14:paraId="5424A2A9" w14:textId="77777777" w:rsidR="00862972" w:rsidRDefault="00862972" w:rsidP="00EA7AE3">
      <w:pPr>
        <w:pStyle w:val="Heading3"/>
      </w:pPr>
      <w:bookmarkStart w:id="40" w:name="_Toc202983205"/>
      <w:r>
        <w:t>3.1 | Error estimation and correction</w:t>
      </w:r>
      <w:bookmarkEnd w:id="40"/>
    </w:p>
    <w:p w14:paraId="1C8100DE" w14:textId="1F049CEA"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bookmarkStart w:id="41" w:name="_Toc202983206"/>
      <w:r>
        <w:t>3.2 | Whale measurements and photo-identification</w:t>
      </w:r>
      <w:bookmarkEnd w:id="41"/>
    </w:p>
    <w:p w14:paraId="73810721" w14:textId="1682330D"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42"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42"/>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193316F" w14:textId="77777777" w:rsidR="00583D2A" w:rsidRDefault="00583D2A" w:rsidP="00583D2A">
      <w:pPr>
        <w:pStyle w:val="Heading3"/>
      </w:pPr>
      <w:bookmarkStart w:id="43" w:name="_Toc202983207"/>
      <w:r>
        <w:lastRenderedPageBreak/>
        <w:t>3.3 | Sex and age class inference</w:t>
      </w:r>
      <w:bookmarkEnd w:id="43"/>
    </w:p>
    <w:p w14:paraId="56DC23FF" w14:textId="77777777" w:rsidR="00583D2A" w:rsidRPr="000C6EAF" w:rsidRDefault="00583D2A" w:rsidP="00583D2A">
      <w:pPr>
        <w:pStyle w:val="Heading4"/>
      </w:pPr>
      <w:r>
        <w:t>3.3.1 Parameter optimization</w:t>
      </w:r>
    </w:p>
    <w:p w14:paraId="565DE213" w14:textId="1C34F1B8" w:rsidR="00583D2A" w:rsidRDefault="00583D2A" w:rsidP="00583D2A">
      <w:commentRangeStart w:id="44"/>
      <w:r>
        <w:t xml:space="preserve">Optimal values for </w:t>
      </w:r>
      <w:proofErr w:type="spellStart"/>
      <w:r>
        <w:rPr>
          <w:i/>
          <w:iCs/>
        </w:rPr>
        <w:t>fr</w:t>
      </w:r>
      <w:proofErr w:type="spellEnd"/>
      <w:r>
        <w:rPr>
          <w:i/>
          <w:iCs/>
        </w:rPr>
        <w:t xml:space="preserve">, </w:t>
      </w:r>
      <w:proofErr w:type="spellStart"/>
      <w:r>
        <w:rPr>
          <w:i/>
          <w:iCs/>
        </w:rPr>
        <w:t>max</w:t>
      </w:r>
      <w:r>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Pr>
          <w:i/>
          <w:iCs/>
          <w:vertAlign w:val="subscript"/>
        </w:rPr>
        <w:t>m</w:t>
      </w:r>
      <w:proofErr w:type="spellEnd"/>
      <w:r>
        <w:t xml:space="preserve"> varied more across bootstrap iterations </w:t>
      </w:r>
      <w:r w:rsidR="003C2CB8">
        <w:t>of the</w:t>
      </w:r>
      <w:r>
        <w:t xml:space="preserve"> model</w:t>
      </w:r>
      <w:r w:rsidR="003C2CB8">
        <w:t>s</w:t>
      </w:r>
      <w:r>
        <w:t xml:space="preserve"> fit with </w:t>
      </w:r>
      <w:r w:rsidR="008732DD">
        <w:rPr>
          <w:i/>
          <w:iCs/>
        </w:rPr>
        <w:t>N</w:t>
      </w:r>
      <w:r>
        <w:rPr>
          <w:i/>
          <w:iCs/>
        </w:rPr>
        <w:t>R</w:t>
      </w:r>
      <w:r w:rsidR="001247C4">
        <w:rPr>
          <w:i/>
          <w:iCs/>
          <w:vertAlign w:val="subscript"/>
        </w:rPr>
        <w:t>d</w:t>
      </w:r>
      <w:r w:rsidR="00805339">
        <w:rPr>
          <w:i/>
          <w:iCs/>
          <w:vertAlign w:val="subscript"/>
        </w:rPr>
        <w:t>orsal</w:t>
      </w:r>
      <w:r>
        <w:rPr>
          <w:i/>
          <w:iCs/>
        </w:rPr>
        <w:t xml:space="preserve"> </w:t>
      </w:r>
      <w:r>
        <w:t xml:space="preserve">than </w:t>
      </w:r>
      <w:r w:rsidR="008732DD">
        <w:rPr>
          <w:i/>
          <w:iCs/>
        </w:rPr>
        <w:t>N</w:t>
      </w:r>
      <w:r>
        <w:rPr>
          <w:i/>
          <w:iCs/>
        </w:rPr>
        <w:t>R</w:t>
      </w:r>
      <w:r w:rsidR="001247C4">
        <w:rPr>
          <w:i/>
          <w:iCs/>
          <w:vertAlign w:val="subscript"/>
        </w:rPr>
        <w:t>f</w:t>
      </w:r>
      <w:r w:rsidR="00805339">
        <w:rPr>
          <w:i/>
          <w:iCs/>
          <w:vertAlign w:val="subscript"/>
        </w:rPr>
        <w:t>lipper</w:t>
      </w:r>
      <w:r>
        <w:rPr>
          <w:i/>
          <w:iCs/>
        </w:rPr>
        <w:t xml:space="preserve"> </w:t>
      </w:r>
      <w:r>
        <w:t>(</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44"/>
      <w:r>
        <w:rPr>
          <w:rStyle w:val="CommentReference"/>
        </w:rPr>
        <w:commentReference w:id="44"/>
      </w:r>
      <w:r>
        <w:t xml:space="preserve">resulting in generally higher levels of uncertainty associated with models based on </w:t>
      </w:r>
      <w:r w:rsidR="001247C4">
        <w:rPr>
          <w:i/>
          <w:iCs/>
        </w:rPr>
        <w:t>NR</w:t>
      </w:r>
      <w:r w:rsidR="001247C4">
        <w:rPr>
          <w:i/>
          <w:iCs/>
          <w:vertAlign w:val="subscript"/>
        </w:rPr>
        <w:t>dorsal</w:t>
      </w:r>
      <w:r>
        <w:t xml:space="preserve"> than </w:t>
      </w:r>
      <w:r w:rsidR="001247C4">
        <w:rPr>
          <w:i/>
          <w:iCs/>
        </w:rPr>
        <w:t>NR</w:t>
      </w:r>
      <w:r w:rsidR="001247C4">
        <w:rPr>
          <w:i/>
          <w:iCs/>
          <w:vertAlign w:val="subscript"/>
        </w:rPr>
        <w:t>flipper</w:t>
      </w:r>
      <w:r w:rsidR="001247C4">
        <w:rPr>
          <w:i/>
          <w:iCs/>
        </w:rPr>
        <w:t xml:space="preserve">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proofErr w:type="spellStart"/>
      <w:r w:rsidR="008732DD">
        <w:rPr>
          <w:i/>
          <w:iCs/>
        </w:rPr>
        <w:t>f</w:t>
      </w:r>
      <w:r>
        <w:rPr>
          <w:i/>
          <w:iCs/>
        </w:rPr>
        <w:t>r</w:t>
      </w:r>
      <w:proofErr w:type="spellEnd"/>
      <w:r>
        <w:rPr>
          <w:i/>
          <w:iCs/>
        </w:rPr>
        <w:t xml:space="preserve"> </w:t>
      </w:r>
      <w:r>
        <w:t xml:space="preserve">values were highly variable in both models, resulting in a high degree of uncertainty in modeling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w:t>
      </w:r>
      <w:r w:rsidR="003C2CB8">
        <w:t>in</w:t>
      </w:r>
      <w:r>
        <w:t xml:space="preserve"> </w:t>
      </w:r>
      <w:r w:rsidR="003C2CB8">
        <w:t>models based</w:t>
      </w:r>
      <w:r>
        <w:t xml:space="preserve"> on </w:t>
      </w:r>
      <w:r w:rsidR="001247C4">
        <w:rPr>
          <w:i/>
          <w:iCs/>
        </w:rPr>
        <w:t>NR</w:t>
      </w:r>
      <w:r w:rsidR="001247C4">
        <w:rPr>
          <w:i/>
          <w:iCs/>
          <w:vertAlign w:val="subscript"/>
        </w:rPr>
        <w:t>flipper</w:t>
      </w:r>
      <w:r>
        <w:t xml:space="preserve">, partly because large males </w:t>
      </w:r>
      <w:r w:rsidR="008732DD">
        <w:t xml:space="preserve">(&gt; 13. 7 m) </w:t>
      </w:r>
      <w:r>
        <w:t xml:space="preserve">had disproportionately higher </w:t>
      </w:r>
      <w:r w:rsidR="001247C4">
        <w:rPr>
          <w:i/>
          <w:iCs/>
        </w:rPr>
        <w:t>NR</w:t>
      </w:r>
      <w:r w:rsidR="001247C4">
        <w:rPr>
          <w:i/>
          <w:iCs/>
          <w:vertAlign w:val="subscript"/>
        </w:rPr>
        <w:t>flipper</w:t>
      </w:r>
      <w:r w:rsidR="001247C4">
        <w:rPr>
          <w:i/>
          <w:iCs/>
        </w:rPr>
        <w:t xml:space="preserve"> </w:t>
      </w:r>
      <w:r>
        <w:t xml:space="preserve">than the rest of individuals, while their </w:t>
      </w:r>
      <w:r w:rsidR="001247C4">
        <w:rPr>
          <w:i/>
          <w:iCs/>
        </w:rPr>
        <w:t>NR</w:t>
      </w:r>
      <w:r w:rsidR="001247C4">
        <w:rPr>
          <w:i/>
          <w:iCs/>
          <w:vertAlign w:val="subscript"/>
        </w:rPr>
        <w:t>dorsal</w:t>
      </w:r>
      <w:r w:rsidR="001247C4">
        <w:rPr>
          <w:i/>
          <w:iCs/>
        </w:rPr>
        <w:t xml:space="preserve"> </w:t>
      </w:r>
      <w:r w:rsidR="00E95600">
        <w:t>are</w:t>
      </w:r>
      <w:r>
        <w:t xml:space="preserve"> closer to</w:t>
      </w:r>
      <w:r w:rsidR="003C2CB8">
        <w:t xml:space="preserve"> those</w:t>
      </w:r>
      <w:r>
        <w:t xml:space="preserve">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proofErr w:type="spellStart"/>
      <w:proofErr w:type="gramStart"/>
      <w:r>
        <w:rPr>
          <w:i/>
          <w:iCs/>
        </w:rPr>
        <w:t>max</w:t>
      </w:r>
      <w:r>
        <w:rPr>
          <w:i/>
          <w:iCs/>
          <w:vertAlign w:val="subscript"/>
        </w:rPr>
        <w:t>f</w:t>
      </w:r>
      <w:proofErr w:type="spellEnd"/>
      <w:r>
        <w:rPr>
          <w:i/>
          <w:iCs/>
          <w:vertAlign w:val="subscript"/>
        </w:rPr>
        <w:t xml:space="preserve">  </w:t>
      </w:r>
      <w:r>
        <w:t>and</w:t>
      </w:r>
      <w:proofErr w:type="gramEnd"/>
      <w:r>
        <w:t xml:space="preserve"> </w:t>
      </w:r>
      <w:proofErr w:type="spellStart"/>
      <w:r>
        <w:rPr>
          <w:i/>
          <w:iCs/>
        </w:rPr>
        <w:t>max</w:t>
      </w:r>
      <w:r>
        <w:rPr>
          <w:i/>
          <w:iCs/>
          <w:vertAlign w:val="subscript"/>
        </w:rPr>
        <w:t>m</w:t>
      </w:r>
      <w:proofErr w:type="spellEnd"/>
      <w:r>
        <w:t xml:space="preserve">) were generally </w:t>
      </w:r>
      <w:r w:rsidR="00AB1071">
        <w:t>less variable</w:t>
      </w:r>
      <w:r>
        <w:t xml:space="preserve"> than growth parameters (</w:t>
      </w:r>
      <w:proofErr w:type="spellStart"/>
      <w:r>
        <w:rPr>
          <w:i/>
          <w:iCs/>
        </w:rPr>
        <w:t>fr</w:t>
      </w:r>
      <w:proofErr w:type="spellEnd"/>
      <w:r>
        <w:rPr>
          <w:i/>
          <w:iCs/>
        </w:rPr>
        <w:t xml:space="preserve"> </w:t>
      </w:r>
      <w:r>
        <w:t xml:space="preserve">and </w:t>
      </w:r>
      <w:proofErr w:type="spellStart"/>
      <w:r>
        <w:rPr>
          <w:i/>
          <w:iCs/>
        </w:rPr>
        <w:t>mr</w:t>
      </w:r>
      <w:proofErr w:type="spellEnd"/>
      <w:r>
        <w:t xml:space="preserve">), although some iterations of </w:t>
      </w:r>
      <w:r w:rsidR="008E7641">
        <w:rPr>
          <w:i/>
          <w:iCs/>
        </w:rPr>
        <w:t>NR</w:t>
      </w:r>
      <w:r w:rsidR="008E7641">
        <w:rPr>
          <w:i/>
          <w:iCs/>
          <w:vertAlign w:val="subscript"/>
        </w:rPr>
        <w:t>dorsal</w:t>
      </w:r>
      <w:r w:rsidR="008E7641">
        <w:t xml:space="preserve"> </w:t>
      </w:r>
      <w:r>
        <w:t>model</w:t>
      </w:r>
      <w:r w:rsidR="003C2CB8">
        <w:t>s</w:t>
      </w:r>
      <w:r>
        <w:t xml:space="preserve"> resulted in distant outliers of the male-specific parameters (</w:t>
      </w:r>
      <w:proofErr w:type="spellStart"/>
      <w:r w:rsidRPr="00BB3941">
        <w:rPr>
          <w:i/>
          <w:iCs/>
        </w:rPr>
        <w:t>mr</w:t>
      </w:r>
      <w:proofErr w:type="spellEnd"/>
      <w:r>
        <w:t xml:space="preserve"> and </w:t>
      </w:r>
      <w:proofErr w:type="spellStart"/>
      <w:r>
        <w:rPr>
          <w:i/>
          <w:iCs/>
        </w:rPr>
        <w:t>max</w:t>
      </w:r>
      <w:r>
        <w:rPr>
          <w:i/>
          <w:iCs/>
          <w:vertAlign w:val="subscript"/>
        </w:rPr>
        <w:t>m</w:t>
      </w:r>
      <w:proofErr w:type="spellEnd"/>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w:t>
      </w:r>
      <w:r w:rsidR="00977389">
        <w:t xml:space="preserve">. </w:t>
      </w:r>
      <w:commentRangeStart w:id="45"/>
      <w:r w:rsidR="00977389">
        <w:t xml:space="preserve">For </w:t>
      </w:r>
      <w:r w:rsidR="00922BBE">
        <w:t xml:space="preserve">adult </w:t>
      </w:r>
      <w:r w:rsidR="00977389">
        <w:t xml:space="preserve">males, </w:t>
      </w:r>
      <w:r w:rsidR="00977389">
        <w:rPr>
          <w:i/>
          <w:iCs/>
        </w:rPr>
        <w:t>NR</w:t>
      </w:r>
      <w:r w:rsidR="00977389">
        <w:rPr>
          <w:i/>
          <w:iCs/>
          <w:vertAlign w:val="subscript"/>
        </w:rPr>
        <w:t>flipper</w:t>
      </w:r>
      <w:r w:rsidR="00977389">
        <w:t xml:space="preserve"> seems to </w:t>
      </w:r>
      <w:r w:rsidR="00922BBE">
        <w:t xml:space="preserve">increase linearly with length (Figures 3 and 4), and thus that the logistic model is an unnecessary elaboration (also indicated by </w:t>
      </w:r>
      <w:proofErr w:type="spellStart"/>
      <w:r w:rsidR="00922BBE">
        <w:rPr>
          <w:i/>
          <w:iCs/>
        </w:rPr>
        <w:t>mr</w:t>
      </w:r>
      <w:proofErr w:type="spellEnd"/>
      <w:r w:rsidR="00922BBE">
        <w:t xml:space="preserve">=~0; Table 2), and </w:t>
      </w:r>
      <w:proofErr w:type="spellStart"/>
      <w:r w:rsidR="00922BBE">
        <w:rPr>
          <w:i/>
          <w:iCs/>
        </w:rPr>
        <w:t>max</w:t>
      </w:r>
      <w:r w:rsidR="00922BBE">
        <w:rPr>
          <w:i/>
          <w:iCs/>
          <w:vertAlign w:val="subscript"/>
        </w:rPr>
        <w:t>m</w:t>
      </w:r>
      <w:proofErr w:type="spellEnd"/>
      <w:r w:rsidR="00922BBE">
        <w:t xml:space="preserve"> is meaningless (indicated by </w:t>
      </w:r>
      <w:proofErr w:type="spellStart"/>
      <w:r w:rsidR="00922BBE">
        <w:rPr>
          <w:i/>
          <w:iCs/>
        </w:rPr>
        <w:t>max</w:t>
      </w:r>
      <w:r w:rsidR="00922BBE">
        <w:rPr>
          <w:i/>
          <w:iCs/>
          <w:vertAlign w:val="subscript"/>
        </w:rPr>
        <w:t>m</w:t>
      </w:r>
      <w:proofErr w:type="spellEnd"/>
      <w:r w:rsidR="00922BBE">
        <w:t xml:space="preserve"> estimated to be impossibly greater than 1.0).</w:t>
      </w:r>
      <w:commentRangeEnd w:id="45"/>
      <w:r w:rsidR="00547F4B">
        <w:rPr>
          <w:rStyle w:val="CommentReference"/>
        </w:rPr>
        <w:commentReference w:id="45"/>
      </w:r>
    </w:p>
    <w:p w14:paraId="6AB6D714" w14:textId="22B4DC5E" w:rsidR="00583D2A" w:rsidRPr="008E7641" w:rsidRDefault="00583D2A" w:rsidP="00583D2A">
      <w:pPr>
        <w:pStyle w:val="Caption"/>
        <w:keepNext/>
        <w:rPr>
          <w:i w:val="0"/>
          <w:iCs w:val="0"/>
          <w:color w:val="000000" w:themeColor="text1"/>
        </w:rPr>
      </w:pPr>
      <w:bookmarkStart w:id="46" w:name="_Ref201835481"/>
      <w:r w:rsidRPr="008E7641">
        <w:rPr>
          <w:b/>
          <w:bCs/>
          <w:color w:val="000000" w:themeColor="text1"/>
        </w:rPr>
        <w:t xml:space="preserve">Table </w:t>
      </w:r>
      <w:r w:rsidRPr="008E7641">
        <w:rPr>
          <w:b/>
          <w:bCs/>
          <w:color w:val="000000" w:themeColor="text1"/>
        </w:rPr>
        <w:fldChar w:fldCharType="begin"/>
      </w:r>
      <w:r w:rsidRPr="008E7641">
        <w:rPr>
          <w:b/>
          <w:bCs/>
          <w:color w:val="000000" w:themeColor="text1"/>
        </w:rPr>
        <w:instrText xml:space="preserve"> SEQ Table \* ARABIC </w:instrText>
      </w:r>
      <w:r w:rsidRPr="008E7641">
        <w:rPr>
          <w:b/>
          <w:bCs/>
          <w:color w:val="000000" w:themeColor="text1"/>
        </w:rPr>
        <w:fldChar w:fldCharType="separate"/>
      </w:r>
      <w:r w:rsidRPr="008E7641">
        <w:rPr>
          <w:b/>
          <w:bCs/>
          <w:noProof/>
          <w:color w:val="000000" w:themeColor="text1"/>
        </w:rPr>
        <w:t>2</w:t>
      </w:r>
      <w:r w:rsidRPr="008E7641">
        <w:rPr>
          <w:b/>
          <w:bCs/>
          <w:color w:val="000000" w:themeColor="text1"/>
        </w:rPr>
        <w:fldChar w:fldCharType="end"/>
      </w:r>
      <w:bookmarkEnd w:id="46"/>
      <w:r w:rsidRPr="008E7641">
        <w:rPr>
          <w:color w:val="000000" w:themeColor="text1"/>
        </w:rPr>
        <w:t xml:space="preserve">. </w:t>
      </w:r>
      <w:r w:rsidRPr="008E7641">
        <w:rPr>
          <w:i w:val="0"/>
          <w:iCs w:val="0"/>
          <w:color w:val="000000" w:themeColor="text1"/>
        </w:rPr>
        <w:t>Bootstrapped means and 95</w:t>
      </w:r>
      <w:r w:rsidRPr="008E7641">
        <w:rPr>
          <w:i w:val="0"/>
          <w:iCs w:val="0"/>
          <w:color w:val="000000" w:themeColor="text1"/>
          <w:vertAlign w:val="superscript"/>
        </w:rPr>
        <w:t>th</w:t>
      </w:r>
      <w:r w:rsidRPr="008E7641">
        <w:rPr>
          <w:i w:val="0"/>
          <w:iCs w:val="0"/>
          <w:color w:val="000000" w:themeColor="text1"/>
        </w:rPr>
        <w:t xml:space="preserve"> percentile confidence intervals (95% CI) based on 1000 iterations for parameters relating sperm whale length (m) and </w:t>
      </w:r>
      <w:commentRangeStart w:id="47"/>
      <w:r w:rsidRPr="008E7641">
        <w:rPr>
          <w:i w:val="0"/>
          <w:iCs w:val="0"/>
          <w:color w:val="000000" w:themeColor="text1"/>
        </w:rPr>
        <w:t xml:space="preserve">nose-to-body ratio </w:t>
      </w:r>
      <w:commentRangeEnd w:id="47"/>
      <w:r w:rsidRPr="008E7641">
        <w:rPr>
          <w:rStyle w:val="CommentReference"/>
          <w:i w:val="0"/>
          <w:iCs w:val="0"/>
          <w:color w:val="000000" w:themeColor="text1"/>
          <w:sz w:val="18"/>
          <w:szCs w:val="18"/>
        </w:rPr>
        <w:commentReference w:id="47"/>
      </w:r>
      <w:r w:rsidRPr="008E7641">
        <w:rPr>
          <w:i w:val="0"/>
          <w:iCs w:val="0"/>
          <w:color w:val="000000" w:themeColor="text1"/>
        </w:rPr>
        <w:t>(</w:t>
      </w:r>
      <w:r w:rsidR="00DF217B" w:rsidRPr="008E7641">
        <w:rPr>
          <w:color w:val="000000" w:themeColor="text1"/>
        </w:rPr>
        <w:t>N</w:t>
      </w:r>
      <w:r w:rsidRPr="008E7641">
        <w:rPr>
          <w:color w:val="000000" w:themeColor="text1"/>
        </w:rPr>
        <w:t>R</w:t>
      </w:r>
      <w:r w:rsidRPr="008E7641">
        <w:rPr>
          <w:i w:val="0"/>
          <w:iCs w:val="0"/>
          <w:color w:val="000000" w:themeColor="text1"/>
        </w:rPr>
        <w:t>) metrics based on snout to the caudal base of the dorsal fin (</w:t>
      </w:r>
      <w:r w:rsidR="008E7641" w:rsidRPr="008E7641">
        <w:rPr>
          <w:color w:val="000000" w:themeColor="text1"/>
        </w:rPr>
        <w:t>NR</w:t>
      </w:r>
      <w:r w:rsidR="008E7641" w:rsidRPr="008E7641">
        <w:rPr>
          <w:i w:val="0"/>
          <w:iCs w:val="0"/>
          <w:color w:val="000000" w:themeColor="text1"/>
          <w:vertAlign w:val="subscript"/>
        </w:rPr>
        <w:t>dorsal</w:t>
      </w:r>
      <w:r w:rsidRPr="008E7641">
        <w:rPr>
          <w:i w:val="0"/>
          <w:iCs w:val="0"/>
          <w:color w:val="000000" w:themeColor="text1"/>
        </w:rPr>
        <w:t>) and on snout to the flipper insertion point (</w:t>
      </w:r>
      <w:r w:rsidR="008E7641" w:rsidRPr="008E7641">
        <w:rPr>
          <w:color w:val="000000" w:themeColor="text1"/>
        </w:rPr>
        <w:t>NR</w:t>
      </w:r>
      <w:r w:rsidR="008E7641" w:rsidRPr="008E7641">
        <w:rPr>
          <w:color w:val="000000" w:themeColor="text1"/>
          <w:vertAlign w:val="subscript"/>
        </w:rPr>
        <w:t>flipper</w:t>
      </w:r>
      <w:r w:rsidRPr="008E7641">
        <w:rPr>
          <w:i w:val="0"/>
          <w:iCs w:val="0"/>
          <w:color w:val="000000" w:themeColor="text1"/>
        </w:rPr>
        <w:t>). Parameters reflect the growth rate of females and small males (</w:t>
      </w:r>
      <w:r w:rsidRPr="008E7641">
        <w:rPr>
          <w:color w:val="000000" w:themeColor="text1"/>
        </w:rPr>
        <w:t>≤</w:t>
      </w:r>
      <w:r w:rsidRPr="008E7641">
        <w:rPr>
          <w:i w:val="0"/>
          <w:iCs w:val="0"/>
          <w:color w:val="000000" w:themeColor="text1"/>
        </w:rPr>
        <w:t xml:space="preserve"> 6 m) (</w:t>
      </w:r>
      <w:proofErr w:type="spellStart"/>
      <w:r w:rsidRPr="008E7641">
        <w:rPr>
          <w:color w:val="000000" w:themeColor="text1"/>
        </w:rPr>
        <w:t>fr</w:t>
      </w:r>
      <w:proofErr w:type="spellEnd"/>
      <w:r w:rsidRPr="008E7641">
        <w:rPr>
          <w:i w:val="0"/>
          <w:iCs w:val="0"/>
          <w:color w:val="000000" w:themeColor="text1"/>
        </w:rPr>
        <w:t xml:space="preserve">), the female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f</w:t>
      </w:r>
      <w:proofErr w:type="spellEnd"/>
      <w:r w:rsidRPr="008E7641">
        <w:rPr>
          <w:i w:val="0"/>
          <w:iCs w:val="0"/>
          <w:color w:val="000000" w:themeColor="text1"/>
        </w:rPr>
        <w:t>), the growth rate of larger males (</w:t>
      </w:r>
      <w:r w:rsidRPr="008E7641">
        <w:rPr>
          <w:i w:val="0"/>
          <w:iCs w:val="0"/>
          <w:color w:val="000000" w:themeColor="text1"/>
        </w:rPr>
        <w:sym w:font="Symbol" w:char="F03E"/>
      </w:r>
      <w:r w:rsidRPr="008E7641">
        <w:rPr>
          <w:i w:val="0"/>
          <w:iCs w:val="0"/>
          <w:color w:val="000000" w:themeColor="text1"/>
        </w:rPr>
        <w:t xml:space="preserve"> 6 m) (</w:t>
      </w:r>
      <w:proofErr w:type="spellStart"/>
      <w:r w:rsidRPr="008E7641">
        <w:rPr>
          <w:color w:val="000000" w:themeColor="text1"/>
        </w:rPr>
        <w:t>mr</w:t>
      </w:r>
      <w:proofErr w:type="spellEnd"/>
      <w:r w:rsidRPr="008E7641">
        <w:rPr>
          <w:i w:val="0"/>
          <w:iCs w:val="0"/>
          <w:color w:val="000000" w:themeColor="text1"/>
        </w:rPr>
        <w:t xml:space="preserve">), </w:t>
      </w:r>
      <w:commentRangeStart w:id="48"/>
      <w:r w:rsidRPr="008E7641">
        <w:rPr>
          <w:i w:val="0"/>
          <w:iCs w:val="0"/>
          <w:color w:val="000000" w:themeColor="text1"/>
        </w:rPr>
        <w:t xml:space="preserve">and the 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m</w:t>
      </w:r>
      <w:proofErr w:type="spellEnd"/>
      <w:r w:rsidRPr="008E7641">
        <w:rPr>
          <w:i w:val="0"/>
          <w:iCs w:val="0"/>
          <w:color w:val="000000" w:themeColor="text1"/>
        </w:rPr>
        <w:t>)</w:t>
      </w:r>
      <w:commentRangeEnd w:id="48"/>
      <w:r w:rsidR="00977389">
        <w:rPr>
          <w:rStyle w:val="CommentReference"/>
          <w:i w:val="0"/>
          <w:iCs w:val="0"/>
          <w:color w:val="auto"/>
        </w:rPr>
        <w:commentReference w:id="48"/>
      </w:r>
      <w:r w:rsidRPr="008E7641">
        <w:rPr>
          <w:i w:val="0"/>
          <w:iCs w:val="0"/>
          <w:color w:val="000000" w:themeColor="text1"/>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fr</w:t>
            </w:r>
            <w:proofErr w:type="spellEnd"/>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f</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mr</w:t>
            </w:r>
            <w:proofErr w:type="spellEnd"/>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m</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58CE909"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1DDC020D"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25B540C7" w:rsidR="00583D2A" w:rsidRDefault="00B930E1" w:rsidP="00583D2A">
      <w:pPr>
        <w:keepNext/>
      </w:pPr>
      <w:r>
        <w:rPr>
          <w:noProof/>
        </w:rPr>
        <w:drawing>
          <wp:inline distT="0" distB="0" distL="0" distR="0" wp14:anchorId="3582DFC5" wp14:editId="1AE2A1B1">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5F115585" w:rsidR="00583D2A" w:rsidRPr="00574C21" w:rsidRDefault="00583D2A" w:rsidP="00583D2A">
      <w:pPr>
        <w:pStyle w:val="Caption"/>
      </w:pPr>
      <w:bookmarkStart w:id="49" w:name="_Ref201775677"/>
      <w:commentRangeStart w:id="50"/>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Pr>
          <w:b/>
          <w:bCs/>
          <w:noProof/>
          <w:color w:val="auto"/>
        </w:rPr>
        <w:t>3</w:t>
      </w:r>
      <w:r w:rsidRPr="00A17E91">
        <w:rPr>
          <w:b/>
          <w:bCs/>
          <w:color w:val="auto"/>
        </w:rPr>
        <w:fldChar w:fldCharType="end"/>
      </w:r>
      <w:bookmarkEnd w:id="49"/>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 (</w:t>
      </w:r>
      <w:r w:rsidR="002B3A42">
        <w:rPr>
          <w:i w:val="0"/>
          <w:iCs w:val="0"/>
          <w:color w:val="auto"/>
        </w:rPr>
        <w:t>a</w:t>
      </w:r>
      <w:r w:rsidRPr="00A17E91">
        <w:rPr>
          <w:i w:val="0"/>
          <w:iCs w:val="0"/>
          <w:color w:val="auto"/>
        </w:rPr>
        <w:t>) and snout to the base of the flipper (</w:t>
      </w:r>
      <w:r w:rsidR="002B3A42">
        <w:rPr>
          <w:i w:val="0"/>
          <w:iCs w:val="0"/>
          <w:color w:val="auto"/>
        </w:rPr>
        <w:t>b</w:t>
      </w:r>
      <w:r w:rsidRPr="00A17E91">
        <w:rPr>
          <w:i w:val="0"/>
          <w:iCs w:val="0"/>
          <w:color w:val="auto"/>
        </w:rPr>
        <w:t xml:space="preserve">). Theoretical male curves are shown in violet and theoretical female curves are shown in green. The average </w:t>
      </w:r>
      <w:r w:rsidR="00DF217B">
        <w:rPr>
          <w:color w:val="auto"/>
        </w:rPr>
        <w:t>N</w:t>
      </w:r>
      <w:commentRangeStart w:id="51"/>
      <w:r w:rsidRPr="00A17E91">
        <w:rPr>
          <w:color w:val="auto"/>
        </w:rPr>
        <w:t xml:space="preserve">R </w:t>
      </w:r>
      <w:r w:rsidRPr="00A17E91">
        <w:rPr>
          <w:i w:val="0"/>
          <w:iCs w:val="0"/>
          <w:color w:val="auto"/>
        </w:rPr>
        <w:t xml:space="preserve">values </w:t>
      </w:r>
      <w:commentRangeEnd w:id="51"/>
      <w:r>
        <w:rPr>
          <w:rStyle w:val="CommentReference"/>
          <w:i w:val="0"/>
          <w:iCs w:val="0"/>
          <w:color w:val="auto"/>
        </w:rPr>
        <w:commentReference w:id="51"/>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and 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The dashed</w:t>
      </w:r>
      <w:r>
        <w:rPr>
          <w:i w:val="0"/>
          <w:iCs w:val="0"/>
          <w:color w:val="auto"/>
        </w:rPr>
        <w:t xml:space="preserve">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t>
      </w:r>
      <w:r w:rsidR="005F05A3">
        <w:rPr>
          <w:i w:val="0"/>
          <w:iCs w:val="0"/>
          <w:color w:val="auto"/>
        </w:rPr>
        <w:t>).</w:t>
      </w:r>
      <w:commentRangeEnd w:id="50"/>
      <w:r w:rsidR="00922BBE">
        <w:rPr>
          <w:rStyle w:val="CommentReference"/>
          <w:i w:val="0"/>
          <w:iCs w:val="0"/>
          <w:color w:val="auto"/>
        </w:rPr>
        <w:commentReference w:id="50"/>
      </w:r>
    </w:p>
    <w:p w14:paraId="24E32432" w14:textId="77777777" w:rsidR="00583D2A" w:rsidRPr="007F65B4" w:rsidRDefault="00583D2A" w:rsidP="00583D2A"/>
    <w:p w14:paraId="38F0614A" w14:textId="7640B3BB" w:rsidR="00583D2A" w:rsidRDefault="00FC6194" w:rsidP="00583D2A">
      <w:pPr>
        <w:keepNext/>
      </w:pPr>
      <w:r>
        <w:rPr>
          <w:noProof/>
        </w:rPr>
        <w:lastRenderedPageBreak/>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D12687" w14:textId="0EDFBDBB" w:rsidR="00583D2A" w:rsidRPr="00170AE9" w:rsidRDefault="00583D2A" w:rsidP="00583D2A">
      <w:pPr>
        <w:pStyle w:val="Caption"/>
        <w:rPr>
          <w:i w:val="0"/>
          <w:iCs w:val="0"/>
          <w:color w:val="auto"/>
        </w:rPr>
      </w:pPr>
      <w:bookmarkStart w:id="52" w:name="_Ref201777558"/>
      <w:commentRangeStart w:id="53"/>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Pr>
          <w:b/>
          <w:bCs/>
          <w:noProof/>
          <w:color w:val="auto"/>
        </w:rPr>
        <w:t>4</w:t>
      </w:r>
      <w:r w:rsidRPr="00170AE9">
        <w:rPr>
          <w:b/>
          <w:bCs/>
          <w:color w:val="auto"/>
        </w:rPr>
        <w:fldChar w:fldCharType="end"/>
      </w:r>
      <w:bookmarkEnd w:id="52"/>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993267">
        <w:rPr>
          <w:color w:val="auto"/>
        </w:rPr>
        <w:t>NR</w:t>
      </w:r>
      <w:r w:rsidR="00993267">
        <w:rPr>
          <w:color w:val="auto"/>
          <w:vertAlign w:val="subscript"/>
        </w:rPr>
        <w:t>dorsal</w:t>
      </w:r>
      <w:r w:rsidRPr="00170AE9">
        <w:rPr>
          <w:color w:val="auto"/>
        </w:rPr>
        <w:t xml:space="preserve"> </w:t>
      </w:r>
      <w:r w:rsidRPr="00170AE9">
        <w:rPr>
          <w:i w:val="0"/>
          <w:iCs w:val="0"/>
          <w:color w:val="auto"/>
        </w:rPr>
        <w:t xml:space="preserve">and </w:t>
      </w:r>
      <w:r w:rsidR="005F05A3">
        <w:rPr>
          <w:color w:val="auto"/>
        </w:rPr>
        <w:t>N</w:t>
      </w:r>
      <w:r w:rsidRPr="00170AE9">
        <w:rPr>
          <w:color w:val="auto"/>
        </w:rPr>
        <w:t>R</w:t>
      </w:r>
      <w:r w:rsidR="00993267">
        <w:rPr>
          <w:color w:val="auto"/>
          <w:vertAlign w:val="subscript"/>
        </w:rPr>
        <w:t>flipper</w:t>
      </w:r>
      <w:r w:rsidRPr="00170AE9">
        <w:rPr>
          <w:color w:val="auto"/>
        </w:rPr>
        <w:t xml:space="preserve"> </w:t>
      </w:r>
      <w:r w:rsidRPr="00170AE9">
        <w:rPr>
          <w:i w:val="0"/>
          <w:iCs w:val="0"/>
          <w:color w:val="auto"/>
        </w:rPr>
        <w:t xml:space="preserve">models. </w:t>
      </w:r>
      <w:commentRangeEnd w:id="53"/>
      <w:r>
        <w:rPr>
          <w:rStyle w:val="CommentReference"/>
          <w:i w:val="0"/>
          <w:iCs w:val="0"/>
          <w:color w:val="auto"/>
        </w:rPr>
        <w:commentReference w:id="53"/>
      </w:r>
    </w:p>
    <w:p w14:paraId="0ABFF04C" w14:textId="77777777" w:rsidR="00583D2A" w:rsidRPr="000C6EAF" w:rsidRDefault="00583D2A" w:rsidP="00583D2A">
      <w:pPr>
        <w:pStyle w:val="Heading4"/>
      </w:pPr>
      <w:r>
        <w:t>3.3.2 Posterior probabilities of being female</w:t>
      </w:r>
    </w:p>
    <w:p w14:paraId="007252C7" w14:textId="1C3A1B7A" w:rsidR="00583D2A" w:rsidRDefault="00583D2A" w:rsidP="00583D2A">
      <w:r>
        <w:t xml:space="preserve">Models based on </w:t>
      </w:r>
      <w:r w:rsidR="005F05A3">
        <w:rPr>
          <w:i/>
          <w:iCs/>
        </w:rPr>
        <w:t>N</w:t>
      </w:r>
      <w:r>
        <w:rPr>
          <w:i/>
          <w:iCs/>
        </w:rPr>
        <w:t>R</w:t>
      </w:r>
      <w:r w:rsidR="004B6732">
        <w:rPr>
          <w:i/>
          <w:iCs/>
          <w:vertAlign w:val="subscript"/>
        </w:rPr>
        <w:t>dorsal</w:t>
      </w:r>
      <w:r w:rsidR="004B6732">
        <w:rPr>
          <w:i/>
          <w:iCs/>
        </w:rPr>
        <w:t xml:space="preserve"> </w:t>
      </w:r>
      <w:r>
        <w:t xml:space="preserve">metrics resulted in higher uncertainty for individual estimates </w:t>
      </w:r>
      <w:r w:rsidR="005F05A3">
        <w:t xml:space="preserve">of the probability of being female </w:t>
      </w:r>
      <w:r>
        <w:t xml:space="preserve">than </w:t>
      </w:r>
      <w:r w:rsidR="005F05A3">
        <w:rPr>
          <w:i/>
          <w:iCs/>
        </w:rPr>
        <w:t>N</w:t>
      </w:r>
      <w:r>
        <w:rPr>
          <w:i/>
          <w:iCs/>
        </w:rPr>
        <w:t>R</w:t>
      </w:r>
      <w:r w:rsidR="004B6732">
        <w:rPr>
          <w:i/>
          <w:iCs/>
          <w:vertAlign w:val="subscript"/>
        </w:rPr>
        <w:t>flipper</w:t>
      </w:r>
      <w:r>
        <w:rPr>
          <w:i/>
          <w:iCs/>
        </w:rPr>
        <w:t xml:space="preserve">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4B6732">
        <w:rPr>
          <w:i/>
          <w:iCs/>
        </w:rPr>
        <w:t>NR</w:t>
      </w:r>
      <w:r w:rsidR="004B6732">
        <w:rPr>
          <w:i/>
          <w:iCs/>
          <w:vertAlign w:val="subscript"/>
        </w:rPr>
        <w:t>flipper</w:t>
      </w:r>
      <w:r w:rsidR="004B6732">
        <w:t xml:space="preserve"> </w:t>
      </w:r>
      <w:r w:rsidRPr="003C2CB8">
        <w:t>consistently</w:t>
      </w:r>
      <w:r>
        <w:t xml:space="preserve"> (</w:t>
      </w:r>
      <w:r w:rsidR="003C2CB8">
        <w:t xml:space="preserve">which we here define as cases when the individual 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estimates</w:t>
      </w:r>
      <w:r w:rsidR="003C2CB8">
        <w:rPr>
          <w:i/>
          <w:iCs/>
        </w:rPr>
        <w:t xml:space="preserve"> </w:t>
      </w:r>
      <w:r>
        <w:t>&lt; 0.05) assigned a high probability</w:t>
      </w:r>
      <w:r w:rsidR="003C2CB8">
        <w:t xml:space="preserve"> (</w:t>
      </w:r>
      <w:r w:rsidR="003C2CB8">
        <w:rPr>
          <w:i/>
          <w:iCs/>
        </w:rPr>
        <w:t>P(f) &gt; 0.95</w:t>
      </w:r>
      <w:r w:rsidR="003C2CB8">
        <w:t xml:space="preserve">) </w:t>
      </w:r>
      <w:r>
        <w:t xml:space="preserve">of an individual being female to 21 individuals ranging from 9.8 – 12.5 m and </w:t>
      </w:r>
      <w:r w:rsidR="004B6732">
        <w:rPr>
          <w:i/>
          <w:iCs/>
        </w:rPr>
        <w:t>NR</w:t>
      </w:r>
      <w:r w:rsidR="004B6732">
        <w:rPr>
          <w:i/>
          <w:iCs/>
          <w:vertAlign w:val="subscript"/>
        </w:rPr>
        <w:t>flipper</w:t>
      </w:r>
      <w:r w:rsidR="004B6732">
        <w:t xml:space="preserve"> </w:t>
      </w:r>
      <w:r>
        <w:t xml:space="preserve">measures between 0.28 – 0.31.  This length range coincides with the 10 – 12 m range of mature females based on whaling data </w:t>
      </w:r>
      <w:del w:id="54" w:author="Ana Eguiguren" w:date="2025-07-09T19:51:00Z" w16du:dateUtc="2025-07-09T22:51:00Z">
        <w:r>
          <w:fldChar w:fldCharType="begin"/>
        </w:r>
        <w:r>
          <w:del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fldChar w:fldCharType="separate"/>
        </w:r>
        <w:r w:rsidRPr="00AA1D4F">
          <w:rPr>
            <w:kern w:val="0"/>
            <w:u w:val="dash"/>
          </w:rPr>
          <w:delText>(Best et al. 1984)</w:delText>
        </w:r>
        <w:r>
          <w:fldChar w:fldCharType="end"/>
        </w:r>
      </w:del>
      <w:ins w:id="55" w:author="Ana Eguiguren" w:date="2025-07-09T19:51:00Z" w16du:dateUtc="2025-07-09T22:51:00Z">
        <w:r>
          <w:fldChar w:fldCharType="begin"/>
        </w:r>
        <w:r w:rsidR="009A468F">
          <w:instrText xml:space="preserve"> ADDIN ZOTERO_ITEM CSL_CITATION {"citationID":"a1u6636mc5q","properties":{"formattedCitation":"(Best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ins>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of individuals being female</w:t>
      </w:r>
      <w:del w:id="56" w:author="Hal Whitehead" w:date="2025-07-09T10:33:00Z" w16du:dateUtc="2025-07-09T13:33:00Z">
        <w:r>
          <w:delText>s values</w:delText>
        </w:r>
      </w:del>
      <w:r>
        <w:t xml:space="preserve">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Conversely, in models fit with </w:t>
      </w:r>
      <w:r w:rsidR="004B6732">
        <w:rPr>
          <w:i/>
          <w:iCs/>
        </w:rPr>
        <w:t>NR</w:t>
      </w:r>
      <w:r w:rsidR="004B6732">
        <w:rPr>
          <w:i/>
          <w:iCs/>
          <w:vertAlign w:val="subscript"/>
        </w:rPr>
        <w:t>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No individuals were consistently</w:t>
      </w:r>
      <w:ins w:id="57" w:author="Hal Whitehead" w:date="2025-07-09T19:51:00Z" w16du:dateUtc="2025-07-09T22:51:00Z">
        <w:r>
          <w:t xml:space="preserve"> </w:t>
        </w:r>
      </w:ins>
      <w:ins w:id="58" w:author="Hal Whitehead" w:date="2025-07-09T10:34:00Z" w16du:dateUtc="2025-07-09T13:34:00Z">
        <w:r w:rsidR="00F45528">
          <w:t>assigned</w:t>
        </w:r>
        <w:r>
          <w:t xml:space="preserve"> </w:t>
        </w:r>
      </w:ins>
      <w:r w:rsidR="005F05A3">
        <w:t xml:space="preserve">a high probability of being female consistently </w:t>
      </w:r>
      <w:r>
        <w:t xml:space="preserve">based on </w:t>
      </w:r>
      <w:r w:rsidR="004B6732">
        <w:rPr>
          <w:i/>
          <w:iCs/>
        </w:rPr>
        <w:t>NR</w:t>
      </w:r>
      <w:r w:rsidR="004B6732">
        <w:rPr>
          <w:i/>
          <w:iCs/>
          <w:vertAlign w:val="subscript"/>
        </w:rPr>
        <w:t>dorsal</w:t>
      </w:r>
      <w:r w:rsidR="004B6732">
        <w:t xml:space="preserve"> </w:t>
      </w:r>
      <w:r>
        <w:t xml:space="preserve">models. </w:t>
      </w:r>
    </w:p>
    <w:p w14:paraId="3CDE547D" w14:textId="642716D6" w:rsidR="00583D2A" w:rsidRPr="005106D6" w:rsidRDefault="005F05A3" w:rsidP="00583D2A">
      <w:r>
        <w:lastRenderedPageBreak/>
        <w:t>M</w:t>
      </w:r>
      <w:r w:rsidR="00583D2A">
        <w:t xml:space="preserve">odels based on </w:t>
      </w:r>
      <w:r w:rsidR="004B6732">
        <w:rPr>
          <w:i/>
          <w:iCs/>
        </w:rPr>
        <w:t>NR</w:t>
      </w:r>
      <w:r w:rsidR="004B6732">
        <w:rPr>
          <w:i/>
          <w:iCs/>
          <w:vertAlign w:val="subscript"/>
        </w:rPr>
        <w:t>flipper</w:t>
      </w:r>
      <w:r w:rsidR="004B6732">
        <w:t xml:space="preserve"> </w:t>
      </w:r>
      <w:r w:rsidR="00583D2A">
        <w:t xml:space="preserve">metrics resulted in more reasonable individual </w:t>
      </w:r>
      <w:r>
        <w:t>estimates of the probability of being female</w:t>
      </w:r>
      <w:r w:rsidR="00583D2A">
        <w:t xml:space="preserve"> than </w:t>
      </w:r>
      <w:r w:rsidR="004B6732">
        <w:rPr>
          <w:i/>
          <w:iCs/>
        </w:rPr>
        <w:t>NR</w:t>
      </w:r>
      <w:r w:rsidR="004B6732">
        <w:rPr>
          <w:i/>
          <w:iCs/>
          <w:vertAlign w:val="subscript"/>
        </w:rPr>
        <w:t>dorsal</w:t>
      </w:r>
      <w:r w:rsidR="004B6732">
        <w:t xml:space="preserve"> </w:t>
      </w:r>
      <w:r w:rsidR="00583D2A">
        <w:t xml:space="preserve">based models. </w:t>
      </w:r>
      <w:commentRangeStart w:id="59"/>
      <w:r w:rsidR="00583D2A">
        <w:t xml:space="preserve">For example, </w:t>
      </w:r>
      <w:commentRangeStart w:id="60"/>
      <w:r w:rsidR="00583D2A">
        <w:t xml:space="preserve">individual </w:t>
      </w:r>
      <w:r>
        <w:t>ID</w:t>
      </w:r>
      <w:r w:rsidR="00583D2A">
        <w:t xml:space="preserve">74 </w:t>
      </w:r>
      <w:commentRangeEnd w:id="60"/>
      <w:r w:rsidR="00583D2A">
        <w:rPr>
          <w:rStyle w:val="CommentReference"/>
        </w:rPr>
        <w:commentReference w:id="60"/>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confidence as female by </w:t>
      </w:r>
      <w:r w:rsidR="004B6732">
        <w:rPr>
          <w:i/>
          <w:iCs/>
        </w:rPr>
        <w:t>NR</w:t>
      </w:r>
      <w:r w:rsidR="004B6732">
        <w:rPr>
          <w:i/>
          <w:iCs/>
          <w:vertAlign w:val="subscript"/>
        </w:rPr>
        <w:t>flipper</w:t>
      </w:r>
      <w:r w:rsidR="004B6732">
        <w:t xml:space="preserve"> </w:t>
      </w:r>
      <w:r w:rsidR="00583D2A">
        <w:t xml:space="preserve">models (mean </w:t>
      </w:r>
      <w:r w:rsidR="00583D2A">
        <w:rPr>
          <w:i/>
          <w:iCs/>
        </w:rPr>
        <w:t>P(f)</w:t>
      </w:r>
      <w:r w:rsidR="00583D2A">
        <w:t xml:space="preserve"> = 0.99, 95% </w:t>
      </w:r>
      <w:r w:rsidR="00583D2A">
        <w:rPr>
          <w:i/>
          <w:iCs/>
        </w:rPr>
        <w:t xml:space="preserve">CI = </w:t>
      </w:r>
      <w:r w:rsidR="00583D2A">
        <w:t>0.99 – 1.00)</w:t>
      </w:r>
      <w:del w:id="61" w:author="Hal Whitehead" w:date="2025-07-09T10:36:00Z" w16du:dateUtc="2025-07-09T13:36:00Z">
        <w:r w:rsidR="00583D2A">
          <w:delText xml:space="preserve"> </w:delText>
        </w:r>
      </w:del>
      <w:r w:rsidR="00583D2A">
        <w:t>, yet received low and uncertain estimates</w:t>
      </w:r>
      <w:r w:rsidR="00583D2A">
        <w:rPr>
          <w:i/>
          <w:iCs/>
        </w:rPr>
        <w:t xml:space="preserve"> </w:t>
      </w:r>
      <w:r w:rsidR="00583D2A">
        <w:t>from</w:t>
      </w:r>
      <w:r w:rsidR="00703637">
        <w:t xml:space="preserve"> the </w:t>
      </w:r>
      <w:r w:rsidR="00583D2A">
        <w:t xml:space="preserve"> </w:t>
      </w:r>
      <w:r w:rsidR="00703637">
        <w:rPr>
          <w:i/>
          <w:iCs/>
        </w:rPr>
        <w:t>NR</w:t>
      </w:r>
      <w:r w:rsidR="00703637">
        <w:rPr>
          <w:i/>
          <w:iCs/>
          <w:vertAlign w:val="subscript"/>
        </w:rPr>
        <w:t>dorsal</w:t>
      </w:r>
      <w:r w:rsidR="00703637">
        <w:t xml:space="preserve"> model</w:t>
      </w:r>
      <w:r w:rsidR="00583D2A">
        <w:rPr>
          <w:i/>
          <w:iCs/>
        </w:rPr>
        <w:t xml:space="preserve"> </w:t>
      </w:r>
      <w:r w:rsidR="00583D2A">
        <w:t xml:space="preserve">(mean = 0.12, 95% </w:t>
      </w:r>
      <w:r w:rsidR="00583D2A" w:rsidRPr="00912737">
        <w:rPr>
          <w:i/>
          <w:iCs/>
        </w:rPr>
        <w:t>CI</w:t>
      </w:r>
      <w:r w:rsidR="00583D2A">
        <w:t xml:space="preserve"> = 0 – 0.44). </w:t>
      </w:r>
      <w:commentRangeEnd w:id="59"/>
      <w:r w:rsidR="00583D2A">
        <w:rPr>
          <w:rStyle w:val="CommentReference"/>
        </w:rPr>
        <w:commentReference w:id="59"/>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62"/>
      <w:r w:rsidR="00583D2A">
        <w:t xml:space="preserve"> </w:t>
      </w:r>
      <w:commentRangeEnd w:id="62"/>
      <w:r w:rsidR="00583D2A">
        <w:rPr>
          <w:rStyle w:val="CommentReference"/>
        </w:rPr>
        <w:commentReference w:id="62"/>
      </w:r>
      <w:r w:rsidR="00583D2A">
        <w:t>by</w:t>
      </w:r>
      <w:r w:rsidR="007E56C5">
        <w:t xml:space="preserve"> the</w:t>
      </w:r>
      <w:r w:rsidR="00583D2A">
        <w:t xml:space="preserve"> </w:t>
      </w:r>
      <w:r w:rsidR="007E56C5">
        <w:rPr>
          <w:i/>
          <w:iCs/>
        </w:rPr>
        <w:t>NR</w:t>
      </w:r>
      <w:r w:rsidR="007E56C5">
        <w:rPr>
          <w:i/>
          <w:iCs/>
          <w:vertAlign w:val="subscript"/>
        </w:rPr>
        <w:t>flipper</w:t>
      </w:r>
      <w:r w:rsidR="007E56C5">
        <w:t xml:space="preserve"> </w:t>
      </w:r>
      <w:r w:rsidR="00583D2A">
        <w:t xml:space="preserve">model (mean &lt; 0.001, 95% </w:t>
      </w:r>
      <w:r w:rsidR="00583D2A">
        <w:rPr>
          <w:i/>
          <w:iCs/>
        </w:rPr>
        <w:t xml:space="preserve">CI width = </w:t>
      </w:r>
      <w:r w:rsidR="00583D2A">
        <w:t xml:space="preserve">0), but received an uncertain and intermediate </w:t>
      </w:r>
      <w:r>
        <w:t>probability</w:t>
      </w:r>
      <w:r w:rsidR="00583D2A">
        <w:t xml:space="preserve"> estimate based on</w:t>
      </w:r>
      <w:r w:rsidR="007E56C5">
        <w:t xml:space="preserve"> the</w:t>
      </w:r>
      <w:r w:rsidR="00583D2A">
        <w:t xml:space="preserve"> </w:t>
      </w:r>
      <w:r w:rsidR="007E56C5">
        <w:rPr>
          <w:i/>
          <w:iCs/>
        </w:rPr>
        <w:t>NR</w:t>
      </w:r>
      <w:r w:rsidR="007E56C5">
        <w:rPr>
          <w:i/>
          <w:iCs/>
          <w:vertAlign w:val="subscript"/>
        </w:rPr>
        <w:t>dorsal</w:t>
      </w:r>
      <w:r w:rsidR="007E56C5">
        <w:t xml:space="preserve"> </w:t>
      </w:r>
      <w:r w:rsidR="00583D2A">
        <w:t>models (mean = 0.50, 95%</w:t>
      </w:r>
      <w:r w:rsidR="00583D2A">
        <w:rPr>
          <w:i/>
          <w:iCs/>
        </w:rPr>
        <w:t xml:space="preserve"> CI</w:t>
      </w:r>
      <w:r w:rsidR="00583D2A">
        <w:t xml:space="preserve"> = &lt;0.001 – 0.97).</w:t>
      </w:r>
      <w:r w:rsidR="00583D2A">
        <w:rPr>
          <w:i/>
          <w:iCs/>
        </w:rPr>
        <w:t xml:space="preserve"> </w:t>
      </w:r>
      <w:commentRangeStart w:id="63"/>
      <w:commentRangeStart w:id="64"/>
      <w:r w:rsidR="00583D2A">
        <w:t xml:space="preserve">Given that </w:t>
      </w:r>
      <w:r w:rsidR="00134443">
        <w:rPr>
          <w:i/>
          <w:iCs/>
        </w:rPr>
        <w:t>NR</w:t>
      </w:r>
      <w:r w:rsidR="00134443">
        <w:rPr>
          <w:i/>
          <w:iCs/>
          <w:vertAlign w:val="subscript"/>
        </w:rPr>
        <w:t>flipper</w:t>
      </w:r>
      <w:r w:rsidR="00134443">
        <w:t xml:space="preserve"> </w:t>
      </w:r>
      <w:r w:rsidR="00583D2A">
        <w:t xml:space="preserve">models resulted in more certainty and consistency with context, behaviour, and whaling data, we explore the peduncle dive patterns in the following section considering the predictions made by </w:t>
      </w:r>
      <w:r w:rsidR="00134443">
        <w:rPr>
          <w:i/>
          <w:iCs/>
        </w:rPr>
        <w:t>NR</w:t>
      </w:r>
      <w:r w:rsidR="00134443">
        <w:rPr>
          <w:i/>
          <w:iCs/>
          <w:vertAlign w:val="subscript"/>
        </w:rPr>
        <w:t>flipper</w:t>
      </w:r>
      <w:r w:rsidR="00583D2A">
        <w:t xml:space="preserve"> models. </w:t>
      </w:r>
      <w:commentRangeEnd w:id="63"/>
      <w:r w:rsidR="00F45528">
        <w:rPr>
          <w:rStyle w:val="CommentReference"/>
        </w:rPr>
        <w:commentReference w:id="63"/>
      </w:r>
      <w:commentRangeEnd w:id="64"/>
      <w:r w:rsidR="00547F4B">
        <w:rPr>
          <w:rStyle w:val="CommentReference"/>
        </w:rPr>
        <w:commentReference w:id="64"/>
      </w:r>
    </w:p>
    <w:p w14:paraId="385C2218" w14:textId="77777777" w:rsidR="00583D2A" w:rsidRDefault="00583D2A" w:rsidP="00583D2A"/>
    <w:p w14:paraId="4194BA20" w14:textId="5CC406C7" w:rsidR="00583D2A" w:rsidRDefault="00167434" w:rsidP="00583D2A">
      <w:r>
        <w:rPr>
          <w:noProof/>
        </w:rPr>
        <w:drawing>
          <wp:inline distT="0" distB="0" distL="0" distR="0" wp14:anchorId="6744EF1C" wp14:editId="71DB291D">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D6D8A02" w14:textId="52FF7A15" w:rsidR="005F05A3" w:rsidRDefault="00583D2A" w:rsidP="005F05A3">
      <w:pPr>
        <w:pStyle w:val="Caption"/>
        <w:rPr>
          <w:i w:val="0"/>
          <w:iCs w:val="0"/>
          <w:color w:val="auto"/>
        </w:rPr>
      </w:pPr>
      <w:bookmarkStart w:id="65" w:name="_Ref201777743"/>
      <w:commentRangeStart w:id="66"/>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Pr>
          <w:b/>
          <w:bCs/>
          <w:noProof/>
          <w:color w:val="auto"/>
        </w:rPr>
        <w:t>5</w:t>
      </w:r>
      <w:r w:rsidRPr="009A0C70">
        <w:rPr>
          <w:b/>
          <w:bCs/>
          <w:noProof/>
          <w:color w:val="auto"/>
        </w:rPr>
        <w:fldChar w:fldCharType="end"/>
      </w:r>
      <w:bookmarkEnd w:id="65"/>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r w:rsidR="00167434">
        <w:rPr>
          <w:i w:val="0"/>
          <w:iCs w:val="0"/>
          <w:color w:val="auto"/>
        </w:rPr>
        <w:t>a</w:t>
      </w:r>
      <w:r w:rsidRPr="009A0C70">
        <w:rPr>
          <w:i w:val="0"/>
          <w:iCs w:val="0"/>
          <w:color w:val="auto"/>
        </w:rPr>
        <w:t xml:space="preserve">) </w:t>
      </w:r>
      <w:r w:rsidR="00F63EC0">
        <w:rPr>
          <w:i w:val="0"/>
          <w:iCs w:val="0"/>
          <w:color w:val="auto"/>
        </w:rPr>
        <w:t>snout</w:t>
      </w:r>
      <w:r w:rsidRPr="009A0C70">
        <w:rPr>
          <w:i w:val="0"/>
          <w:iCs w:val="0"/>
          <w:color w:val="auto"/>
        </w:rPr>
        <w:t xml:space="preserve"> – dorsal fin </w:t>
      </w:r>
      <w:r w:rsidR="00F63EC0">
        <w:rPr>
          <w:i w:val="0"/>
          <w:iCs w:val="0"/>
          <w:color w:val="auto"/>
        </w:rPr>
        <w:t xml:space="preserve">distance </w:t>
      </w:r>
      <w:r w:rsidR="00167434">
        <w:rPr>
          <w:i w:val="0"/>
          <w:iCs w:val="0"/>
          <w:color w:val="auto"/>
        </w:rPr>
        <w:t>(</w:t>
      </w:r>
      <w:r w:rsidR="00167434">
        <w:rPr>
          <w:color w:val="auto"/>
        </w:rPr>
        <w:t>NR</w:t>
      </w:r>
      <w:r w:rsidR="00167434">
        <w:rPr>
          <w:color w:val="auto"/>
          <w:vertAlign w:val="subscript"/>
        </w:rPr>
        <w:t>dorsal</w:t>
      </w:r>
      <w:r w:rsidR="00167434">
        <w:rPr>
          <w:i w:val="0"/>
          <w:iCs w:val="0"/>
          <w:color w:val="auto"/>
        </w:rPr>
        <w:t xml:space="preserve">) </w:t>
      </w:r>
      <w:r w:rsidR="00F63EC0">
        <w:rPr>
          <w:i w:val="0"/>
          <w:iCs w:val="0"/>
          <w:color w:val="auto"/>
        </w:rPr>
        <w:t>and</w:t>
      </w:r>
      <w:r w:rsidRPr="009A0C70">
        <w:rPr>
          <w:i w:val="0"/>
          <w:iCs w:val="0"/>
          <w:color w:val="auto"/>
        </w:rPr>
        <w:t xml:space="preserve"> (</w:t>
      </w:r>
      <w:r w:rsidR="00167434">
        <w:rPr>
          <w:i w:val="0"/>
          <w:iCs w:val="0"/>
          <w:color w:val="auto"/>
        </w:rPr>
        <w:t>b</w:t>
      </w:r>
      <w:r w:rsidRPr="009A0C70">
        <w:rPr>
          <w:i w:val="0"/>
          <w:iCs w:val="0"/>
          <w:color w:val="auto"/>
        </w:rPr>
        <w:t xml:space="preserve">) </w:t>
      </w:r>
      <w:r w:rsidR="00F63EC0">
        <w:rPr>
          <w:i w:val="0"/>
          <w:iCs w:val="0"/>
          <w:color w:val="auto"/>
        </w:rPr>
        <w:t xml:space="preserve">snout </w:t>
      </w:r>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violet line show the </w:t>
      </w:r>
      <w:r w:rsidR="00E70CC0">
        <w:rPr>
          <w:i w:val="0"/>
          <w:iCs w:val="0"/>
          <w:color w:val="auto"/>
        </w:rPr>
        <w:t xml:space="preserve">bootstrapped </w:t>
      </w:r>
      <w:r w:rsidR="0042583D">
        <w:rPr>
          <w:i w:val="0"/>
          <w:iCs w:val="0"/>
          <w:color w:val="auto"/>
        </w:rPr>
        <w:t xml:space="preserve">mean </w:t>
      </w:r>
      <w:proofErr w:type="spellStart"/>
      <w:r w:rsidR="00E70CC0">
        <w:rPr>
          <w:i w:val="0"/>
          <w:iCs w:val="0"/>
          <w:color w:val="auto"/>
        </w:rPr>
        <w:t>modele</w:t>
      </w:r>
      <w:proofErr w:type="spellEnd"/>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commentRangeEnd w:id="66"/>
      <w:r w:rsidR="00A940E9">
        <w:rPr>
          <w:rStyle w:val="CommentReference"/>
          <w:i w:val="0"/>
          <w:iCs w:val="0"/>
          <w:color w:val="auto"/>
        </w:rPr>
        <w:commentReference w:id="66"/>
      </w:r>
    </w:p>
    <w:p w14:paraId="20B5FB0D" w14:textId="2F42B6DA" w:rsidR="00583D2A" w:rsidRPr="000C6EAF" w:rsidRDefault="00583D2A" w:rsidP="00F2034F">
      <w:pPr>
        <w:pStyle w:val="Heading4"/>
        <w:pPrChange w:id="67" w:author="Ana Eguiguren" w:date="2025-07-09T19:51:00Z" w16du:dateUtc="2025-07-09T22:51:00Z">
          <w:pPr>
            <w:pStyle w:val="Caption"/>
          </w:pPr>
        </w:pPrChange>
      </w:pPr>
      <w:r>
        <w:lastRenderedPageBreak/>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based on </w:t>
      </w:r>
      <w:r w:rsidR="009B793A">
        <w:rPr>
          <w:i/>
          <w:iCs/>
        </w:rPr>
        <w:t>NR</w:t>
      </w:r>
      <w:r w:rsidR="009B793A">
        <w:rPr>
          <w:i/>
          <w:iCs/>
          <w:vertAlign w:val="subscript"/>
        </w:rPr>
        <w:t>flipper</w:t>
      </w:r>
      <w:r w:rsidR="009B793A">
        <w:rPr>
          <w:i/>
          <w:iCs/>
        </w:rPr>
        <w:t xml:space="preserve"> </w:t>
      </w:r>
      <w:r w:rsidR="009B793A">
        <w:t>models (ID11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A73B9C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Pr>
          <w:noProof/>
        </w:rPr>
        <w:drawing>
          <wp:inline distT="0" distB="0" distL="0" distR="0" wp14:anchorId="058D80EA" wp14:editId="3BA40282">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3EA44A4E" w:rsidR="00583D2A" w:rsidRPr="004C42E8" w:rsidRDefault="00583D2A" w:rsidP="00583D2A">
      <w:pPr>
        <w:pStyle w:val="Caption"/>
        <w:rPr>
          <w:i w:val="0"/>
          <w:iCs w:val="0"/>
          <w:color w:val="auto"/>
        </w:rPr>
      </w:pPr>
      <w:bookmarkStart w:id="68" w:name="_Ref201915523"/>
      <w:commentRangeStart w:id="69"/>
      <w:commentRangeStart w:id="70"/>
      <w:commentRangeStart w:id="71"/>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68"/>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r w:rsidR="00232656">
        <w:rPr>
          <w:i w:val="0"/>
          <w:iCs w:val="0"/>
          <w:color w:val="auto"/>
        </w:rPr>
        <w:t>measured</w:t>
      </w:r>
      <w:r>
        <w:rPr>
          <w:i w:val="0"/>
          <w:iCs w:val="0"/>
          <w:color w:val="auto"/>
        </w:rPr>
        <w:t xml:space="preserve">.  </w:t>
      </w:r>
      <w:commentRangeEnd w:id="69"/>
      <w:r>
        <w:rPr>
          <w:rStyle w:val="CommentReference"/>
          <w:i w:val="0"/>
          <w:iCs w:val="0"/>
          <w:color w:val="auto"/>
        </w:rPr>
        <w:commentReference w:id="69"/>
      </w:r>
      <w:commentRangeEnd w:id="70"/>
      <w:r>
        <w:rPr>
          <w:rStyle w:val="CommentReference"/>
          <w:i w:val="0"/>
          <w:iCs w:val="0"/>
          <w:color w:val="auto"/>
        </w:rPr>
        <w:commentReference w:id="70"/>
      </w:r>
      <w:commentRangeEnd w:id="71"/>
      <w:r w:rsidR="00D9550C">
        <w:rPr>
          <w:rStyle w:val="CommentReference"/>
          <w:i w:val="0"/>
          <w:iCs w:val="0"/>
          <w:color w:val="auto"/>
        </w:rPr>
        <w:commentReference w:id="71"/>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72" w:name="_Toc202983208"/>
      <w:r>
        <w:t>4. DISCUSSION</w:t>
      </w:r>
      <w:bookmarkEnd w:id="72"/>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 xml:space="preserve">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ins w:id="73" w:author="Hal Whitehead" w:date="2025-07-09T10:41:00Z" w16du:dateUtc="2025-07-09T13:41:00Z">
        <w:r w:rsidR="00F45528">
          <w:t xml:space="preserve">  OTHER EXAMPLES: MATING BEHAVIOUR; SAME/DIFFERENT SEX</w:t>
        </w:r>
      </w:ins>
      <w:ins w:id="74" w:author="Hal Whitehead" w:date="2025-07-09T10:42:00Z" w16du:dateUtc="2025-07-09T13:42:00Z">
        <w:r w:rsidR="000D33A1">
          <w:t>ES</w:t>
        </w:r>
      </w:ins>
      <w:ins w:id="75" w:author="Hal Whitehead" w:date="2025-07-09T10:41:00Z" w16du:dateUtc="2025-07-09T13:41:00Z">
        <w:r w:rsidR="00F45528">
          <w:t xml:space="preserve"> TOUCHING; ….</w:t>
        </w:r>
      </w:ins>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headerReference w:type="default" r:id="rId19"/>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Hal Whitehead" w:date="2025-07-05T16:10:00Z" w:initials="HW">
    <w:p w14:paraId="13483EAB" w14:textId="77777777" w:rsidR="00EA082D" w:rsidRDefault="00EA082D" w:rsidP="00EA082D">
      <w:pPr>
        <w:pStyle w:val="CommentText"/>
      </w:pPr>
      <w:r>
        <w:rPr>
          <w:rStyle w:val="CommentReference"/>
        </w:rPr>
        <w:annotationRef/>
      </w:r>
      <w:r>
        <w:rPr>
          <w:lang w:val="en-US"/>
        </w:rPr>
        <w:t>From whom?</w:t>
      </w:r>
    </w:p>
  </w:comment>
  <w:comment w:id="9" w:author="Hal Whitehead" w:date="2025-07-09T06:12:00Z" w:initials="HW">
    <w:p w14:paraId="6C473DAA" w14:textId="587294CB" w:rsidR="00AA7307" w:rsidRDefault="00AA7307">
      <w:pPr>
        <w:pStyle w:val="CommentText"/>
      </w:pPr>
      <w:r>
        <w:rPr>
          <w:rStyle w:val="CommentReference"/>
        </w:rPr>
        <w:annotationRef/>
      </w:r>
      <w:r>
        <w:t>?</w:t>
      </w:r>
    </w:p>
  </w:comment>
  <w:comment w:id="17" w:author="Hal Whitehead" w:date="2025-07-09T06:21:00Z" w:initials="HW">
    <w:p w14:paraId="64FE5285" w14:textId="144BAF41" w:rsidR="003C5F32" w:rsidRDefault="003C5F32">
      <w:pPr>
        <w:pStyle w:val="CommentText"/>
      </w:pPr>
      <w:r>
        <w:rPr>
          <w:rStyle w:val="CommentReference"/>
        </w:rPr>
        <w:annotationRef/>
      </w:r>
      <w:r>
        <w:t>?</w:t>
      </w:r>
    </w:p>
  </w:comment>
  <w:comment w:id="23" w:author="Hal Whitehead" w:date="2025-07-09T06:32:00Z" w:initials="HW">
    <w:p w14:paraId="1D91B032" w14:textId="77777777" w:rsidR="00DE1874" w:rsidRDefault="00DE1874" w:rsidP="00DE1874">
      <w:pPr>
        <w:pStyle w:val="CommentText"/>
      </w:pPr>
      <w:r>
        <w:rPr>
          <w:rStyle w:val="CommentReference"/>
        </w:rPr>
        <w:annotationRef/>
      </w:r>
      <w:r>
        <w:t>No numbers on equations from here on.</w:t>
      </w:r>
    </w:p>
  </w:comment>
  <w:comment w:id="24" w:author="Hal Whitehead" w:date="2025-07-09T06:32:00Z" w:initials="HW">
    <w:p w14:paraId="5928CE04" w14:textId="77777777" w:rsidR="00076109" w:rsidRDefault="00076109" w:rsidP="00076109">
      <w:pPr>
        <w:pStyle w:val="CommentText"/>
      </w:pPr>
      <w:r>
        <w:rPr>
          <w:rStyle w:val="CommentReference"/>
        </w:rPr>
        <w:annotationRef/>
      </w:r>
      <w:r>
        <w:t>No numbers on equations from here on.</w:t>
      </w:r>
    </w:p>
  </w:comment>
  <w:comment w:id="44" w:author="Balaena Institute whitehead" w:date="2025-06-27T12:45:00Z" w:initials="Bw">
    <w:p w14:paraId="7C646B09" w14:textId="77777777"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45" w:author="Ana Eguiguren" w:date="2025-07-09T20:39:00Z" w:initials="AE">
    <w:p w14:paraId="1F9AD214" w14:textId="77777777" w:rsidR="00547F4B" w:rsidRDefault="00547F4B" w:rsidP="00547F4B">
      <w:r>
        <w:rPr>
          <w:rStyle w:val="CommentReference"/>
        </w:rPr>
        <w:annotationRef/>
      </w:r>
      <w:r>
        <w:rPr>
          <w:sz w:val="20"/>
          <w:szCs w:val="20"/>
        </w:rPr>
        <w:t>Would it make sense to have the final version fit using a linear equation, and mention that we tried the logistic bit, but that it made less sense (sending this version to the appendix?)</w:t>
      </w:r>
    </w:p>
  </w:comment>
  <w:comment w:id="47" w:author="Laura Feyrer" w:date="2025-07-01T10:33:00Z" w:initials="LF">
    <w:p w14:paraId="336B2847" w14:textId="33C68393"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48" w:author="Hal Whitehead" w:date="2025-07-09T10:19:00Z" w:initials="HW">
    <w:p w14:paraId="0DBA2C65" w14:textId="1B5D362E" w:rsidR="00977389" w:rsidRDefault="00977389">
      <w:pPr>
        <w:pStyle w:val="CommentText"/>
      </w:pPr>
      <w:r>
        <w:rPr>
          <w:rStyle w:val="CommentReference"/>
        </w:rPr>
        <w:annotationRef/>
      </w:r>
      <w:r>
        <w:t>There does not seem to be one, as the relationship is linear for nose-flipper.</w:t>
      </w:r>
      <w:r w:rsidR="00922BBE">
        <w:t xml:space="preserve">  See addition to text.</w:t>
      </w:r>
    </w:p>
  </w:comment>
  <w:comment w:id="51"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50" w:author="Hal Whitehead" w:date="2025-07-09T10:30:00Z" w:initials="HW">
    <w:p w14:paraId="58A0CD49" w14:textId="2212CE7F" w:rsidR="00922BBE" w:rsidRDefault="00922BBE">
      <w:pPr>
        <w:pStyle w:val="CommentText"/>
      </w:pPr>
      <w:r>
        <w:rPr>
          <w:rStyle w:val="CommentReference"/>
        </w:rPr>
        <w:annotationRef/>
      </w:r>
      <w:r>
        <w:t>I would omit the parts of the male curve at &lt;6m, as these are not used and the data for smaller animals are not used in estimating the curve.</w:t>
      </w:r>
    </w:p>
  </w:comment>
  <w:comment w:id="53"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60"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59"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62"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63" w:author="Hal Whitehead" w:date="2025-07-09T10:37:00Z" w:initials="HW">
    <w:p w14:paraId="6E8CF76C" w14:textId="13B471CC" w:rsidR="00F45528" w:rsidRDefault="00F45528">
      <w:pPr>
        <w:pStyle w:val="CommentText"/>
      </w:pPr>
      <w:r>
        <w:rPr>
          <w:rStyle w:val="CommentReference"/>
        </w:rPr>
        <w:annotationRef/>
      </w:r>
      <w:r>
        <w:t>You could consider putting the snout-dorsal methods and results in Supplementary to save space.</w:t>
      </w:r>
    </w:p>
  </w:comment>
  <w:comment w:id="64" w:author="Ana Eguiguren" w:date="2025-07-09T20:40:00Z" w:initials="AE">
    <w:p w14:paraId="74FD84EC" w14:textId="77777777" w:rsidR="00547F4B" w:rsidRDefault="00547F4B" w:rsidP="00547F4B">
      <w:r>
        <w:rPr>
          <w:rStyle w:val="CommentReference"/>
        </w:rPr>
        <w:annotationRef/>
      </w:r>
      <w:r>
        <w:rPr>
          <w:sz w:val="20"/>
          <w:szCs w:val="20"/>
        </w:rPr>
        <w:t>Agreed! Also suggested by Christine!</w:t>
      </w:r>
    </w:p>
  </w:comment>
  <w:comment w:id="66" w:author="Hal Whitehead" w:date="2025-07-07T11:36:00Z" w:initials="HW">
    <w:p w14:paraId="3D7D55F5" w14:textId="28DA9F3F" w:rsidR="00A940E9" w:rsidRDefault="00A940E9" w:rsidP="00A940E9">
      <w:pPr>
        <w:pStyle w:val="CommentText"/>
      </w:pPr>
      <w:r>
        <w:rPr>
          <w:rStyle w:val="CommentReference"/>
        </w:rPr>
        <w:annotationRef/>
      </w:r>
      <w:r>
        <w:rPr>
          <w:lang w:val="en-US"/>
        </w:rPr>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69"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70"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71"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483EAB" w15:done="1"/>
  <w15:commentEx w15:paraId="6C473DAA" w15:done="1"/>
  <w15:commentEx w15:paraId="64FE5285" w15:done="1"/>
  <w15:commentEx w15:paraId="1D91B032" w15:done="1"/>
  <w15:commentEx w15:paraId="5928CE04" w15:done="1"/>
  <w15:commentEx w15:paraId="7C646B09" w15:done="1"/>
  <w15:commentEx w15:paraId="1F9AD214" w15:done="0"/>
  <w15:commentEx w15:paraId="336B2847" w15:done="1"/>
  <w15:commentEx w15:paraId="0DBA2C65" w15:done="0"/>
  <w15:commentEx w15:paraId="30F50BA1" w15:done="1"/>
  <w15:commentEx w15:paraId="58A0CD49" w15:done="0"/>
  <w15:commentEx w15:paraId="43CBDF2D" w15:done="1"/>
  <w15:commentEx w15:paraId="7BBBF7FB" w15:done="1"/>
  <w15:commentEx w15:paraId="75256379" w15:done="1"/>
  <w15:commentEx w15:paraId="36660C93" w15:done="1"/>
  <w15:commentEx w15:paraId="6E8CF76C" w15:done="0"/>
  <w15:commentEx w15:paraId="74FD84EC" w15:paraIdParent="6E8CF76C" w15:done="0"/>
  <w15:commentEx w15:paraId="3D7D55F5" w15:done="0"/>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66D103" w16cex:dateUtc="2025-07-05T19:10:00Z"/>
  <w16cex:commentExtensible w16cex:durableId="78FE30ED" w16cex:dateUtc="2025-07-09T09:12:00Z"/>
  <w16cex:commentExtensible w16cex:durableId="577319FD" w16cex:dateUtc="2025-07-09T09:21:00Z"/>
  <w16cex:commentExtensible w16cex:durableId="5ED7D75B" w16cex:dateUtc="2025-07-09T09:32:00Z"/>
  <w16cex:commentExtensible w16cex:durableId="716BF3AA" w16cex:dateUtc="2025-07-09T09:32:00Z"/>
  <w16cex:commentExtensible w16cex:durableId="7DCC4C25" w16cex:dateUtc="2025-06-27T15:45:00Z"/>
  <w16cex:commentExtensible w16cex:durableId="5207D2B0" w16cex:dateUtc="2025-07-09T23:39:00Z"/>
  <w16cex:commentExtensible w16cex:durableId="4F85DB88" w16cex:dateUtc="2025-07-01T17:33:00Z"/>
  <w16cex:commentExtensible w16cex:durableId="454A3772" w16cex:dateUtc="2025-07-09T13:19: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53C45C" w16cex:dateUtc="2025-07-09T13:30:00Z"/>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0FEA2CA6" w16cex:dateUtc="2025-07-09T13:37:00Z"/>
  <w16cex:commentExtensible w16cex:durableId="028400B8" w16cex:dateUtc="2025-07-09T23:40:00Z"/>
  <w16cex:commentExtensible w16cex:durableId="77B35856" w16cex:dateUtc="2025-07-07T14:06:00Z"/>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483EAB" w16cid:durableId="3B66D103"/>
  <w16cid:commentId w16cid:paraId="6C473DAA" w16cid:durableId="78FE30ED"/>
  <w16cid:commentId w16cid:paraId="64FE5285" w16cid:durableId="577319FD"/>
  <w16cid:commentId w16cid:paraId="1D91B032" w16cid:durableId="5ED7D75B"/>
  <w16cid:commentId w16cid:paraId="5928CE04" w16cid:durableId="716BF3AA"/>
  <w16cid:commentId w16cid:paraId="7C646B09" w16cid:durableId="7DCC4C25"/>
  <w16cid:commentId w16cid:paraId="1F9AD214" w16cid:durableId="5207D2B0"/>
  <w16cid:commentId w16cid:paraId="336B2847" w16cid:durableId="4F85DB88"/>
  <w16cid:commentId w16cid:paraId="0DBA2C65" w16cid:durableId="454A3772"/>
  <w16cid:commentId w16cid:paraId="30F50BA1" w16cid:durableId="319FE8C4"/>
  <w16cid:commentId w16cid:paraId="58A0CD49" w16cid:durableId="3553C45C"/>
  <w16cid:commentId w16cid:paraId="43CBDF2D" w16cid:durableId="35B8946A"/>
  <w16cid:commentId w16cid:paraId="7BBBF7FB" w16cid:durableId="65939E5E"/>
  <w16cid:commentId w16cid:paraId="75256379" w16cid:durableId="3BC1CCAF"/>
  <w16cid:commentId w16cid:paraId="36660C93" w16cid:durableId="0F3488CF"/>
  <w16cid:commentId w16cid:paraId="6E8CF76C" w16cid:durableId="0FEA2CA6"/>
  <w16cid:commentId w16cid:paraId="74FD84EC" w16cid:durableId="028400B8"/>
  <w16cid:commentId w16cid:paraId="3D7D55F5" w16cid:durableId="77B35856"/>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A247E" w14:textId="77777777" w:rsidR="004E4633" w:rsidRDefault="004E4633">
      <w:pPr>
        <w:spacing w:after="0" w:line="240" w:lineRule="auto"/>
      </w:pPr>
      <w:r>
        <w:separator/>
      </w:r>
    </w:p>
  </w:endnote>
  <w:endnote w:type="continuationSeparator" w:id="0">
    <w:p w14:paraId="6963EF24" w14:textId="77777777" w:rsidR="004E4633" w:rsidRDefault="004E4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7133D" w14:textId="77777777" w:rsidR="004E4633" w:rsidRDefault="004E4633">
      <w:pPr>
        <w:spacing w:after="0" w:line="240" w:lineRule="auto"/>
      </w:pPr>
      <w:r>
        <w:separator/>
      </w:r>
    </w:p>
  </w:footnote>
  <w:footnote w:type="continuationSeparator" w:id="0">
    <w:p w14:paraId="355F8FB8" w14:textId="77777777" w:rsidR="004E4633" w:rsidRDefault="004E46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8C7F" w14:textId="77777777" w:rsidR="00727818" w:rsidRDefault="00727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l Whitehead">
    <w15:presenceInfo w15:providerId="AD" w15:userId="S::hwhitehe@dal.ca::d9bf6773-906a-4701-9c5f-9758a1d04144"/>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1628B"/>
    <w:rsid w:val="00020688"/>
    <w:rsid w:val="00022873"/>
    <w:rsid w:val="00022A5B"/>
    <w:rsid w:val="00030960"/>
    <w:rsid w:val="000418E2"/>
    <w:rsid w:val="000512A1"/>
    <w:rsid w:val="000525B4"/>
    <w:rsid w:val="00052A57"/>
    <w:rsid w:val="00052EF9"/>
    <w:rsid w:val="00056D15"/>
    <w:rsid w:val="000631E8"/>
    <w:rsid w:val="00076109"/>
    <w:rsid w:val="000763B9"/>
    <w:rsid w:val="000851A3"/>
    <w:rsid w:val="00096326"/>
    <w:rsid w:val="000A5484"/>
    <w:rsid w:val="000B1C5B"/>
    <w:rsid w:val="000B7F43"/>
    <w:rsid w:val="000C11CB"/>
    <w:rsid w:val="000C25A4"/>
    <w:rsid w:val="000C4F74"/>
    <w:rsid w:val="000C6EAF"/>
    <w:rsid w:val="000D08FD"/>
    <w:rsid w:val="000D33A1"/>
    <w:rsid w:val="000D38CB"/>
    <w:rsid w:val="000E144B"/>
    <w:rsid w:val="000F552C"/>
    <w:rsid w:val="001077C3"/>
    <w:rsid w:val="00110949"/>
    <w:rsid w:val="00112DDA"/>
    <w:rsid w:val="0012150A"/>
    <w:rsid w:val="001247C4"/>
    <w:rsid w:val="00134443"/>
    <w:rsid w:val="0013582D"/>
    <w:rsid w:val="00135C6F"/>
    <w:rsid w:val="00137A11"/>
    <w:rsid w:val="00137A4D"/>
    <w:rsid w:val="00140AB1"/>
    <w:rsid w:val="00143460"/>
    <w:rsid w:val="001608D0"/>
    <w:rsid w:val="0016136D"/>
    <w:rsid w:val="001625DA"/>
    <w:rsid w:val="00167434"/>
    <w:rsid w:val="00170AE9"/>
    <w:rsid w:val="001763E2"/>
    <w:rsid w:val="00180FEE"/>
    <w:rsid w:val="00192CF7"/>
    <w:rsid w:val="001C1257"/>
    <w:rsid w:val="001E0016"/>
    <w:rsid w:val="001E1EC1"/>
    <w:rsid w:val="001F0B45"/>
    <w:rsid w:val="001F3587"/>
    <w:rsid w:val="001F51BD"/>
    <w:rsid w:val="001F5573"/>
    <w:rsid w:val="00213E7B"/>
    <w:rsid w:val="00214779"/>
    <w:rsid w:val="00227C86"/>
    <w:rsid w:val="00231A3B"/>
    <w:rsid w:val="00232656"/>
    <w:rsid w:val="002412C1"/>
    <w:rsid w:val="00242308"/>
    <w:rsid w:val="002424E0"/>
    <w:rsid w:val="00242E56"/>
    <w:rsid w:val="00254159"/>
    <w:rsid w:val="00261B13"/>
    <w:rsid w:val="00276E74"/>
    <w:rsid w:val="0028554B"/>
    <w:rsid w:val="002864C3"/>
    <w:rsid w:val="00290DCA"/>
    <w:rsid w:val="00292629"/>
    <w:rsid w:val="0029313B"/>
    <w:rsid w:val="0029552C"/>
    <w:rsid w:val="00296F22"/>
    <w:rsid w:val="002B3A42"/>
    <w:rsid w:val="002B4674"/>
    <w:rsid w:val="002D1758"/>
    <w:rsid w:val="002D582F"/>
    <w:rsid w:val="002E2415"/>
    <w:rsid w:val="002E24A4"/>
    <w:rsid w:val="0031537C"/>
    <w:rsid w:val="003157A0"/>
    <w:rsid w:val="00320370"/>
    <w:rsid w:val="00333FBA"/>
    <w:rsid w:val="0034086F"/>
    <w:rsid w:val="003729E9"/>
    <w:rsid w:val="00374F7A"/>
    <w:rsid w:val="00377295"/>
    <w:rsid w:val="00386C66"/>
    <w:rsid w:val="00392B98"/>
    <w:rsid w:val="0039473F"/>
    <w:rsid w:val="003B14BE"/>
    <w:rsid w:val="003B4470"/>
    <w:rsid w:val="003C2CB8"/>
    <w:rsid w:val="003C4617"/>
    <w:rsid w:val="003C5F32"/>
    <w:rsid w:val="003C7344"/>
    <w:rsid w:val="003E56B7"/>
    <w:rsid w:val="003F1711"/>
    <w:rsid w:val="003F5F59"/>
    <w:rsid w:val="003F7AC1"/>
    <w:rsid w:val="004075F4"/>
    <w:rsid w:val="004155E6"/>
    <w:rsid w:val="0042583D"/>
    <w:rsid w:val="0043369A"/>
    <w:rsid w:val="0044357B"/>
    <w:rsid w:val="00453E9F"/>
    <w:rsid w:val="00455635"/>
    <w:rsid w:val="00463573"/>
    <w:rsid w:val="00470354"/>
    <w:rsid w:val="00470B35"/>
    <w:rsid w:val="004942FF"/>
    <w:rsid w:val="00496E63"/>
    <w:rsid w:val="0049768A"/>
    <w:rsid w:val="004A6F11"/>
    <w:rsid w:val="004B1327"/>
    <w:rsid w:val="004B6732"/>
    <w:rsid w:val="004C42E8"/>
    <w:rsid w:val="004D2806"/>
    <w:rsid w:val="004D5E8A"/>
    <w:rsid w:val="004D5F15"/>
    <w:rsid w:val="004E4633"/>
    <w:rsid w:val="004E7554"/>
    <w:rsid w:val="004F5686"/>
    <w:rsid w:val="00501329"/>
    <w:rsid w:val="00506E96"/>
    <w:rsid w:val="005106D6"/>
    <w:rsid w:val="005306CA"/>
    <w:rsid w:val="005337B0"/>
    <w:rsid w:val="00537252"/>
    <w:rsid w:val="00537453"/>
    <w:rsid w:val="00547F4B"/>
    <w:rsid w:val="00557198"/>
    <w:rsid w:val="005648F6"/>
    <w:rsid w:val="00565177"/>
    <w:rsid w:val="00570B88"/>
    <w:rsid w:val="00572935"/>
    <w:rsid w:val="0057381F"/>
    <w:rsid w:val="0057396D"/>
    <w:rsid w:val="00574C21"/>
    <w:rsid w:val="00583D2A"/>
    <w:rsid w:val="00583D6D"/>
    <w:rsid w:val="00585091"/>
    <w:rsid w:val="005A17C1"/>
    <w:rsid w:val="005A3F96"/>
    <w:rsid w:val="005B2432"/>
    <w:rsid w:val="005E293F"/>
    <w:rsid w:val="005F05A3"/>
    <w:rsid w:val="005F54DA"/>
    <w:rsid w:val="00601EC3"/>
    <w:rsid w:val="00602E0E"/>
    <w:rsid w:val="00605798"/>
    <w:rsid w:val="0061386D"/>
    <w:rsid w:val="00632411"/>
    <w:rsid w:val="0064622C"/>
    <w:rsid w:val="006474CB"/>
    <w:rsid w:val="00650B8C"/>
    <w:rsid w:val="006571AA"/>
    <w:rsid w:val="0066161C"/>
    <w:rsid w:val="00661A64"/>
    <w:rsid w:val="00685DD4"/>
    <w:rsid w:val="00692471"/>
    <w:rsid w:val="0069266A"/>
    <w:rsid w:val="006966A2"/>
    <w:rsid w:val="006A19F4"/>
    <w:rsid w:val="006F1DB2"/>
    <w:rsid w:val="00703637"/>
    <w:rsid w:val="00703C99"/>
    <w:rsid w:val="00703F10"/>
    <w:rsid w:val="00713533"/>
    <w:rsid w:val="00720883"/>
    <w:rsid w:val="00727818"/>
    <w:rsid w:val="007322F2"/>
    <w:rsid w:val="00740C36"/>
    <w:rsid w:val="0074547F"/>
    <w:rsid w:val="007459AF"/>
    <w:rsid w:val="00771631"/>
    <w:rsid w:val="00772A9A"/>
    <w:rsid w:val="007733D3"/>
    <w:rsid w:val="00774426"/>
    <w:rsid w:val="00775D07"/>
    <w:rsid w:val="0078390E"/>
    <w:rsid w:val="007A578F"/>
    <w:rsid w:val="007C7341"/>
    <w:rsid w:val="007E56C5"/>
    <w:rsid w:val="007E7162"/>
    <w:rsid w:val="007F2DC8"/>
    <w:rsid w:val="007F37D4"/>
    <w:rsid w:val="007F65B4"/>
    <w:rsid w:val="007F6602"/>
    <w:rsid w:val="00805339"/>
    <w:rsid w:val="00805A64"/>
    <w:rsid w:val="00826C97"/>
    <w:rsid w:val="008272F0"/>
    <w:rsid w:val="008308D9"/>
    <w:rsid w:val="00841C1E"/>
    <w:rsid w:val="00845EBD"/>
    <w:rsid w:val="00846C8C"/>
    <w:rsid w:val="0084730E"/>
    <w:rsid w:val="0085528C"/>
    <w:rsid w:val="0085542A"/>
    <w:rsid w:val="00855C54"/>
    <w:rsid w:val="00862972"/>
    <w:rsid w:val="008711DA"/>
    <w:rsid w:val="008732DD"/>
    <w:rsid w:val="008739FC"/>
    <w:rsid w:val="008858AE"/>
    <w:rsid w:val="00891FB2"/>
    <w:rsid w:val="0089671E"/>
    <w:rsid w:val="0089766F"/>
    <w:rsid w:val="008A2CD2"/>
    <w:rsid w:val="008B3350"/>
    <w:rsid w:val="008B3E61"/>
    <w:rsid w:val="008B759F"/>
    <w:rsid w:val="008D5E0A"/>
    <w:rsid w:val="008E40F2"/>
    <w:rsid w:val="008E7641"/>
    <w:rsid w:val="008F22F1"/>
    <w:rsid w:val="008F2C05"/>
    <w:rsid w:val="00900FF2"/>
    <w:rsid w:val="00905D34"/>
    <w:rsid w:val="00912737"/>
    <w:rsid w:val="00922BBE"/>
    <w:rsid w:val="00934943"/>
    <w:rsid w:val="009400EC"/>
    <w:rsid w:val="00941758"/>
    <w:rsid w:val="00950697"/>
    <w:rsid w:val="00956D56"/>
    <w:rsid w:val="0096116A"/>
    <w:rsid w:val="00977389"/>
    <w:rsid w:val="00980797"/>
    <w:rsid w:val="009874F7"/>
    <w:rsid w:val="009924D2"/>
    <w:rsid w:val="00993267"/>
    <w:rsid w:val="009A0C70"/>
    <w:rsid w:val="009A468F"/>
    <w:rsid w:val="009B0F29"/>
    <w:rsid w:val="009B1214"/>
    <w:rsid w:val="009B220A"/>
    <w:rsid w:val="009B793A"/>
    <w:rsid w:val="009D4CF0"/>
    <w:rsid w:val="009E2E5B"/>
    <w:rsid w:val="009E36CF"/>
    <w:rsid w:val="009F202F"/>
    <w:rsid w:val="009F2CB6"/>
    <w:rsid w:val="00A0282C"/>
    <w:rsid w:val="00A06CD9"/>
    <w:rsid w:val="00A0798E"/>
    <w:rsid w:val="00A109BD"/>
    <w:rsid w:val="00A17E91"/>
    <w:rsid w:val="00A36D9A"/>
    <w:rsid w:val="00A4719F"/>
    <w:rsid w:val="00A47453"/>
    <w:rsid w:val="00A47743"/>
    <w:rsid w:val="00A506F6"/>
    <w:rsid w:val="00A56BF0"/>
    <w:rsid w:val="00A65828"/>
    <w:rsid w:val="00A70171"/>
    <w:rsid w:val="00A74405"/>
    <w:rsid w:val="00A81206"/>
    <w:rsid w:val="00A87599"/>
    <w:rsid w:val="00A937F0"/>
    <w:rsid w:val="00A940E9"/>
    <w:rsid w:val="00A94B7D"/>
    <w:rsid w:val="00AA1D4F"/>
    <w:rsid w:val="00AA7307"/>
    <w:rsid w:val="00AB0A54"/>
    <w:rsid w:val="00AB0D04"/>
    <w:rsid w:val="00AB1071"/>
    <w:rsid w:val="00AB6041"/>
    <w:rsid w:val="00AB7339"/>
    <w:rsid w:val="00AC13F1"/>
    <w:rsid w:val="00AC25A9"/>
    <w:rsid w:val="00AC5D18"/>
    <w:rsid w:val="00B055DC"/>
    <w:rsid w:val="00B10704"/>
    <w:rsid w:val="00B23C72"/>
    <w:rsid w:val="00B361C8"/>
    <w:rsid w:val="00B4723F"/>
    <w:rsid w:val="00B5020B"/>
    <w:rsid w:val="00B56927"/>
    <w:rsid w:val="00B57558"/>
    <w:rsid w:val="00B576F4"/>
    <w:rsid w:val="00B613BD"/>
    <w:rsid w:val="00B624C8"/>
    <w:rsid w:val="00B657B4"/>
    <w:rsid w:val="00B743D4"/>
    <w:rsid w:val="00B77CFA"/>
    <w:rsid w:val="00B904F0"/>
    <w:rsid w:val="00B930E1"/>
    <w:rsid w:val="00BB3941"/>
    <w:rsid w:val="00BB770B"/>
    <w:rsid w:val="00BE68B1"/>
    <w:rsid w:val="00BF3BF0"/>
    <w:rsid w:val="00C11F97"/>
    <w:rsid w:val="00C21E4B"/>
    <w:rsid w:val="00C30AE6"/>
    <w:rsid w:val="00C33279"/>
    <w:rsid w:val="00C36F3D"/>
    <w:rsid w:val="00C43471"/>
    <w:rsid w:val="00C456DE"/>
    <w:rsid w:val="00C61B9F"/>
    <w:rsid w:val="00C807BA"/>
    <w:rsid w:val="00C85088"/>
    <w:rsid w:val="00C95166"/>
    <w:rsid w:val="00CA0234"/>
    <w:rsid w:val="00CA38CD"/>
    <w:rsid w:val="00CA494E"/>
    <w:rsid w:val="00CB6D39"/>
    <w:rsid w:val="00CF5D9B"/>
    <w:rsid w:val="00D03DAA"/>
    <w:rsid w:val="00D05DC7"/>
    <w:rsid w:val="00D20807"/>
    <w:rsid w:val="00D27C79"/>
    <w:rsid w:val="00D378B4"/>
    <w:rsid w:val="00D42024"/>
    <w:rsid w:val="00D45F1D"/>
    <w:rsid w:val="00D500A5"/>
    <w:rsid w:val="00D55635"/>
    <w:rsid w:val="00D815D8"/>
    <w:rsid w:val="00D8234D"/>
    <w:rsid w:val="00D9550C"/>
    <w:rsid w:val="00DB0992"/>
    <w:rsid w:val="00DB2679"/>
    <w:rsid w:val="00DB3605"/>
    <w:rsid w:val="00DC13AE"/>
    <w:rsid w:val="00DD2506"/>
    <w:rsid w:val="00DD5AD6"/>
    <w:rsid w:val="00DE1874"/>
    <w:rsid w:val="00DF217B"/>
    <w:rsid w:val="00E058B3"/>
    <w:rsid w:val="00E14A22"/>
    <w:rsid w:val="00E2014B"/>
    <w:rsid w:val="00E25782"/>
    <w:rsid w:val="00E27E72"/>
    <w:rsid w:val="00E361E9"/>
    <w:rsid w:val="00E36B6E"/>
    <w:rsid w:val="00E46B91"/>
    <w:rsid w:val="00E4789B"/>
    <w:rsid w:val="00E50F08"/>
    <w:rsid w:val="00E5259C"/>
    <w:rsid w:val="00E6103C"/>
    <w:rsid w:val="00E65420"/>
    <w:rsid w:val="00E70CC0"/>
    <w:rsid w:val="00E80961"/>
    <w:rsid w:val="00E815AC"/>
    <w:rsid w:val="00E81B70"/>
    <w:rsid w:val="00E92495"/>
    <w:rsid w:val="00E95600"/>
    <w:rsid w:val="00E97A22"/>
    <w:rsid w:val="00E97DC5"/>
    <w:rsid w:val="00EA082D"/>
    <w:rsid w:val="00EA0850"/>
    <w:rsid w:val="00EA5F6E"/>
    <w:rsid w:val="00EA7A5A"/>
    <w:rsid w:val="00EA7AE3"/>
    <w:rsid w:val="00EB0584"/>
    <w:rsid w:val="00EB7E15"/>
    <w:rsid w:val="00EC3252"/>
    <w:rsid w:val="00EC69CA"/>
    <w:rsid w:val="00ED13DA"/>
    <w:rsid w:val="00EE65F1"/>
    <w:rsid w:val="00EF7787"/>
    <w:rsid w:val="00F2034F"/>
    <w:rsid w:val="00F21B87"/>
    <w:rsid w:val="00F241F2"/>
    <w:rsid w:val="00F24B63"/>
    <w:rsid w:val="00F27B62"/>
    <w:rsid w:val="00F35A05"/>
    <w:rsid w:val="00F43927"/>
    <w:rsid w:val="00F45528"/>
    <w:rsid w:val="00F46179"/>
    <w:rsid w:val="00F5026F"/>
    <w:rsid w:val="00F56C8F"/>
    <w:rsid w:val="00F5737E"/>
    <w:rsid w:val="00F63B7B"/>
    <w:rsid w:val="00F63EC0"/>
    <w:rsid w:val="00F65B49"/>
    <w:rsid w:val="00F664A8"/>
    <w:rsid w:val="00F701D4"/>
    <w:rsid w:val="00F83D81"/>
    <w:rsid w:val="00F83E31"/>
    <w:rsid w:val="00F8562E"/>
    <w:rsid w:val="00F91F55"/>
    <w:rsid w:val="00F938C9"/>
    <w:rsid w:val="00F96079"/>
    <w:rsid w:val="00F972E9"/>
    <w:rsid w:val="00F97B2E"/>
    <w:rsid w:val="00FA0DD1"/>
    <w:rsid w:val="00FA7274"/>
    <w:rsid w:val="00FB1C45"/>
    <w:rsid w:val="00FC3060"/>
    <w:rsid w:val="00FC473B"/>
    <w:rsid w:val="00FC6194"/>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20</Pages>
  <Words>20440</Words>
  <Characters>116512</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5</cp:revision>
  <dcterms:created xsi:type="dcterms:W3CDTF">2025-06-24T14:05:00Z</dcterms:created>
  <dcterms:modified xsi:type="dcterms:W3CDTF">2025-07-09T23:43:00Z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zotero-version="6.0.37"&gt;&lt;session id="TQAusBIj"/&gt;&lt;style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