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bookmarkStart w:id="1" w:name="_Toc202983197"/>
      <w:r>
        <w:t>Inferring sperm whale (</w:t>
      </w:r>
      <w:r>
        <w:rPr>
          <w:i/>
          <w:iCs/>
        </w:rPr>
        <w:t>Physeter macrocephalus</w:t>
      </w:r>
      <w:r>
        <w:t xml:space="preserve">) sex </w:t>
      </w:r>
      <w:r w:rsidR="00B56927">
        <w:t xml:space="preserve">and age class </w:t>
      </w:r>
      <w:r>
        <w:t xml:space="preserve">using aerial </w:t>
      </w:r>
      <w:r w:rsidRPr="0033664C">
        <w:t>photogrammetry</w:t>
      </w:r>
      <w:bookmarkEnd w:id="0"/>
      <w:bookmarkEnd w:id="1"/>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sdt>
          <w:sdtPr>
            <w:rPr>
              <w:rFonts w:ascii="Times New Roman" w:eastAsiaTheme="minorHAnsi" w:hAnsi="Times New Roman" w:cs="Times New Roman"/>
              <w:b w:val="0"/>
              <w:bCs w:val="0"/>
              <w:color w:val="auto"/>
              <w:kern w:val="2"/>
              <w:sz w:val="22"/>
              <w:szCs w:val="22"/>
              <w:lang w:val="en-CA"/>
              <w14:ligatures w14:val="standardContextual"/>
            </w:rPr>
            <w:id w:val="1656113686"/>
            <w:docPartObj>
              <w:docPartGallery w:val="Table of Contents"/>
              <w:docPartUnique/>
            </w:docPartObj>
          </w:sdtPr>
          <w:sdtEndPr>
            <w:rPr>
              <w:rFonts w:asciiTheme="minorHAnsi" w:hAnsiTheme="minorHAnsi"/>
              <w:b/>
              <w:bCs/>
              <w:i/>
              <w:iCs/>
              <w:noProof/>
              <w:sz w:val="24"/>
              <w:szCs w:val="24"/>
            </w:rPr>
          </w:sdtEndPr>
          <w:sdtContent>
            <w:p w14:paraId="62F7C1B7" w14:textId="77777777" w:rsidR="00862972" w:rsidRDefault="00862972" w:rsidP="00862972">
              <w:pPr>
                <w:pStyle w:val="TOCHeading"/>
              </w:pPr>
              <w:r>
                <w:t>Table of Contents</w:t>
              </w:r>
            </w:p>
            <w:p w14:paraId="5427B9E1" w14:textId="5F69E551" w:rsidR="00862972" w:rsidRDefault="00000000">
              <w:pPr>
                <w:pStyle w:val="TOC1"/>
                <w:tabs>
                  <w:tab w:val="right" w:leader="dot" w:pos="9350"/>
                </w:tabs>
                <w:rPr>
                  <w:b w:val="0"/>
                  <w:bCs w:val="0"/>
                </w:rPr>
              </w:pPr>
            </w:p>
          </w:sdtContent>
        </w:sdt>
        <w:p w14:paraId="2CEB372C" w14:textId="0B282540" w:rsidR="00727818"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983197" w:history="1">
            <w:r w:rsidR="00727818" w:rsidRPr="00A76418">
              <w:rPr>
                <w:rStyle w:val="Hyperlink"/>
                <w:noProof/>
              </w:rPr>
              <w:t>Inferring sperm whale (Physeter macrocephalus) sex and age class using aerial photogrammetry</w:t>
            </w:r>
            <w:r w:rsidR="00727818">
              <w:rPr>
                <w:noProof/>
                <w:webHidden/>
              </w:rPr>
              <w:tab/>
            </w:r>
            <w:r w:rsidR="00727818">
              <w:rPr>
                <w:noProof/>
                <w:webHidden/>
              </w:rPr>
              <w:fldChar w:fldCharType="begin"/>
            </w:r>
            <w:r w:rsidR="00727818">
              <w:rPr>
                <w:noProof/>
                <w:webHidden/>
              </w:rPr>
              <w:instrText xml:space="preserve"> PAGEREF _Toc202983197 \h </w:instrText>
            </w:r>
            <w:r w:rsidR="00727818">
              <w:rPr>
                <w:noProof/>
                <w:webHidden/>
              </w:rPr>
            </w:r>
            <w:r w:rsidR="00727818">
              <w:rPr>
                <w:noProof/>
                <w:webHidden/>
              </w:rPr>
              <w:fldChar w:fldCharType="separate"/>
            </w:r>
            <w:r w:rsidR="00727818">
              <w:rPr>
                <w:noProof/>
                <w:webHidden/>
              </w:rPr>
              <w:t>1</w:t>
            </w:r>
            <w:r w:rsidR="00727818">
              <w:rPr>
                <w:noProof/>
                <w:webHidden/>
              </w:rPr>
              <w:fldChar w:fldCharType="end"/>
            </w:r>
          </w:hyperlink>
        </w:p>
        <w:p w14:paraId="56B06960" w14:textId="405EB3E6" w:rsidR="00727818" w:rsidRDefault="00727818">
          <w:pPr>
            <w:pStyle w:val="TOC2"/>
            <w:tabs>
              <w:tab w:val="right" w:leader="dot" w:pos="9350"/>
            </w:tabs>
            <w:rPr>
              <w:rFonts w:eastAsiaTheme="minorEastAsia" w:cstheme="minorBidi"/>
              <w:b w:val="0"/>
              <w:bCs w:val="0"/>
              <w:noProof/>
              <w:sz w:val="24"/>
              <w:szCs w:val="24"/>
            </w:rPr>
          </w:pPr>
          <w:hyperlink w:anchor="_Toc202983198" w:history="1">
            <w:r w:rsidRPr="00A76418">
              <w:rPr>
                <w:rStyle w:val="Hyperlink"/>
                <w:noProof/>
              </w:rPr>
              <w:t>1 | INTRODUCTION</w:t>
            </w:r>
            <w:r>
              <w:rPr>
                <w:noProof/>
                <w:webHidden/>
              </w:rPr>
              <w:tab/>
            </w:r>
            <w:r>
              <w:rPr>
                <w:noProof/>
                <w:webHidden/>
              </w:rPr>
              <w:fldChar w:fldCharType="begin"/>
            </w:r>
            <w:r>
              <w:rPr>
                <w:noProof/>
                <w:webHidden/>
              </w:rPr>
              <w:instrText xml:space="preserve"> PAGEREF _Toc202983198 \h </w:instrText>
            </w:r>
            <w:r>
              <w:rPr>
                <w:noProof/>
                <w:webHidden/>
              </w:rPr>
            </w:r>
            <w:r>
              <w:rPr>
                <w:noProof/>
                <w:webHidden/>
              </w:rPr>
              <w:fldChar w:fldCharType="separate"/>
            </w:r>
            <w:r>
              <w:rPr>
                <w:noProof/>
                <w:webHidden/>
              </w:rPr>
              <w:t>3</w:t>
            </w:r>
            <w:r>
              <w:rPr>
                <w:noProof/>
                <w:webHidden/>
              </w:rPr>
              <w:fldChar w:fldCharType="end"/>
            </w:r>
          </w:hyperlink>
        </w:p>
        <w:p w14:paraId="48C77246" w14:textId="04A5976B" w:rsidR="00727818" w:rsidRDefault="00727818">
          <w:pPr>
            <w:pStyle w:val="TOC2"/>
            <w:tabs>
              <w:tab w:val="right" w:leader="dot" w:pos="9350"/>
            </w:tabs>
            <w:rPr>
              <w:rFonts w:eastAsiaTheme="minorEastAsia" w:cstheme="minorBidi"/>
              <w:b w:val="0"/>
              <w:bCs w:val="0"/>
              <w:noProof/>
              <w:sz w:val="24"/>
              <w:szCs w:val="24"/>
            </w:rPr>
          </w:pPr>
          <w:hyperlink w:anchor="_Toc202983199" w:history="1">
            <w:r w:rsidRPr="00A76418">
              <w:rPr>
                <w:rStyle w:val="Hyperlink"/>
                <w:noProof/>
              </w:rPr>
              <w:t>2 | METHODS</w:t>
            </w:r>
            <w:r>
              <w:rPr>
                <w:noProof/>
                <w:webHidden/>
              </w:rPr>
              <w:tab/>
            </w:r>
            <w:r>
              <w:rPr>
                <w:noProof/>
                <w:webHidden/>
              </w:rPr>
              <w:fldChar w:fldCharType="begin"/>
            </w:r>
            <w:r>
              <w:rPr>
                <w:noProof/>
                <w:webHidden/>
              </w:rPr>
              <w:instrText xml:space="preserve"> PAGEREF _Toc202983199 \h </w:instrText>
            </w:r>
            <w:r>
              <w:rPr>
                <w:noProof/>
                <w:webHidden/>
              </w:rPr>
            </w:r>
            <w:r>
              <w:rPr>
                <w:noProof/>
                <w:webHidden/>
              </w:rPr>
              <w:fldChar w:fldCharType="separate"/>
            </w:r>
            <w:r>
              <w:rPr>
                <w:noProof/>
                <w:webHidden/>
              </w:rPr>
              <w:t>5</w:t>
            </w:r>
            <w:r>
              <w:rPr>
                <w:noProof/>
                <w:webHidden/>
              </w:rPr>
              <w:fldChar w:fldCharType="end"/>
            </w:r>
          </w:hyperlink>
        </w:p>
        <w:p w14:paraId="2677BE93" w14:textId="458F9E6C" w:rsidR="00727818" w:rsidRDefault="00727818">
          <w:pPr>
            <w:pStyle w:val="TOC3"/>
            <w:tabs>
              <w:tab w:val="right" w:leader="dot" w:pos="9350"/>
            </w:tabs>
            <w:rPr>
              <w:rFonts w:eastAsiaTheme="minorEastAsia" w:cstheme="minorBidi"/>
              <w:noProof/>
              <w:sz w:val="24"/>
              <w:szCs w:val="24"/>
            </w:rPr>
          </w:pPr>
          <w:hyperlink w:anchor="_Toc202983200" w:history="1">
            <w:r w:rsidRPr="00A76418">
              <w:rPr>
                <w:rStyle w:val="Hyperlink"/>
                <w:noProof/>
              </w:rPr>
              <w:t>2.1 | Data Collection</w:t>
            </w:r>
            <w:r>
              <w:rPr>
                <w:noProof/>
                <w:webHidden/>
              </w:rPr>
              <w:tab/>
            </w:r>
            <w:r>
              <w:rPr>
                <w:noProof/>
                <w:webHidden/>
              </w:rPr>
              <w:fldChar w:fldCharType="begin"/>
            </w:r>
            <w:r>
              <w:rPr>
                <w:noProof/>
                <w:webHidden/>
              </w:rPr>
              <w:instrText xml:space="preserve"> PAGEREF _Toc202983200 \h </w:instrText>
            </w:r>
            <w:r>
              <w:rPr>
                <w:noProof/>
                <w:webHidden/>
              </w:rPr>
            </w:r>
            <w:r>
              <w:rPr>
                <w:noProof/>
                <w:webHidden/>
              </w:rPr>
              <w:fldChar w:fldCharType="separate"/>
            </w:r>
            <w:r>
              <w:rPr>
                <w:noProof/>
                <w:webHidden/>
              </w:rPr>
              <w:t>5</w:t>
            </w:r>
            <w:r>
              <w:rPr>
                <w:noProof/>
                <w:webHidden/>
              </w:rPr>
              <w:fldChar w:fldCharType="end"/>
            </w:r>
          </w:hyperlink>
        </w:p>
        <w:p w14:paraId="5AD6CA65" w14:textId="49FC4D5A" w:rsidR="00727818" w:rsidRDefault="00727818">
          <w:pPr>
            <w:pStyle w:val="TOC3"/>
            <w:tabs>
              <w:tab w:val="right" w:leader="dot" w:pos="9350"/>
            </w:tabs>
            <w:rPr>
              <w:rFonts w:eastAsiaTheme="minorEastAsia" w:cstheme="minorBidi"/>
              <w:noProof/>
              <w:sz w:val="24"/>
              <w:szCs w:val="24"/>
            </w:rPr>
          </w:pPr>
          <w:hyperlink w:anchor="_Toc202983201" w:history="1">
            <w:r w:rsidRPr="00A76418">
              <w:rPr>
                <w:rStyle w:val="Hyperlink"/>
                <w:noProof/>
              </w:rPr>
              <w:t>2.2 | Morphometric measurements</w:t>
            </w:r>
            <w:r>
              <w:rPr>
                <w:noProof/>
                <w:webHidden/>
              </w:rPr>
              <w:tab/>
            </w:r>
            <w:r>
              <w:rPr>
                <w:noProof/>
                <w:webHidden/>
              </w:rPr>
              <w:fldChar w:fldCharType="begin"/>
            </w:r>
            <w:r>
              <w:rPr>
                <w:noProof/>
                <w:webHidden/>
              </w:rPr>
              <w:instrText xml:space="preserve"> PAGEREF _Toc202983201 \h </w:instrText>
            </w:r>
            <w:r>
              <w:rPr>
                <w:noProof/>
                <w:webHidden/>
              </w:rPr>
            </w:r>
            <w:r>
              <w:rPr>
                <w:noProof/>
                <w:webHidden/>
              </w:rPr>
              <w:fldChar w:fldCharType="separate"/>
            </w:r>
            <w:r>
              <w:rPr>
                <w:noProof/>
                <w:webHidden/>
              </w:rPr>
              <w:t>5</w:t>
            </w:r>
            <w:r>
              <w:rPr>
                <w:noProof/>
                <w:webHidden/>
              </w:rPr>
              <w:fldChar w:fldCharType="end"/>
            </w:r>
          </w:hyperlink>
        </w:p>
        <w:p w14:paraId="7D1F58FB" w14:textId="2BF2063C" w:rsidR="00727818" w:rsidRDefault="00727818">
          <w:pPr>
            <w:pStyle w:val="TOC3"/>
            <w:tabs>
              <w:tab w:val="right" w:leader="dot" w:pos="9350"/>
            </w:tabs>
            <w:rPr>
              <w:rFonts w:eastAsiaTheme="minorEastAsia" w:cstheme="minorBidi"/>
              <w:noProof/>
              <w:sz w:val="24"/>
              <w:szCs w:val="24"/>
            </w:rPr>
          </w:pPr>
          <w:hyperlink w:anchor="_Toc202983202" w:history="1">
            <w:r w:rsidRPr="00A76418">
              <w:rPr>
                <w:rStyle w:val="Hyperlink"/>
                <w:noProof/>
              </w:rPr>
              <w:t>2.3 | Photo-identifying whales</w:t>
            </w:r>
            <w:r>
              <w:rPr>
                <w:noProof/>
                <w:webHidden/>
              </w:rPr>
              <w:tab/>
            </w:r>
            <w:r>
              <w:rPr>
                <w:noProof/>
                <w:webHidden/>
              </w:rPr>
              <w:fldChar w:fldCharType="begin"/>
            </w:r>
            <w:r>
              <w:rPr>
                <w:noProof/>
                <w:webHidden/>
              </w:rPr>
              <w:instrText xml:space="preserve"> PAGEREF _Toc202983202 \h </w:instrText>
            </w:r>
            <w:r>
              <w:rPr>
                <w:noProof/>
                <w:webHidden/>
              </w:rPr>
            </w:r>
            <w:r>
              <w:rPr>
                <w:noProof/>
                <w:webHidden/>
              </w:rPr>
              <w:fldChar w:fldCharType="separate"/>
            </w:r>
            <w:r>
              <w:rPr>
                <w:noProof/>
                <w:webHidden/>
              </w:rPr>
              <w:t>8</w:t>
            </w:r>
            <w:r>
              <w:rPr>
                <w:noProof/>
                <w:webHidden/>
              </w:rPr>
              <w:fldChar w:fldCharType="end"/>
            </w:r>
          </w:hyperlink>
        </w:p>
        <w:p w14:paraId="36A5A2A6" w14:textId="58819AC0" w:rsidR="00727818" w:rsidRDefault="00727818">
          <w:pPr>
            <w:pStyle w:val="TOC3"/>
            <w:tabs>
              <w:tab w:val="right" w:leader="dot" w:pos="9350"/>
            </w:tabs>
            <w:rPr>
              <w:rFonts w:eastAsiaTheme="minorEastAsia" w:cstheme="minorBidi"/>
              <w:noProof/>
              <w:sz w:val="24"/>
              <w:szCs w:val="24"/>
            </w:rPr>
          </w:pPr>
          <w:hyperlink w:anchor="_Toc202983203" w:history="1">
            <w:r w:rsidRPr="00A76418">
              <w:rPr>
                <w:rStyle w:val="Hyperlink"/>
                <w:noProof/>
              </w:rPr>
              <w:t>2.4 | Inferring sex and age class</w:t>
            </w:r>
            <w:r>
              <w:rPr>
                <w:noProof/>
                <w:webHidden/>
              </w:rPr>
              <w:tab/>
            </w:r>
            <w:r>
              <w:rPr>
                <w:noProof/>
                <w:webHidden/>
              </w:rPr>
              <w:fldChar w:fldCharType="begin"/>
            </w:r>
            <w:r>
              <w:rPr>
                <w:noProof/>
                <w:webHidden/>
              </w:rPr>
              <w:instrText xml:space="preserve"> PAGEREF _Toc202983203 \h </w:instrText>
            </w:r>
            <w:r>
              <w:rPr>
                <w:noProof/>
                <w:webHidden/>
              </w:rPr>
            </w:r>
            <w:r>
              <w:rPr>
                <w:noProof/>
                <w:webHidden/>
              </w:rPr>
              <w:fldChar w:fldCharType="separate"/>
            </w:r>
            <w:r>
              <w:rPr>
                <w:noProof/>
                <w:webHidden/>
              </w:rPr>
              <w:t>9</w:t>
            </w:r>
            <w:r>
              <w:rPr>
                <w:noProof/>
                <w:webHidden/>
              </w:rPr>
              <w:fldChar w:fldCharType="end"/>
            </w:r>
          </w:hyperlink>
        </w:p>
        <w:p w14:paraId="0B5D91C0" w14:textId="39671E7E" w:rsidR="00727818" w:rsidRDefault="00727818">
          <w:pPr>
            <w:pStyle w:val="TOC2"/>
            <w:tabs>
              <w:tab w:val="right" w:leader="dot" w:pos="9350"/>
            </w:tabs>
            <w:rPr>
              <w:rFonts w:eastAsiaTheme="minorEastAsia" w:cstheme="minorBidi"/>
              <w:b w:val="0"/>
              <w:bCs w:val="0"/>
              <w:noProof/>
              <w:sz w:val="24"/>
              <w:szCs w:val="24"/>
            </w:rPr>
          </w:pPr>
          <w:hyperlink w:anchor="_Toc202983204" w:history="1">
            <w:r w:rsidRPr="00A76418">
              <w:rPr>
                <w:rStyle w:val="Hyperlink"/>
                <w:noProof/>
              </w:rPr>
              <w:t>3. RESULTS</w:t>
            </w:r>
            <w:r>
              <w:rPr>
                <w:noProof/>
                <w:webHidden/>
              </w:rPr>
              <w:tab/>
            </w:r>
            <w:r>
              <w:rPr>
                <w:noProof/>
                <w:webHidden/>
              </w:rPr>
              <w:fldChar w:fldCharType="begin"/>
            </w:r>
            <w:r>
              <w:rPr>
                <w:noProof/>
                <w:webHidden/>
              </w:rPr>
              <w:instrText xml:space="preserve"> PAGEREF _Toc202983204 \h </w:instrText>
            </w:r>
            <w:r>
              <w:rPr>
                <w:noProof/>
                <w:webHidden/>
              </w:rPr>
            </w:r>
            <w:r>
              <w:rPr>
                <w:noProof/>
                <w:webHidden/>
              </w:rPr>
              <w:fldChar w:fldCharType="separate"/>
            </w:r>
            <w:r>
              <w:rPr>
                <w:noProof/>
                <w:webHidden/>
              </w:rPr>
              <w:t>13</w:t>
            </w:r>
            <w:r>
              <w:rPr>
                <w:noProof/>
                <w:webHidden/>
              </w:rPr>
              <w:fldChar w:fldCharType="end"/>
            </w:r>
          </w:hyperlink>
        </w:p>
        <w:p w14:paraId="1FAD2541" w14:textId="414D4CEA" w:rsidR="00727818" w:rsidRDefault="00727818">
          <w:pPr>
            <w:pStyle w:val="TOC3"/>
            <w:tabs>
              <w:tab w:val="right" w:leader="dot" w:pos="9350"/>
            </w:tabs>
            <w:rPr>
              <w:rFonts w:eastAsiaTheme="minorEastAsia" w:cstheme="minorBidi"/>
              <w:noProof/>
              <w:sz w:val="24"/>
              <w:szCs w:val="24"/>
            </w:rPr>
          </w:pPr>
          <w:hyperlink w:anchor="_Toc202983205" w:history="1">
            <w:r w:rsidRPr="00A76418">
              <w:rPr>
                <w:rStyle w:val="Hyperlink"/>
                <w:noProof/>
              </w:rPr>
              <w:t>3.1 | Error estimation and correction</w:t>
            </w:r>
            <w:r>
              <w:rPr>
                <w:noProof/>
                <w:webHidden/>
              </w:rPr>
              <w:tab/>
            </w:r>
            <w:r>
              <w:rPr>
                <w:noProof/>
                <w:webHidden/>
              </w:rPr>
              <w:fldChar w:fldCharType="begin"/>
            </w:r>
            <w:r>
              <w:rPr>
                <w:noProof/>
                <w:webHidden/>
              </w:rPr>
              <w:instrText xml:space="preserve"> PAGEREF _Toc202983205 \h </w:instrText>
            </w:r>
            <w:r>
              <w:rPr>
                <w:noProof/>
                <w:webHidden/>
              </w:rPr>
            </w:r>
            <w:r>
              <w:rPr>
                <w:noProof/>
                <w:webHidden/>
              </w:rPr>
              <w:fldChar w:fldCharType="separate"/>
            </w:r>
            <w:r>
              <w:rPr>
                <w:noProof/>
                <w:webHidden/>
              </w:rPr>
              <w:t>13</w:t>
            </w:r>
            <w:r>
              <w:rPr>
                <w:noProof/>
                <w:webHidden/>
              </w:rPr>
              <w:fldChar w:fldCharType="end"/>
            </w:r>
          </w:hyperlink>
        </w:p>
        <w:p w14:paraId="507AF26C" w14:textId="214C5975" w:rsidR="00727818" w:rsidRDefault="00727818">
          <w:pPr>
            <w:pStyle w:val="TOC3"/>
            <w:tabs>
              <w:tab w:val="right" w:leader="dot" w:pos="9350"/>
            </w:tabs>
            <w:rPr>
              <w:rFonts w:eastAsiaTheme="minorEastAsia" w:cstheme="minorBidi"/>
              <w:noProof/>
              <w:sz w:val="24"/>
              <w:szCs w:val="24"/>
            </w:rPr>
          </w:pPr>
          <w:hyperlink w:anchor="_Toc202983206" w:history="1">
            <w:r w:rsidRPr="00A76418">
              <w:rPr>
                <w:rStyle w:val="Hyperlink"/>
                <w:noProof/>
              </w:rPr>
              <w:t>3.2 | Whale measurements and photo-identification</w:t>
            </w:r>
            <w:r>
              <w:rPr>
                <w:noProof/>
                <w:webHidden/>
              </w:rPr>
              <w:tab/>
            </w:r>
            <w:r>
              <w:rPr>
                <w:noProof/>
                <w:webHidden/>
              </w:rPr>
              <w:fldChar w:fldCharType="begin"/>
            </w:r>
            <w:r>
              <w:rPr>
                <w:noProof/>
                <w:webHidden/>
              </w:rPr>
              <w:instrText xml:space="preserve"> PAGEREF _Toc202983206 \h </w:instrText>
            </w:r>
            <w:r>
              <w:rPr>
                <w:noProof/>
                <w:webHidden/>
              </w:rPr>
            </w:r>
            <w:r>
              <w:rPr>
                <w:noProof/>
                <w:webHidden/>
              </w:rPr>
              <w:fldChar w:fldCharType="separate"/>
            </w:r>
            <w:r>
              <w:rPr>
                <w:noProof/>
                <w:webHidden/>
              </w:rPr>
              <w:t>13</w:t>
            </w:r>
            <w:r>
              <w:rPr>
                <w:noProof/>
                <w:webHidden/>
              </w:rPr>
              <w:fldChar w:fldCharType="end"/>
            </w:r>
          </w:hyperlink>
        </w:p>
        <w:p w14:paraId="17B301D6" w14:textId="5DD5A4FD" w:rsidR="00727818" w:rsidRDefault="00727818">
          <w:pPr>
            <w:pStyle w:val="TOC3"/>
            <w:tabs>
              <w:tab w:val="right" w:leader="dot" w:pos="9350"/>
            </w:tabs>
            <w:rPr>
              <w:rFonts w:eastAsiaTheme="minorEastAsia" w:cstheme="minorBidi"/>
              <w:noProof/>
              <w:sz w:val="24"/>
              <w:szCs w:val="24"/>
            </w:rPr>
          </w:pPr>
          <w:hyperlink w:anchor="_Toc202983207" w:history="1">
            <w:r w:rsidRPr="00A76418">
              <w:rPr>
                <w:rStyle w:val="Hyperlink"/>
                <w:noProof/>
              </w:rPr>
              <w:t>3.3 | Sex and age class inference</w:t>
            </w:r>
            <w:r>
              <w:rPr>
                <w:noProof/>
                <w:webHidden/>
              </w:rPr>
              <w:tab/>
            </w:r>
            <w:r>
              <w:rPr>
                <w:noProof/>
                <w:webHidden/>
              </w:rPr>
              <w:fldChar w:fldCharType="begin"/>
            </w:r>
            <w:r>
              <w:rPr>
                <w:noProof/>
                <w:webHidden/>
              </w:rPr>
              <w:instrText xml:space="preserve"> PAGEREF _Toc202983207 \h </w:instrText>
            </w:r>
            <w:r>
              <w:rPr>
                <w:noProof/>
                <w:webHidden/>
              </w:rPr>
            </w:r>
            <w:r>
              <w:rPr>
                <w:noProof/>
                <w:webHidden/>
              </w:rPr>
              <w:fldChar w:fldCharType="separate"/>
            </w:r>
            <w:r>
              <w:rPr>
                <w:noProof/>
                <w:webHidden/>
              </w:rPr>
              <w:t>14</w:t>
            </w:r>
            <w:r>
              <w:rPr>
                <w:noProof/>
                <w:webHidden/>
              </w:rPr>
              <w:fldChar w:fldCharType="end"/>
            </w:r>
          </w:hyperlink>
        </w:p>
        <w:p w14:paraId="495A3819" w14:textId="4B43D10E" w:rsidR="00727818" w:rsidRDefault="00727818">
          <w:pPr>
            <w:pStyle w:val="TOC2"/>
            <w:tabs>
              <w:tab w:val="right" w:leader="dot" w:pos="9350"/>
            </w:tabs>
            <w:rPr>
              <w:rFonts w:eastAsiaTheme="minorEastAsia" w:cstheme="minorBidi"/>
              <w:b w:val="0"/>
              <w:bCs w:val="0"/>
              <w:noProof/>
              <w:sz w:val="24"/>
              <w:szCs w:val="24"/>
            </w:rPr>
          </w:pPr>
          <w:hyperlink w:anchor="_Toc202983208" w:history="1">
            <w:r w:rsidRPr="00A76418">
              <w:rPr>
                <w:rStyle w:val="Hyperlink"/>
                <w:noProof/>
              </w:rPr>
              <w:t>4. DISCUSSION</w:t>
            </w:r>
            <w:r>
              <w:rPr>
                <w:noProof/>
                <w:webHidden/>
              </w:rPr>
              <w:tab/>
            </w:r>
            <w:r>
              <w:rPr>
                <w:noProof/>
                <w:webHidden/>
              </w:rPr>
              <w:fldChar w:fldCharType="begin"/>
            </w:r>
            <w:r>
              <w:rPr>
                <w:noProof/>
                <w:webHidden/>
              </w:rPr>
              <w:instrText xml:space="preserve"> PAGEREF _Toc202983208 \h </w:instrText>
            </w:r>
            <w:r>
              <w:rPr>
                <w:noProof/>
                <w:webHidden/>
              </w:rPr>
            </w:r>
            <w:r>
              <w:rPr>
                <w:noProof/>
                <w:webHidden/>
              </w:rPr>
              <w:fldChar w:fldCharType="separate"/>
            </w:r>
            <w:r>
              <w:rPr>
                <w:noProof/>
                <w:webHidden/>
              </w:rPr>
              <w:t>19</w:t>
            </w:r>
            <w:r>
              <w:rPr>
                <w:noProof/>
                <w:webHidden/>
              </w:rPr>
              <w:fldChar w:fldCharType="end"/>
            </w:r>
          </w:hyperlink>
        </w:p>
        <w:p w14:paraId="111A28E3" w14:textId="2526EA41"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Default="00862972" w:rsidP="00EA7AE3">
      <w:pPr>
        <w:pStyle w:val="Heading2"/>
      </w:pPr>
      <w:bookmarkStart w:id="2" w:name="_Toc201083896"/>
      <w:bookmarkStart w:id="3" w:name="_Toc202983198"/>
      <w:r>
        <w:lastRenderedPageBreak/>
        <w:t xml:space="preserve">1 </w:t>
      </w:r>
      <w:r>
        <w:rPr>
          <w:sz w:val="26"/>
          <w:szCs w:val="26"/>
        </w:rPr>
        <w:t xml:space="preserve">| </w:t>
      </w:r>
      <w:r>
        <w:t>INTRODUCTION</w:t>
      </w:r>
      <w:bookmarkEnd w:id="2"/>
      <w:bookmarkEnd w:id="3"/>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w:t>
      </w:r>
      <w:proofErr w:type="spellStart"/>
      <w:r w:rsidR="009A468F" w:rsidRPr="009A468F">
        <w:rPr>
          <w:kern w:val="0"/>
        </w:rPr>
        <w:t>Volis</w:t>
      </w:r>
      <w:proofErr w:type="spellEnd"/>
      <w:r w:rsidR="009A468F" w:rsidRPr="009A468F">
        <w:rPr>
          <w:kern w:val="0"/>
        </w:rPr>
        <w:t xml:space="preserve">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2338643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totally or partially</w:t>
      </w:r>
      <w:r>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(ca. &lt; 5.5m) 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valuable information about the behaviour and population structure of sperm whales</w:t>
      </w:r>
      <w:r w:rsidR="00EF7787">
        <w:t xml:space="preserve">. </w:t>
      </w:r>
    </w:p>
    <w:p w14:paraId="13A48FAA" w14:textId="66C88A2C" w:rsidR="00A109BD" w:rsidRDefault="00F24B63" w:rsidP="00D378B4">
      <w:r>
        <w:t>T</w:t>
      </w:r>
      <w:r w:rsidR="00D378B4">
        <w:t xml:space="preserve">he emergence of uncrewed aerial vehicles (UAVs) equipped with high-resolution cameras and altimeters have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 xml:space="preserve">(Burnett et al. 2019, Bierlich et al. 2021, </w:t>
      </w:r>
      <w:proofErr w:type="spellStart"/>
      <w:r w:rsidR="00D378B4" w:rsidRPr="00506E96">
        <w:rPr>
          <w:kern w:val="0"/>
        </w:rPr>
        <w:t>Glarou</w:t>
      </w:r>
      <w:proofErr w:type="spellEnd"/>
      <w:r w:rsidR="00D378B4" w:rsidRPr="00506E96">
        <w:rPr>
          <w:kern w:val="0"/>
        </w:rPr>
        <w:t xml:space="preserve">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 xml:space="preserve">(Fernandez </w:t>
      </w:r>
      <w:proofErr w:type="spellStart"/>
      <w:r w:rsidR="00D378B4" w:rsidRPr="00506E96">
        <w:rPr>
          <w:kern w:val="0"/>
        </w:rPr>
        <w:t>Ajó</w:t>
      </w:r>
      <w:proofErr w:type="spellEnd"/>
      <w:r w:rsidR="00D378B4" w:rsidRPr="00506E96">
        <w:rPr>
          <w:kern w:val="0"/>
        </w:rPr>
        <w:t xml:space="preserve"> et al. 2023, Robinson &amp; </w:t>
      </w:r>
      <w:proofErr w:type="spellStart"/>
      <w:r w:rsidR="00D378B4" w:rsidRPr="00506E96">
        <w:rPr>
          <w:kern w:val="0"/>
        </w:rPr>
        <w:t>Visona</w:t>
      </w:r>
      <w:proofErr w:type="spellEnd"/>
      <w:r w:rsidR="00D378B4" w:rsidRPr="00506E96">
        <w:rPr>
          <w:kern w:val="0"/>
        </w:rPr>
        <w:t>-Kelly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r w:rsidR="00E97A22">
        <w:t xml:space="preserve">Still, we can rely on previous information on </w:t>
      </w:r>
      <w:r w:rsidR="006474CB">
        <w:t xml:space="preserve">the </w:t>
      </w:r>
    </w:p>
    <w:p w14:paraId="48BA9B60" w14:textId="0120CF17" w:rsidR="00941758" w:rsidRDefault="004E7554" w:rsidP="00941758">
      <w:r>
        <w:t xml:space="preserve">Here, we </w:t>
      </w:r>
      <w:r w:rsidR="00A65828">
        <w:t>develop</w:t>
      </w:r>
      <w:r w:rsidR="00A109BD">
        <w:t>ed</w:t>
      </w:r>
      <w:r w:rsidR="00A65828">
        <w:t xml:space="preserve"> a method to infer the age/sex of sperm whales based o</w:t>
      </w:r>
      <w:r w:rsidR="003B4470">
        <w:t xml:space="preserve">n morphometric measurements </w:t>
      </w:r>
      <w:r w:rsidR="000D38CB">
        <w:t xml:space="preserve">together with </w:t>
      </w:r>
      <w:r w:rsidR="003B4470">
        <w:t>prior knowledge of sperm growth and development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erived morphometric measurements of Gal</w:t>
      </w:r>
      <w:r w:rsidR="00FC3060" w:rsidRPr="00941758">
        <w:t xml:space="preserve">ápagos sperm whales of </w:t>
      </w:r>
      <w:r w:rsidR="00FC3060">
        <w:rPr>
          <w:lang w:val="en-US"/>
        </w:rPr>
        <w:t xml:space="preserve">unknown sex/age, we 1) investigated the uncertainty associated with measurements of total length and nose-to-body ratio, and 2) developed a model-optimizing algorithm to estimate the probability that individuals are females based on their total body length and nose-to-body ratio. </w:t>
      </w:r>
      <w:r w:rsidR="00941758">
        <w:t xml:space="preserve">To demonstrate the application of our methods, we </w:t>
      </w:r>
      <w:r w:rsidR="00FC3060">
        <w:t>3) explored</w:t>
      </w:r>
      <w:r w:rsidR="00941758">
        <w:t xml:space="preserve"> individuals’ involvement in </w:t>
      </w:r>
      <w:r w:rsidR="00941758">
        <w:rPr>
          <w:i/>
          <w:iCs/>
        </w:rPr>
        <w:t>peduncle dives</w:t>
      </w:r>
      <w:r w:rsidR="00941758">
        <w:t>—a stereotyped interaction which has thus far been reported only between calves/juveniles and females—</w:t>
      </w:r>
      <w:proofErr w:type="gramStart"/>
      <w:r w:rsidR="00941758">
        <w:t>in light of</w:t>
      </w:r>
      <w:proofErr w:type="gramEnd"/>
      <w:r w:rsidR="00941758">
        <w:t xml:space="preserve"> our sex/age class inferences.  </w:t>
      </w:r>
    </w:p>
    <w:p w14:paraId="0699146D" w14:textId="77777777" w:rsidR="00862972" w:rsidRPr="00EA7AE3" w:rsidRDefault="00862972" w:rsidP="00EA7AE3">
      <w:pPr>
        <w:pStyle w:val="Heading2"/>
      </w:pPr>
      <w:bookmarkStart w:id="4" w:name="_Toc201083897"/>
      <w:bookmarkStart w:id="5" w:name="_Toc202983199"/>
      <w:r w:rsidRPr="00EA7AE3">
        <w:lastRenderedPageBreak/>
        <w:t>2 | METHODS</w:t>
      </w:r>
      <w:bookmarkEnd w:id="4"/>
      <w:bookmarkEnd w:id="5"/>
    </w:p>
    <w:p w14:paraId="39B141C3" w14:textId="77777777" w:rsidR="00862972" w:rsidRPr="001C7BCE" w:rsidRDefault="00862972" w:rsidP="00EA7AE3">
      <w:pPr>
        <w:pStyle w:val="Heading3"/>
      </w:pPr>
      <w:bookmarkStart w:id="6" w:name="_Toc201083898"/>
      <w:bookmarkStart w:id="7" w:name="_Toc202983200"/>
      <w:r w:rsidRPr="001C7BCE">
        <w:t>2.1 | Data Collection</w:t>
      </w:r>
      <w:bookmarkEnd w:id="6"/>
      <w:bookmarkEnd w:id="7"/>
    </w:p>
    <w:p w14:paraId="6034AE18" w14:textId="77777777" w:rsidR="00862972" w:rsidRDefault="00862972" w:rsidP="00862972">
      <w:r>
        <w:t>We carried out dedicated surveys in the deep waters (&gt; 1000 m) off the Galápagos Islands aboard a 12</w:t>
      </w:r>
      <w:del w:id="8" w:author="Hal Whitehead" w:date="2025-07-05T16:09:00Z" w16du:dateUtc="2025-07-05T19:09:00Z">
        <w:r>
          <w:delText xml:space="preserve">.03 </w:delText>
        </w:r>
      </w:del>
      <w:r>
        <w:t>m sailboat (</w:t>
      </w:r>
      <w:r>
        <w:rPr>
          <w:i/>
          <w:iCs/>
        </w:rPr>
        <w:t>Balaena</w:t>
      </w:r>
      <w:r>
        <w:t xml:space="preserve">) between January and May 2023 </w:t>
      </w:r>
      <w:commentRangeStart w:id="9"/>
      <w:r>
        <w:t>(research permit No. PC-86-22</w:t>
      </w:r>
      <w:commentRangeEnd w:id="9"/>
      <w:r w:rsidR="00EA082D">
        <w:rPr>
          <w:rStyle w:val="CommentReference"/>
        </w:rPr>
        <w:commentReference w:id="9"/>
      </w:r>
      <w:r>
        <w:t xml:space="preserve">). We searched for sperm whales acoustically </w:t>
      </w:r>
      <w:ins w:id="10" w:author="Hal Whitehead" w:date="2025-07-09T06:11:00Z" w16du:dateUtc="2025-07-09T09:11:00Z">
        <w:r w:rsidR="00AA7307">
          <w:t>(</w:t>
        </w:r>
      </w:ins>
      <w:r>
        <w:t>using a 100 m towed hydrophone</w:t>
      </w:r>
      <w:ins w:id="11" w:author="Hal Whitehead" w:date="2025-07-09T06:11:00Z" w16du:dateUtc="2025-07-09T09:11:00Z">
        <w:r w:rsidR="00AA7307">
          <w:t>)</w:t>
        </w:r>
      </w:ins>
      <w:r>
        <w:t xml:space="preserv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w:t>
      </w:r>
      <w:commentRangeStart w:id="12"/>
      <w:r w:rsidRPr="0033664C">
        <w:t>1080p</w:t>
      </w:r>
      <w:commentRangeEnd w:id="12"/>
      <w:r w:rsidR="00AA7307">
        <w:rPr>
          <w:rStyle w:val="CommentReference"/>
        </w:rPr>
        <w:commentReference w:id="12"/>
      </w:r>
      <w:r w:rsidRPr="0033664C">
        <w:t xml:space="preserve">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13" w:name="_Toc201083899"/>
      <w:bookmarkStart w:id="14" w:name="_Toc202983201"/>
      <w:r w:rsidRPr="00EA7AE3">
        <w:t>2.2 | Morphometric measurements</w:t>
      </w:r>
      <w:bookmarkEnd w:id="13"/>
      <w:bookmarkEnd w:id="14"/>
    </w:p>
    <w:p w14:paraId="15D81402" w14:textId="77777777" w:rsidR="00862972" w:rsidRPr="001733CE" w:rsidRDefault="00862972" w:rsidP="00EA7AE3">
      <w:pPr>
        <w:pStyle w:val="Heading4"/>
      </w:pPr>
      <w:bookmarkStart w:id="15" w:name="_Ref192584273"/>
      <w:r w:rsidRPr="001733CE">
        <w:t xml:space="preserve">2.2.1 | </w:t>
      </w:r>
      <w:bookmarkEnd w:id="15"/>
      <w:r w:rsidRPr="001733CE">
        <w:t>Estimating and correcting measurement error</w:t>
      </w:r>
    </w:p>
    <w:p w14:paraId="1D845A02" w14:textId="50167AB8"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Pr>
          <w:rPrChange w:id="16" w:author="Ana Eguiguren" w:date="2025-07-09T19:51:00Z" w16du:dateUtc="2025-07-09T22:51:00Z">
            <w:rPr>
              <w:lang w:val="fr-FR"/>
            </w:rPr>
          </w:rPrChange>
        </w:rPr>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rPr>
          <w:rPrChange w:id="17" w:author="Ana Eguiguren" w:date="2025-07-09T19:51:00Z" w16du:dateUtc="2025-07-09T22:51:00Z">
            <w:rPr>
              <w:lang w:val="fr-FR"/>
            </w:rPr>
          </w:rPrChange>
        </w:rPr>
        <w:t>(Burnett et al. 2019, Bierlich et al. 2021, Glarou et al. 2022, Napoli et al. 2024)</w:t>
      </w:r>
      <w:r>
        <w:fldChar w:fldCharType="end"/>
      </w:r>
      <w:r w:rsidRPr="00EA082D">
        <w:rPr>
          <w:lang w:val="fr-FR"/>
          <w:rPrChange w:id="18" w:author="Hal Whitehead" w:date="2025-07-09T19:51:00Z" w16du:dateUtc="2025-07-09T22:51:00Z">
            <w:rPr/>
          </w:rPrChange>
        </w:rPr>
        <w:t xml:space="preserve">. </w:t>
      </w:r>
      <w:r>
        <w:t xml:space="preserve">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 xml:space="preserve">altitudes (27 – 120 m) to quantify the uncertainty in morphometric measurements and correct altitude estimates. We quantified percent measurement error using a modified version </w:t>
      </w:r>
      <w:del w:id="19" w:author="Hal Whitehead" w:date="2025-07-05T16:21:00Z" w16du:dateUtc="2025-07-05T19:21:00Z">
        <w:r>
          <w:delText>of</w:delText>
        </w:r>
      </w:del>
      <w:ins w:id="20" w:author="Hal Whitehead" w:date="2025-07-05T16:21:00Z" w16du:dateUtc="2025-07-05T19:21:00Z">
        <w:r w:rsidR="00583D6D">
          <w:t>of the equation of</w:t>
        </w:r>
      </w:ins>
      <w:r>
        <w:t xml:space="preserve"> Bierlich et al. </w:t>
      </w:r>
      <w:ins w:id="21" w:author="Hal Whitehead" w:date="2025-07-05T16:21:00Z" w16du:dateUtc="2025-07-05T19:21:00Z">
        <w:r w:rsidR="00583D6D">
          <w:t>(</w:t>
        </w:r>
      </w:ins>
      <w:r>
        <w:t>2021</w:t>
      </w:r>
      <w:ins w:id="22" w:author="Hal Whitehead" w:date="2025-07-05T16:21:00Z" w16du:dateUtc="2025-07-05T19:21:00Z">
        <w:r w:rsidR="00583D6D">
          <w:t>)</w:t>
        </w:r>
      </w:ins>
      <w:del w:id="23" w:author="Hal Whitehead" w:date="2025-07-05T16:21:00Z" w16du:dateUtc="2025-07-05T19:21:00Z">
        <w:r>
          <w:delText xml:space="preserve"> as</w:delText>
        </w:r>
      </w:del>
      <w:r>
        <w:t>:</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del w:id="24" w:author="Hal Whitehead" w:date="2025-07-09T06:15:00Z" w16du:dateUtc="2025-07-09T09:15:00Z">
                      <w:rPr>
                        <w:rFonts w:ascii="Cambria Math" w:hAnsi="Cambria Math"/>
                      </w:rPr>
                      <m:t>c</m:t>
                    </w:del>
                  </m:r>
                  <m:r>
                    <w:rPr>
                      <w:rFonts w:ascii="Cambria Math" w:hAnsi="Cambria Math"/>
                    </w:rPr>
                    <m:t>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w:t>
      </w:r>
      <w:del w:id="25" w:author="Hal Whitehead" w:date="2025-07-09T06:15:00Z" w16du:dateUtc="2025-07-09T09:15:00Z">
        <w:r>
          <w:rPr>
            <w:rFonts w:eastAsiaTheme="minorEastAsia"/>
          </w:rPr>
          <w:delText xml:space="preserve">on land </w:delText>
        </w:r>
      </w:del>
      <w:r>
        <w:rPr>
          <w:rFonts w:eastAsiaTheme="minorEastAsia"/>
        </w:rPr>
        <w:t xml:space="preserve">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del w:id="26" w:author="Hal Whitehead" w:date="2025-07-09T06:16:00Z" w16du:dateUtc="2025-07-09T09:16:00Z">
        <w:r>
          <w:rPr>
            <w:rFonts w:eastAsiaTheme="minorEastAsia"/>
          </w:rPr>
          <w:delText xml:space="preserve">and </w:delText>
        </w:r>
      </w:del>
      <w:ins w:id="27" w:author="Hal Whitehead" w:date="2025-07-09T06:16:00Z" w16du:dateUtc="2025-07-09T09:16:00Z">
        <w:r w:rsidR="00AA7307">
          <w:rPr>
            <w:rFonts w:eastAsiaTheme="minorEastAsia"/>
          </w:rPr>
          <w:t xml:space="preserve">at a </w:t>
        </w:r>
      </w:ins>
      <w:r>
        <w:rPr>
          <w:rFonts w:eastAsiaTheme="minorEastAsia"/>
        </w:rPr>
        <w:t>known distance (</w:t>
      </w:r>
      <w:r>
        <w:rPr>
          <w:rFonts w:eastAsiaTheme="minorEastAsia"/>
          <w:i/>
          <w:iCs/>
        </w:rPr>
        <w:t>H</w:t>
      </w:r>
      <w:r>
        <w:rPr>
          <w:rFonts w:eastAsiaTheme="minorEastAsia"/>
        </w:rPr>
        <w:t>)</w:t>
      </w:r>
      <w:r>
        <w:rPr>
          <w:rFonts w:eastAsiaTheme="minorEastAsia"/>
          <w:i/>
          <w:iCs/>
        </w:rPr>
        <w:t xml:space="preserve"> </w:t>
      </w:r>
      <w:r>
        <w:rPr>
          <w:rFonts w:eastAsiaTheme="minorEastAsia"/>
        </w:rPr>
        <w:t>in the lab</w:t>
      </w:r>
      <w:ins w:id="28" w:author="Hal Whitehead" w:date="2025-07-09T06:16:00Z" w16du:dateUtc="2025-07-09T09:16:00Z">
        <w:r w:rsidR="00AA7307">
          <w:rPr>
            <w:rFonts w:eastAsiaTheme="minorEastAsia"/>
          </w:rPr>
          <w:t xml:space="preserve"> and then</w:t>
        </w:r>
      </w:ins>
      <w:r>
        <w:rPr>
          <w:rFonts w:eastAsiaTheme="minorEastAsia"/>
        </w:rPr>
        <w:t xml:space="preserve">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ins w:id="29" w:author="Hal Whitehead" w:date="2025-07-09T19:51:00Z" w16du:dateUtc="2025-07-09T22:51:00Z">
                  <w:rPr>
                    <w:rFonts w:ascii="Cambria Math" w:eastAsiaTheme="minorEastAsia" w:hAnsi="Cambria Math"/>
                    <w:i/>
                  </w:rPr>
                </w:ins>
              </m:ctrlPr>
            </m:eqArrPr>
            <m:e>
              <m:r>
                <w:ins w:id="30" w:author="Hal Whitehead" w:date="2025-07-09T19:51:00Z" w16du:dateUtc="2025-07-09T22:51:00Z">
                  <w:rPr>
                    <w:rFonts w:ascii="Cambria Math" w:eastAsiaTheme="minorEastAsia" w:hAnsi="Cambria Math"/>
                  </w:rPr>
                  <m:t xml:space="preserve">α= </m:t>
                </w:ins>
              </m:r>
              <m:f>
                <m:fPr>
                  <m:ctrlPr>
                    <w:ins w:id="31" w:author="Hal Whitehead" w:date="2025-07-09T19:51:00Z" w16du:dateUtc="2025-07-09T22:51:00Z">
                      <w:rPr>
                        <w:rFonts w:ascii="Cambria Math" w:eastAsiaTheme="minorEastAsia" w:hAnsi="Cambria Math"/>
                        <w:i/>
                      </w:rPr>
                    </w:ins>
                  </m:ctrlPr>
                </m:fPr>
                <m:num>
                  <m:r>
                    <w:ins w:id="32" w:author="Hal Whitehead" w:date="2025-07-09T19:51:00Z" w16du:dateUtc="2025-07-09T22:51:00Z">
                      <w:rPr>
                        <w:rFonts w:ascii="Cambria Math" w:eastAsiaTheme="minorEastAsia" w:hAnsi="Cambria Math"/>
                      </w:rPr>
                      <m:t>L</m:t>
                    </w:ins>
                  </m:r>
                </m:num>
                <m:den>
                  <m:r>
                    <w:ins w:id="33" w:author="Hal Whitehead" w:date="2025-07-09T19:51:00Z" w16du:dateUtc="2025-07-09T22:51:00Z">
                      <w:rPr>
                        <w:rFonts w:ascii="Cambria Math" w:eastAsiaTheme="minorEastAsia" w:hAnsi="Cambria Math"/>
                      </w:rPr>
                      <m:t>H ×</m:t>
                    </w:ins>
                  </m:r>
                  <m:sSub>
                    <m:sSubPr>
                      <m:ctrlPr>
                        <w:ins w:id="34" w:author="Hal Whitehead" w:date="2025-07-09T19:51:00Z" w16du:dateUtc="2025-07-09T22:51:00Z">
                          <w:rPr>
                            <w:rFonts w:ascii="Cambria Math" w:eastAsiaTheme="minorEastAsia" w:hAnsi="Cambria Math"/>
                            <w:i/>
                          </w:rPr>
                        </w:ins>
                      </m:ctrlPr>
                    </m:sSubPr>
                    <m:e>
                      <m:r>
                        <w:ins w:id="35" w:author="Hal Whitehead" w:date="2025-07-09T19:51:00Z" w16du:dateUtc="2025-07-09T22:51:00Z">
                          <w:rPr>
                            <w:rFonts w:ascii="Cambria Math" w:eastAsiaTheme="minorEastAsia" w:hAnsi="Cambria Math"/>
                          </w:rPr>
                          <m:t>L</m:t>
                        </w:ins>
                      </m:r>
                    </m:e>
                    <m:sub>
                      <m:r>
                        <w:ins w:id="36" w:author="Hal Whitehead" w:date="2025-07-09T19:51:00Z" w16du:dateUtc="2025-07-09T22:51:00Z">
                          <w:rPr>
                            <w:rFonts w:ascii="Cambria Math" w:eastAsiaTheme="minorEastAsia" w:hAnsi="Cambria Math"/>
                          </w:rPr>
                          <m:t>cp</m:t>
                        </w:ins>
                      </m:r>
                    </m:sub>
                  </m:sSub>
                </m:den>
              </m:f>
              <m:r>
                <w:ins w:id="37" w:author="Hal Whitehead" w:date="2025-07-09T19:51:00Z" w16du:dateUtc="2025-07-09T22:51:00Z">
                  <w:rPr>
                    <w:rFonts w:ascii="Cambria Math" w:eastAsiaTheme="minorEastAsia" w:hAnsi="Cambria Math"/>
                  </w:rPr>
                  <m:t>#3</m:t>
                </w:ins>
              </m:r>
            </m:e>
          </m:eqArr>
          <m:eqArr>
            <m:eqArrPr>
              <m:maxDist m:val="1"/>
              <m:ctrlPr>
                <w:del w:id="38" w:author="Hal Whitehead" w:date="2025-07-09T19:51:00Z" w16du:dateUtc="2025-07-09T22:51:00Z">
                  <w:rPr>
                    <w:rFonts w:ascii="Cambria Math" w:eastAsiaTheme="minorEastAsia" w:hAnsi="Cambria Math"/>
                    <w:i/>
                  </w:rPr>
                </w:del>
              </m:ctrlPr>
            </m:eqArrPr>
            <m:e>
              <m:r>
                <w:del w:id="39" w:author="Hal Whitehead" w:date="2025-07-09T19:51:00Z" w16du:dateUtc="2025-07-09T22:51:00Z">
                  <w:rPr>
                    <w:rFonts w:ascii="Cambria Math" w:eastAsiaTheme="minorEastAsia" w:hAnsi="Cambria Math"/>
                  </w:rPr>
                  <m:t xml:space="preserve">α= </m:t>
                </w:del>
              </m:r>
              <m:f>
                <m:fPr>
                  <m:ctrlPr>
                    <w:del w:id="40" w:author="Hal Whitehead" w:date="2025-07-09T19:51:00Z" w16du:dateUtc="2025-07-09T22:51:00Z">
                      <w:rPr>
                        <w:rFonts w:ascii="Cambria Math" w:eastAsiaTheme="minorEastAsia" w:hAnsi="Cambria Math"/>
                        <w:i/>
                      </w:rPr>
                    </w:del>
                  </m:ctrlPr>
                </m:fPr>
                <m:num>
                  <m:r>
                    <w:del w:id="41" w:author="Hal Whitehead" w:date="2025-07-09T19:51:00Z" w16du:dateUtc="2025-07-09T22:51:00Z">
                      <w:rPr>
                        <w:rFonts w:ascii="Cambria Math" w:eastAsiaTheme="minorEastAsia" w:hAnsi="Cambria Math"/>
                      </w:rPr>
                      <m:t>L</m:t>
                    </w:del>
                  </m:r>
                </m:num>
                <m:den>
                  <m:r>
                    <w:del w:id="42" w:author="Hal Whitehead" w:date="2025-07-09T19:51:00Z" w16du:dateUtc="2025-07-09T22:51:00Z">
                      <w:rPr>
                        <w:rFonts w:ascii="Cambria Math" w:eastAsiaTheme="minorEastAsia" w:hAnsi="Cambria Math"/>
                      </w:rPr>
                      <m:t>H ×</m:t>
                    </w:del>
                  </m:r>
                  <m:sSub>
                    <m:sSubPr>
                      <m:ctrlPr>
                        <w:del w:id="43" w:author="Hal Whitehead" w:date="2025-07-09T19:51:00Z" w16du:dateUtc="2025-07-09T22:51:00Z">
                          <w:rPr>
                            <w:rFonts w:ascii="Cambria Math" w:eastAsiaTheme="minorEastAsia" w:hAnsi="Cambria Math"/>
                            <w:i/>
                          </w:rPr>
                        </w:del>
                      </m:ctrlPr>
                    </m:sSubPr>
                    <m:e>
                      <m:r>
                        <w:del w:id="44" w:author="Hal Whitehead" w:date="2025-07-09T19:51:00Z" w16du:dateUtc="2025-07-09T22:51:00Z">
                          <w:rPr>
                            <w:rFonts w:ascii="Cambria Math" w:eastAsiaTheme="minorEastAsia" w:hAnsi="Cambria Math"/>
                          </w:rPr>
                          <m:t>L</m:t>
                        </w:del>
                      </m:r>
                    </m:e>
                    <m:sub>
                      <m:r>
                        <w:del w:id="45" w:author="Hal Whitehead" w:date="2025-07-09T19:51:00Z" w16du:dateUtc="2025-07-09T22:51:00Z">
                          <w:rPr>
                            <w:rFonts w:ascii="Cambria Math" w:eastAsiaTheme="minorEastAsia" w:hAnsi="Cambria Math"/>
                          </w:rPr>
                          <m:t>p</m:t>
                        </w:del>
                      </m:r>
                    </m:sub>
                  </m:sSub>
                </m:den>
              </m:f>
              <m:r>
                <w:del w:id="46" w:author="Hal Whitehead" w:date="2025-07-09T19:51:00Z" w16du:dateUtc="2025-07-09T22:51:00Z">
                  <w:rPr>
                    <w:rFonts w:ascii="Cambria Math" w:eastAsiaTheme="minorEastAsia" w:hAnsi="Cambria Math"/>
                  </w:rPr>
                  <m:t>#3</m:t>
                </w:del>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Drone footage was quality-rated on a scale of 0 – 8, with 0 being high quality and 8 being low quality, based on the level of glare, sea-surface disruption, focus, and exposure. Only recordings with a quality rating ≤ 4 were included in the analysis. Within high-quality videos,</w:t>
      </w:r>
      <w:ins w:id="47" w:author="Hal Whitehead" w:date="2025-07-09T19:51:00Z" w16du:dateUtc="2025-07-09T22:51:00Z">
        <w:r>
          <w:t xml:space="preserve"> </w:t>
        </w:r>
      </w:ins>
      <w:ins w:id="48" w:author="Hal Whitehead" w:date="2025-07-09T06:20:00Z" w16du:dateUtc="2025-07-09T09:20:00Z">
        <w:r w:rsidR="00B576F4">
          <w:t>we</w:t>
        </w:r>
        <w:r>
          <w:t xml:space="preserve"> </w:t>
        </w:r>
      </w:ins>
      <w:r>
        <w:t xml:space="preserve">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w:t>
      </w:r>
      <w:ins w:id="49" w:author="Hal Whitehead" w:date="2025-07-09T06:21:00Z" w16du:dateUtc="2025-07-09T09:21:00Z">
        <w:r w:rsidR="003C5F32">
          <w:t>-</w:t>
        </w:r>
      </w:ins>
      <w:del w:id="50" w:author="Hal Whitehead" w:date="2025-07-09T06:21:00Z" w16du:dateUtc="2025-07-09T09:21:00Z">
        <w:r w:rsidR="00862972">
          <w:delText xml:space="preserve"> </w:delText>
        </w:r>
      </w:del>
      <w:r w:rsidR="00862972">
        <w:t>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commentRangeStart w:id="51"/>
      <w:r w:rsidR="00583D2A">
        <w:t>piecewise</w:t>
      </w:r>
      <w:commentRangeEnd w:id="51"/>
      <w:ins w:id="52" w:author="Hal Whitehead" w:date="2025-07-09T19:51:00Z" w16du:dateUtc="2025-07-09T22:51:00Z">
        <w:r w:rsidR="003C5F32">
          <w:rPr>
            <w:rStyle w:val="CommentReference"/>
          </w:rPr>
          <w:commentReference w:id="51"/>
        </w:r>
        <w:r w:rsidR="00583D2A">
          <w:t xml:space="preserve"> </w:t>
        </w:r>
      </w:ins>
      <w:ins w:id="53" w:author="Hal Whitehead" w:date="2025-07-09T06:25:00Z" w16du:dateUtc="2025-07-09T09:25:00Z">
        <w:r w:rsidR="003C5F32">
          <w:t>(see Fig</w:t>
        </w:r>
      </w:ins>
      <w:ins w:id="54" w:author="Hal Whitehead" w:date="2025-07-09T06:26:00Z" w16du:dateUtc="2025-07-09T09:26:00Z">
        <w:r w:rsidR="003C5F32">
          <w:t>ure 1</w:t>
        </w:r>
        <w:proofErr w:type="gramStart"/>
        <w:r w:rsidR="003C5F32">
          <w:t xml:space="preserve">) </w:t>
        </w:r>
        <w:r w:rsidR="00583D2A">
          <w:t xml:space="preserve"> </w:t>
        </w:r>
      </w:ins>
      <w:r w:rsidR="00D03DAA">
        <w:t>from</w:t>
      </w:r>
      <w:proofErr w:type="gramEnd"/>
      <w:r w:rsidR="00D03DAA">
        <w:t xml:space="preserve">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ins w:id="55" w:author="Hal Whitehead" w:date="2025-07-09T06:23:00Z" w16du:dateUtc="2025-07-09T09:23:00Z">
        <w:r w:rsidR="003C5F32">
          <w:t xml:space="preserve"> (all in pixels)</w:t>
        </w:r>
      </w:ins>
      <w:ins w:id="56" w:author="Hal Whitehead" w:date="2025-07-09T19:51:00Z" w16du:dateUtc="2025-07-09T22:51:00Z">
        <w:r w:rsidR="00D03DAA">
          <w:t>,</w:t>
        </w:r>
      </w:ins>
      <w:del w:id="57" w:author="Hal Whitehead" w:date="2025-07-09T19:51:00Z" w16du:dateUtc="2025-07-09T22:51:00Z">
        <w:r w:rsidR="00D03DAA">
          <w:delText>,</w:delText>
        </w:r>
      </w:del>
      <w:r w:rsidR="00D03DAA">
        <w:t xml:space="preserve">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58" w:name="_Toc202983202"/>
      <w:r w:rsidRPr="00EA7AE3">
        <w:t>2.</w:t>
      </w:r>
      <w:r w:rsidR="008F22F1" w:rsidRPr="00EA7AE3">
        <w:t>3</w:t>
      </w:r>
      <w:r w:rsidRPr="00EA7AE3">
        <w:t xml:space="preserve"> | Photo-identifying whales</w:t>
      </w:r>
      <w:bookmarkEnd w:id="58"/>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59" w:name="_Toc201083900"/>
      <w:bookmarkStart w:id="60" w:name="_Toc202983203"/>
      <w:r w:rsidRPr="001C7BCE">
        <w:lastRenderedPageBreak/>
        <w:t>2.</w:t>
      </w:r>
      <w:r w:rsidR="008F22F1">
        <w:t>4</w:t>
      </w:r>
      <w:r w:rsidRPr="001C7BCE">
        <w:t xml:space="preserve"> |</w:t>
      </w:r>
      <w:r>
        <w:t xml:space="preserve"> Inferring</w:t>
      </w:r>
      <w:r w:rsidR="00661A64">
        <w:t xml:space="preserve"> </w:t>
      </w:r>
      <w:bookmarkEnd w:id="59"/>
      <w:r w:rsidR="001625DA">
        <w:t>sex and age class</w:t>
      </w:r>
      <w:bookmarkEnd w:id="60"/>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pPr>
        <w:rPr>
          <w:ins w:id="61" w:author="Ana Eguiguren" w:date="2025-07-09T19:51:00Z" w16du:dateUtc="2025-07-09T22:51:00Z"/>
        </w:rPr>
      </w:pPr>
      <w:ins w:id="62" w:author="Ana Eguiguren" w:date="2025-07-09T19:51:00Z" w16du:dateUtc="2025-07-09T22:51:00Z">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ins>
    </w:p>
    <w:p w14:paraId="555FD052" w14:textId="702A92F0"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commentRangeStart w:id="63"/>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End w:id="63"/>
          <m:r>
            <m:rPr>
              <m:sty m:val="p"/>
            </m:rPr>
            <w:rPr>
              <w:rStyle w:val="CommentReference"/>
            </w:rPr>
            <w:commentReference w:id="63"/>
          </m:r>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w:t>
      </w:r>
      <w:del w:id="64" w:author="Hal Whitehead" w:date="2025-07-09T06:28:00Z" w16du:dateUtc="2025-07-09T09:28:00Z">
        <w:r>
          <w:rPr>
            <w:rFonts w:eastAsiaTheme="minorEastAsia"/>
          </w:rPr>
          <w:delText xml:space="preserve">following </w:delText>
        </w:r>
        <w:r w:rsidR="00583D2A">
          <w:rPr>
            <w:rFonts w:eastAsiaTheme="minorEastAsia"/>
          </w:rPr>
          <w:delText>beyond</w:delText>
        </w:r>
      </w:del>
      <w:ins w:id="65" w:author="Hal Whitehead" w:date="2025-07-09T06:28:00Z" w16du:dateUtc="2025-07-09T09:28:00Z">
        <w:r w:rsidR="00845EBD">
          <w:rPr>
            <w:rFonts w:eastAsiaTheme="minorEastAsia"/>
          </w:rPr>
          <w:t xml:space="preserve">when </w:t>
        </w:r>
      </w:ins>
      <w:ins w:id="66" w:author="Hal Whitehead" w:date="2025-07-09T06:29:00Z" w16du:dateUtc="2025-07-09T09:29:00Z">
        <w:r w:rsidR="00845EBD">
          <w:rPr>
            <w:rFonts w:eastAsiaTheme="minorEastAsia"/>
          </w:rPr>
          <w:t xml:space="preserve">length is </w:t>
        </w:r>
      </w:ins>
      <w:ins w:id="67" w:author="Hal Whitehead" w:date="2025-07-09T06:28:00Z" w16du:dateUtc="2025-07-09T09:28:00Z">
        <w:r w:rsidR="00845EBD">
          <w:rPr>
            <w:rFonts w:eastAsiaTheme="minorEastAsia"/>
          </w:rPr>
          <w:t>greater than</w:t>
        </w:r>
      </w:ins>
      <w:r w:rsidR="00583D2A">
        <w:rPr>
          <w:rFonts w:eastAsiaTheme="minorEastAsia"/>
        </w:rPr>
        <w:t xml:space="preserve"> the</w:t>
      </w:r>
      <w:r>
        <w:rPr>
          <w:rFonts w:eastAsiaTheme="minorEastAsia"/>
        </w:rPr>
        <w:t xml:space="preserve"> </w:t>
      </w:r>
      <w:del w:id="68" w:author="Hal Whitehead" w:date="2025-07-09T06:29:00Z" w16du:dateUtc="2025-07-09T09:29:00Z">
        <w:r>
          <w:rPr>
            <w:rFonts w:eastAsiaTheme="minorEastAsia"/>
          </w:rPr>
          <w:delText>point of divergence</w:delText>
        </w:r>
      </w:del>
      <w:ins w:id="69" w:author="Hal Whitehead" w:date="2025-07-09T06:29:00Z" w16du:dateUtc="2025-07-09T09:29:00Z">
        <w:r w:rsidR="00845EBD">
          <w:rPr>
            <w:rFonts w:eastAsiaTheme="minorEastAsia"/>
          </w:rPr>
          <w:t>threshold</w:t>
        </w:r>
      </w:ins>
      <w:r>
        <w:rPr>
          <w:rFonts w:eastAsiaTheme="minorEastAsia"/>
        </w:rPr>
        <w:t xml:space="preserve"> (</w:t>
      </w:r>
      <w:r>
        <w:rPr>
          <w:rFonts w:eastAsiaTheme="minorEastAsia"/>
          <w:i/>
          <w:iCs/>
        </w:rPr>
        <w:t>chm</w:t>
      </w:r>
      <w:r>
        <w:rPr>
          <w:rFonts w:eastAsiaTheme="minorEastAsia"/>
        </w:rPr>
        <w:t xml:space="preserve">), which we set at 6 m based on Nishiwaki et al. </w:t>
      </w:r>
      <w:ins w:id="70" w:author="Hal Whitehead" w:date="2025-07-09T06:29:00Z" w16du:dateUtc="2025-07-09T09:29:00Z">
        <w:r w:rsidR="00845EBD">
          <w:rPr>
            <w:rFonts w:eastAsiaTheme="minorEastAsia"/>
          </w:rPr>
          <w:t>(</w:t>
        </w:r>
      </w:ins>
      <w:r>
        <w:rPr>
          <w:rFonts w:eastAsiaTheme="minorEastAsia"/>
        </w:rPr>
        <w:t>1963</w:t>
      </w:r>
      <w:ins w:id="71" w:author="Hal Whitehead" w:date="2025-07-09T06:29:00Z" w16du:dateUtc="2025-07-09T09:29:00Z">
        <w:r w:rsidR="00845EBD">
          <w:rPr>
            <w:rFonts w:eastAsiaTheme="minorEastAsia"/>
          </w:rPr>
          <w:t>)</w:t>
        </w:r>
      </w:ins>
      <w:ins w:id="72" w:author="Hal Whitehead" w:date="2025-07-09T19:51:00Z" w16du:dateUtc="2025-07-09T22:51:00Z">
        <w:r>
          <w:rPr>
            <w:rFonts w:eastAsiaTheme="minorEastAsia"/>
          </w:rPr>
          <w:t>.</w:t>
        </w:r>
      </w:ins>
      <w:del w:id="73" w:author="Hal Whitehead" w:date="2025-07-09T19:51:00Z" w16du:dateUtc="2025-07-09T22:51:00Z">
        <w:r>
          <w:rPr>
            <w:rFonts w:eastAsiaTheme="minorEastAsia"/>
          </w:rPr>
          <w:delText>.</w:delText>
        </w:r>
      </w:del>
    </w:p>
    <w:p w14:paraId="27451932" w14:textId="0790AEEE"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 xml:space="preserve">et al.’s </w:t>
      </w:r>
      <w:ins w:id="74" w:author="Hal Whitehead" w:date="2025-07-09T06:30:00Z" w16du:dateUtc="2025-07-09T09:30:00Z">
        <w:r w:rsidR="00845EBD">
          <w:t xml:space="preserve">(1963) </w:t>
        </w:r>
      </w:ins>
      <w:r w:rsidR="00583D2A">
        <w:t>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w:t>
      </w:r>
      <w:del w:id="75" w:author="Hal Whitehead" w:date="2025-07-09T06:30:00Z" w16du:dateUtc="2025-07-09T09:30:00Z">
        <w:r w:rsidR="00583D2A">
          <w:delText>(1963)</w:delText>
        </w:r>
      </w:del>
      <w:r w:rsidR="00583D2A">
        <w:t xml:space="preserve">.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commentRangeStart w:id="76"/>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End w:id="76"/>
          <m:r>
            <m:rPr>
              <m:sty m:val="p"/>
            </m:rPr>
            <w:rPr>
              <w:rStyle w:val="CommentReference"/>
            </w:rPr>
            <w:commentReference w:id="76"/>
          </m:r>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ins w:id="77" w:author="Hal Whitehead" w:date="2025-07-07T11:29:00Z" w16du:dateUtc="2025-07-07T13:59:00Z">
        <w:r w:rsidR="00772A9A">
          <w:rPr>
            <w:rFonts w:eastAsiaTheme="minorEastAsia"/>
          </w:rPr>
          <w:t xml:space="preserve"> (assuming males and females are equally likely a priori)</w:t>
        </w:r>
      </w:ins>
      <w:ins w:id="78" w:author="Hal Whitehead" w:date="2025-07-09T19:51:00Z" w16du:dateUtc="2025-07-09T22:51:00Z">
        <w:r>
          <w:rPr>
            <w:rFonts w:eastAsiaTheme="minorEastAsia"/>
          </w:rPr>
          <w:t>:</w:t>
        </w:r>
      </w:ins>
      <w:del w:id="79" w:author="Hal Whitehead" w:date="2025-07-09T19:51:00Z" w16du:dateUtc="2025-07-09T22:51:00Z">
        <w:r>
          <w:rPr>
            <w:rFonts w:eastAsiaTheme="minorEastAsia"/>
          </w:rPr>
          <w:delText>:</w:delText>
        </w:r>
      </w:del>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lastRenderedPageBreak/>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del w:id="80" w:author="Ana Eguiguren" w:date="2025-07-09T19:51:00Z" w16du:dateUtc="2025-07-09T22:51:00Z">
        <w:r>
          <w:delText xml:space="preserve">, which we delineated based on whaling-based research relating length measurements to analyses of gonadal development, stomach contents, and dentin layer based age estimates </w:delText>
        </w:r>
        <w:r>
          <w:fldChar w:fldCharType="begin"/>
        </w:r>
        <w: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fldChar w:fldCharType="separate"/>
        </w:r>
        <w:r w:rsidRPr="00B5020B">
          <w:rPr>
            <w:kern w:val="0"/>
            <w:u w:val="dash"/>
          </w:rPr>
          <w:delText>(Best 1979, Best et al. 1984, Rice 1989)</w:delText>
        </w:r>
        <w:r>
          <w:fldChar w:fldCharType="end"/>
        </w:r>
        <w:r>
          <w:delText xml:space="preserve">. </w:delText>
        </w:r>
      </w:del>
      <w:ins w:id="81" w:author="Ana Eguiguren" w:date="2025-07-09T19:51:00Z" w16du:dateUtc="2025-07-09T22:51:00Z">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ins>
    </w:p>
    <w:p w14:paraId="20556F82" w14:textId="1C16EAB0" w:rsidR="001625DA" w:rsidRPr="00320370" w:rsidRDefault="001625DA" w:rsidP="001625DA">
      <w:pPr>
        <w:pStyle w:val="Caption"/>
        <w:keepNext/>
        <w:rPr>
          <w:color w:val="auto"/>
          <w:sz w:val="20"/>
          <w:szCs w:val="20"/>
        </w:rPr>
      </w:pPr>
      <w:bookmarkStart w:id="82"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2"/>
      <w:del w:id="83" w:author="Ana Eguiguren" w:date="2025-07-09T19:51:00Z" w16du:dateUtc="2025-07-09T22:51:00Z">
        <w:r w:rsidRPr="00320370">
          <w:rPr>
            <w:b/>
            <w:bCs/>
            <w:color w:val="auto"/>
            <w:sz w:val="20"/>
            <w:szCs w:val="20"/>
          </w:rPr>
          <w:delText xml:space="preserve">. </w:delText>
        </w:r>
        <w:r w:rsidRPr="00320370">
          <w:rPr>
            <w:color w:val="auto"/>
            <w:sz w:val="20"/>
            <w:szCs w:val="20"/>
          </w:rPr>
          <w:delText xml:space="preserve">Age classes for male and female sperm whales based analyses of whaling data </w:delText>
        </w:r>
        <w:r w:rsidRPr="00320370">
          <w:rPr>
            <w:color w:val="auto"/>
            <w:sz w:val="20"/>
            <w:szCs w:val="20"/>
          </w:rPr>
          <w:fldChar w:fldCharType="begin"/>
        </w:r>
        <w:r w:rsidRPr="00320370">
          <w:rPr>
            <w:color w:val="auto"/>
            <w:sz w:val="20"/>
            <w:szCs w:val="20"/>
          </w:rP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320370">
          <w:rPr>
            <w:color w:val="auto"/>
            <w:sz w:val="20"/>
            <w:szCs w:val="20"/>
          </w:rPr>
          <w:fldChar w:fldCharType="separate"/>
        </w:r>
        <w:r w:rsidRPr="00320370">
          <w:rPr>
            <w:color w:val="auto"/>
            <w:kern w:val="0"/>
            <w:sz w:val="20"/>
            <w:szCs w:val="20"/>
            <w:u w:val="dash"/>
          </w:rPr>
          <w:delText>(Best 1979, Best et al. 1984, Rice 1989)</w:delText>
        </w:r>
        <w:r w:rsidRPr="00320370">
          <w:rPr>
            <w:color w:val="auto"/>
            <w:sz w:val="20"/>
            <w:szCs w:val="20"/>
          </w:rPr>
          <w:fldChar w:fldCharType="end"/>
        </w:r>
        <w:r w:rsidRPr="00320370">
          <w:rPr>
            <w:color w:val="auto"/>
            <w:sz w:val="20"/>
            <w:szCs w:val="20"/>
          </w:rPr>
          <w:delText xml:space="preserve">. </w:delText>
        </w:r>
      </w:del>
      <w:ins w:id="84" w:author="Ana Eguiguren" w:date="2025-07-09T19:51:00Z" w16du:dateUtc="2025-07-09T22:51:00Z">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ins>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629339B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w:t>
            </w:r>
            <w:del w:id="85" w:author="Hal Whitehead" w:date="2025-07-09T06:39:00Z" w16du:dateUtc="2025-07-09T09:39:00Z">
              <w:r w:rsidRPr="00320370" w:rsidDel="003B14BE">
                <w:rPr>
                  <w:sz w:val="20"/>
                  <w:szCs w:val="20"/>
                </w:rPr>
                <w:delText>i</w:delText>
              </w:r>
            </w:del>
            <w:ins w:id="86" w:author="Hal Whitehead" w:date="2025-07-09T06:39:00Z" w16du:dateUtc="2025-07-09T09:39:00Z">
              <w:r w:rsidR="003B14BE">
                <w:rPr>
                  <w:sz w:val="20"/>
                  <w:szCs w:val="20"/>
                </w:rPr>
                <w:t>o</w:t>
              </w:r>
            </w:ins>
            <w:ins w:id="87" w:author="Hal Whitehead" w:date="2025-07-09T19:51:00Z" w16du:dateUtc="2025-07-09T22:51:00Z">
              <w:r w:rsidRPr="00320370">
                <w:rPr>
                  <w:sz w:val="20"/>
                  <w:szCs w:val="20"/>
                </w:rPr>
                <w:t>f</w:t>
              </w:r>
            </w:ins>
            <w:del w:id="88" w:author="Hal Whitehead" w:date="2025-07-09T19:51:00Z" w16du:dateUtc="2025-07-09T22:51:00Z">
              <w:r w:rsidRPr="00320370">
                <w:rPr>
                  <w:sz w:val="20"/>
                  <w:szCs w:val="20"/>
                </w:rPr>
                <w:delText>if</w:delText>
              </w:r>
            </w:del>
            <w:r w:rsidRPr="00320370">
              <w:rPr>
                <w:sz w:val="20"/>
                <w:szCs w:val="20"/>
              </w:rPr>
              <w:t xml:space="preserve">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2A65D99D"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w:t>
            </w:r>
            <w:ins w:id="89" w:author="Hal Whitehead" w:date="2025-07-09T06:39:00Z" w16du:dateUtc="2025-07-09T09:39:00Z">
              <w:r w:rsidR="003B14BE">
                <w:rPr>
                  <w:sz w:val="20"/>
                  <w:szCs w:val="20"/>
                </w:rPr>
                <w:t>o</w:t>
              </w:r>
            </w:ins>
            <w:del w:id="90" w:author="Hal Whitehead" w:date="2025-07-09T06:39:00Z" w16du:dateUtc="2025-07-09T09:39:00Z">
              <w:r w:rsidRPr="00320370">
                <w:rPr>
                  <w:sz w:val="20"/>
                  <w:szCs w:val="20"/>
                </w:rPr>
                <w:delText>i</w:delText>
              </w:r>
            </w:del>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6BA2067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del w:id="91" w:author="Ana Eguiguren" w:date="2025-07-09T19:51:00Z" w16du:dateUtc="2025-07-09T22:51:00Z">
              <w:r w:rsidRPr="00320370">
                <w:rPr>
                  <w:sz w:val="20"/>
                  <w:szCs w:val="20"/>
                </w:rPr>
                <w:delText xml:space="preserve">Sexual maturity in males (sperm production) starts at 10 m long, between 7 – 11 years of age, which matches with them leaving their natal unit </w:delText>
              </w:r>
              <w:r w:rsidRPr="00320370">
                <w:rPr>
                  <w:sz w:val="20"/>
                  <w:szCs w:val="20"/>
                </w:rPr>
                <w:fldChar w:fldCharType="begin"/>
              </w:r>
              <w:r w:rsidRPr="00320370">
                <w:rPr>
                  <w:sz w:val="20"/>
                  <w:szCs w:val="20"/>
                </w:rPr>
                <w:del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B."}],"editor":[{"family":"Norris","given":"K. S."}],"issued":{"date-parts":[["1979"]]}}},{"id":119,"uris":["http://zotero.org/users/5395629/items/QZ2YHGLH"],"itemData":{"id":119,"type":"article-journal","container-title":"Reports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delInstrText>
              </w:r>
              <w:r w:rsidRPr="00320370">
                <w:rPr>
                  <w:sz w:val="20"/>
                  <w:szCs w:val="20"/>
                </w:rPr>
                <w:fldChar w:fldCharType="separate"/>
              </w:r>
              <w:r w:rsidRPr="00320370">
                <w:rPr>
                  <w:sz w:val="20"/>
                  <w:szCs w:val="20"/>
                </w:rPr>
                <w:delText>(Best 1979, Best et al. 1984, Mendes et al. 2007)</w:delText>
              </w:r>
              <w:r w:rsidRPr="00320370">
                <w:rPr>
                  <w:sz w:val="20"/>
                  <w:szCs w:val="20"/>
                </w:rPr>
                <w:fldChar w:fldCharType="end"/>
              </w:r>
              <w:r w:rsidRPr="00320370">
                <w:rPr>
                  <w:sz w:val="20"/>
                  <w:szCs w:val="20"/>
                </w:rPr>
                <w:delText xml:space="preserve">. During this period, individuals continue to grow. </w:delText>
              </w:r>
            </w:del>
            <w:ins w:id="92" w:author="Ana Eguiguren" w:date="2025-07-09T19:51:00Z" w16du:dateUtc="2025-07-09T22:51:00Z">
              <w:r w:rsidRPr="00320370">
                <w:rPr>
                  <w:sz w:val="20"/>
                  <w:szCs w:val="20"/>
                </w:rPr>
                <w:t xml:space="preserve">Sexual maturity in males (sperm production) starts at 10 m long, between 7 – 11 years of age, which matches with them leaving </w:t>
              </w:r>
              <w:r w:rsidRPr="00320370">
                <w:rPr>
                  <w:sz w:val="20"/>
                  <w:szCs w:val="20"/>
                </w:rPr>
                <w:lastRenderedPageBreak/>
                <w:t xml:space="preserve">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ins>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37981638"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w:t>
            </w:r>
            <w:ins w:id="93" w:author="Hal Whitehead" w:date="2025-07-09T06:40:00Z" w16du:dateUtc="2025-07-09T09:40:00Z">
              <w:r w:rsidR="009B0F29">
                <w:rPr>
                  <w:sz w:val="20"/>
                  <w:szCs w:val="20"/>
                </w:rPr>
                <w:t>&gt;</w:t>
              </w:r>
            </w:ins>
            <w:del w:id="94" w:author="Hal Whitehead" w:date="2025-07-09T06:40:00Z" w16du:dateUtc="2025-07-09T09:40:00Z">
              <w:r w:rsidRPr="00320370">
                <w:rPr>
                  <w:sz w:val="20"/>
                  <w:szCs w:val="20"/>
                </w:rPr>
                <w:delText xml:space="preserve">&lt; </w:delText>
              </w:r>
            </w:del>
            <w:r w:rsidRPr="00320370">
              <w:rPr>
                <w:sz w:val="20"/>
                <w:szCs w:val="20"/>
              </w:rPr>
              <w:t xml:space="preserve">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67A75D9D" w:rsidR="00DB0992" w:rsidRDefault="00DB0992" w:rsidP="00EA7AE3">
      <w:pPr>
        <w:pStyle w:val="Heading4"/>
      </w:pPr>
      <w:r>
        <w:t>2.</w:t>
      </w:r>
      <w:r w:rsidR="00EA7AE3">
        <w:t>4</w:t>
      </w:r>
      <w:r>
        <w:t xml:space="preserve">.3 </w:t>
      </w:r>
      <w:ins w:id="95" w:author="Hal Whitehead" w:date="2025-07-09T19:51:00Z" w16du:dateUtc="2025-07-09T22:51:00Z">
        <w:r>
          <w:t>Behavioural context</w:t>
        </w:r>
      </w:ins>
      <w:del w:id="96" w:author="Hal Whitehead" w:date="2025-07-09T19:51:00Z" w16du:dateUtc="2025-07-09T22:51:00Z">
        <w:r w:rsidR="00F21B87">
          <w:delText xml:space="preserve">A </w:delText>
        </w:r>
        <w:r w:rsidR="00EB7E15">
          <w:delText>Case Study on Peduncle Diving</w:delText>
        </w:r>
      </w:del>
    </w:p>
    <w:p w14:paraId="7DE390DA" w14:textId="274494E0" w:rsidR="002412C1" w:rsidRDefault="00B904F0" w:rsidP="00B904F0">
      <w:pPr>
        <w:rPr>
          <w:ins w:id="97" w:author="Ana Eguiguren" w:date="2025-07-09T19:51:00Z" w16du:dateUtc="2025-07-09T22:51:00Z"/>
        </w:rPr>
      </w:pPr>
      <w:del w:id="98" w:author="Ana Eguiguren" w:date="2025-07-09T19:51:00Z" w16du:dateUtc="2025-07-09T22:51:00Z">
        <w:r>
          <w:delText>We then inspected whether individual whales</w:delText>
        </w:r>
        <w:r w:rsidR="00022873">
          <w:delText xml:space="preserve"> performed or received</w:delText>
        </w:r>
        <w:r>
          <w:delText xml:space="preserve"> </w:delText>
        </w:r>
        <w:r w:rsidR="00E5259C">
          <w:rPr>
            <w:i/>
            <w:iCs/>
          </w:rPr>
          <w:delText>peduncle dives</w:delText>
        </w:r>
        <w:r w:rsidR="008732DD">
          <w:delText xml:space="preserve"> across age classes and differing probabilities of being female</w:delText>
        </w:r>
        <w:r w:rsidR="00E5259C">
          <w:delText xml:space="preserve">. </w:delText>
        </w:r>
        <w:r w:rsidR="00E5259C">
          <w:rPr>
            <w:i/>
            <w:iCs/>
          </w:rPr>
          <w:delText xml:space="preserve">Peduncle </w:delText>
        </w:r>
        <w:r w:rsidR="00E5259C" w:rsidRPr="00E5259C">
          <w:rPr>
            <w:i/>
            <w:iCs/>
          </w:rPr>
          <w:delText>dives</w:delText>
        </w:r>
        <w:r w:rsidR="00E5259C">
          <w:delText xml:space="preserve"> are short (</w:delText>
        </w:r>
        <w:r w:rsidR="00FA0DD1">
          <w:delText xml:space="preserve">a </w:delText>
        </w:r>
        <w:r w:rsidR="00E5259C">
          <w:delText xml:space="preserve">few seconds) and shallow dives performed </w:delText>
        </w:r>
        <w:r w:rsidR="00FA0DD1">
          <w:delText xml:space="preserve">usually </w:delText>
        </w:r>
        <w:r w:rsidR="00E5259C">
          <w:delText>by a calf or juvenile onto the base of the peduncle (fluke stalk)</w:delText>
        </w:r>
        <w:r w:rsidR="00022873">
          <w:delText xml:space="preserve"> and under</w:delText>
        </w:r>
        <w:r w:rsidR="0089671E">
          <w:delText xml:space="preserve"> a larger whale, </w:delText>
        </w:r>
        <w:r w:rsidR="00022873">
          <w:delText xml:space="preserve">during </w:delText>
        </w:r>
        <w:r w:rsidR="0089671E">
          <w:delText xml:space="preserve">the calf/juvenile </w:delText>
        </w:r>
        <w:r w:rsidR="00022873">
          <w:delText>often presses</w:delText>
        </w:r>
        <w:r w:rsidR="0089671E">
          <w:delText xml:space="preserve"> its snout onto the larger whale’s genital region</w:delText>
        </w:r>
        <w:r w:rsidR="00E5259C">
          <w:delText xml:space="preserve"> </w:delText>
        </w:r>
        <w:r w:rsidR="00E5259C">
          <w:fldChar w:fldCharType="begin"/>
        </w:r>
        <w:r w:rsidR="00E5259C">
          <w:delInstrText xml:space="preserve"> ADDIN ZOTERO_ITEM CSL_CITATION {"citationID":"a2ogltae2u0","properties":{"formattedCitation":"\\uldash{(Gero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delInstrText>
        </w:r>
        <w:r w:rsidR="00E5259C">
          <w:fldChar w:fldCharType="separate"/>
        </w:r>
        <w:r w:rsidR="00E5259C" w:rsidRPr="00E5259C">
          <w:rPr>
            <w:kern w:val="0"/>
            <w:u w:val="dash"/>
          </w:rPr>
          <w:delText>(Gero &amp; Whitehead 2007)</w:delText>
        </w:r>
        <w:r w:rsidR="00E5259C">
          <w:fldChar w:fldCharType="end"/>
        </w:r>
        <w:r w:rsidR="00E5259C">
          <w:delText>.</w:delText>
        </w:r>
        <w:r w:rsidR="0089671E">
          <w:delText xml:space="preserve"> They can be detected on drone</w:delText>
        </w:r>
        <w:r w:rsidR="00FA0DD1">
          <w:delText>-</w:delText>
        </w:r>
        <w:r w:rsidR="0089671E">
          <w:delText>base</w:delText>
        </w:r>
        <w:r w:rsidR="00FA0DD1">
          <w:delText>d</w:delText>
        </w:r>
        <w:r w:rsidR="0089671E">
          <w:delText xml:space="preserve"> recordings when calves arch their backs and dive under a larger whale’s body repeatedly.</w:delText>
        </w:r>
        <w:r w:rsidR="00E5259C">
          <w:delText xml:space="preserve"> </w:delText>
        </w:r>
        <w:r w:rsidR="00FA0DD1">
          <w:delText>Peduncle</w:delText>
        </w:r>
        <w:r w:rsidR="00E5259C">
          <w:delText xml:space="preserve"> dives were </w:delText>
        </w:r>
        <w:r w:rsidR="00FA0DD1">
          <w:delText>previously assumed to indicate suckling (Gero &amp; Whitehead 2007), but recent underwater footage suggests that they may not be associated with suckling and instead represent</w:delText>
        </w:r>
        <w:r w:rsidR="00E5259C">
          <w:delText xml:space="preserve"> a form of affiliative behaviour between </w:delText>
        </w:r>
        <w:r w:rsidR="00FA0DD1">
          <w:delText>young whales</w:delText>
        </w:r>
        <w:r w:rsidR="00E5259C">
          <w:delText xml:space="preserve"> and mothers/allomothers </w:delText>
        </w:r>
        <w:r w:rsidR="00E5259C">
          <w:fldChar w:fldCharType="begin"/>
        </w:r>
        <w:r w:rsidR="00E5259C">
          <w:delInstrText xml:space="preserve"> ADDIN ZOTERO_ITEM CSL_CITATION {"citationID":"annmg7o2f2","properties":{"formattedCitation":"\\uldash{(Sarano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delInstrText>
        </w:r>
        <w:r w:rsidR="00E5259C">
          <w:fldChar w:fldCharType="separate"/>
        </w:r>
        <w:r w:rsidR="00E5259C" w:rsidRPr="00E5259C">
          <w:rPr>
            <w:kern w:val="0"/>
            <w:u w:val="dash"/>
          </w:rPr>
          <w:delText>(Sarano et al. 2023)</w:delText>
        </w:r>
        <w:r w:rsidR="00E5259C">
          <w:fldChar w:fldCharType="end"/>
        </w:r>
        <w:r w:rsidR="00E5259C">
          <w:delText xml:space="preserve">. Although peduncle dives may not necessarily involve suckling, all published reports of </w:delText>
        </w:r>
        <w:r w:rsidR="00E5259C">
          <w:rPr>
            <w:i/>
            <w:iCs/>
          </w:rPr>
          <w:delText>peduncle dives</w:delText>
        </w:r>
        <w:r w:rsidR="00E5259C">
          <w:delText xml:space="preserve"> in which the sex of the receiving whales is known involve female whales </w:delText>
        </w:r>
        <w:r w:rsidR="00E5259C">
          <w:fldChar w:fldCharType="begin"/>
        </w:r>
        <w:r w:rsidR="00E5259C">
          <w:delInstrText xml:space="preserve"> ADDIN ZOTERO_ITEM CSL_CITATION {"citationID":"a2f6lng3sv8","properties":{"formattedCitation":"\\uldash{(Gero &amp; Whitehead 2007, Sarano et al. 2023)}","plainCitation":"(Gero &amp; Whitehead 2007,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delInstrText>
        </w:r>
        <w:r w:rsidR="00E5259C">
          <w:fldChar w:fldCharType="separate"/>
        </w:r>
        <w:r w:rsidR="00E5259C" w:rsidRPr="00E5259C">
          <w:rPr>
            <w:kern w:val="0"/>
            <w:u w:val="dash"/>
          </w:rPr>
          <w:delText>(Gero &amp; Whitehead 2007, Sarano et al. 2023)</w:delText>
        </w:r>
        <w:r w:rsidR="00E5259C">
          <w:fldChar w:fldCharType="end"/>
        </w:r>
        <w:r w:rsidR="00E5259C">
          <w:delText xml:space="preserve">. </w:delText>
        </w:r>
        <w:r w:rsidR="0089671E">
          <w:delText xml:space="preserve">For each measured whale, we recorded whether it had been observed performing or receiving a </w:delText>
        </w:r>
        <w:r w:rsidR="0089671E">
          <w:rPr>
            <w:i/>
            <w:iCs/>
          </w:rPr>
          <w:delText xml:space="preserve">peduncle dive </w:delText>
        </w:r>
        <w:r w:rsidR="0089671E">
          <w:delText xml:space="preserve">in any of the video </w:delText>
        </w:r>
        <w:r w:rsidR="00FA0DD1">
          <w:delText>recordings</w:delText>
        </w:r>
        <w:r w:rsidR="0089671E">
          <w:delText xml:space="preserve"> from which still images for measurements were </w:delText>
        </w:r>
        <w:r w:rsidR="00FA0DD1">
          <w:delText>extracted</w:delText>
        </w:r>
        <w:r w:rsidR="0089671E">
          <w:delText xml:space="preserve">.  </w:delText>
        </w:r>
      </w:del>
      <w:ins w:id="99" w:author="Ana Eguiguren" w:date="2025-07-09T19:51:00Z" w16du:dateUtc="2025-07-09T22:51:00Z">
        <w:r>
          <w:t>We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w:t>
        </w:r>
        <w:r w:rsidR="00E5259C">
          <w:lastRenderedPageBreak/>
          <w:t>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ins>
    </w:p>
    <w:p w14:paraId="207AF844" w14:textId="48D12A1C" w:rsidR="00B904F0" w:rsidRPr="0089671E" w:rsidRDefault="00FA0DD1" w:rsidP="00B904F0">
      <w:ins w:id="100" w:author="Ana Eguiguren" w:date="2025-07-09T19:51:00Z" w16du:dateUtc="2025-07-09T22:51:00Z">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w:t>
        </w:r>
        <w:proofErr w:type="spellStart"/>
        <w:r w:rsidR="0034086F" w:rsidRPr="0034086F">
          <w:rPr>
            <w:kern w:val="0"/>
            <w:lang w:val="en-US"/>
          </w:rPr>
          <w:t>Sarano</w:t>
        </w:r>
        <w:proofErr w:type="spellEnd"/>
        <w:r w:rsidR="0034086F" w:rsidRPr="0034086F">
          <w:rPr>
            <w:kern w:val="0"/>
            <w:lang w:val="en-US"/>
          </w:rPr>
          <w:t xml:space="preserve">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 xml:space="preserve">(Gero &amp; Whitehead 2007, Konrad et al. 2019, </w:t>
        </w:r>
        <w:proofErr w:type="spellStart"/>
        <w:r w:rsidR="009A468F" w:rsidRPr="009A468F">
          <w:rPr>
            <w:kern w:val="0"/>
          </w:rPr>
          <w:t>Sarano</w:t>
        </w:r>
        <w:proofErr w:type="spellEnd"/>
        <w:r w:rsidR="009A468F" w:rsidRPr="009A468F">
          <w:rPr>
            <w:kern w:val="0"/>
          </w:rPr>
          <w:t xml:space="preserve"> et al. 2023)</w:t>
        </w:r>
        <w:r w:rsidR="00E5259C">
          <w:fldChar w:fldCharType="end"/>
        </w:r>
        <w:r w:rsidR="00E5259C">
          <w:t xml:space="preserve">. </w:t>
        </w:r>
      </w:ins>
    </w:p>
    <w:p w14:paraId="0EA11162" w14:textId="6A2EC459" w:rsidR="00862972" w:rsidRDefault="00862972" w:rsidP="00EA7AE3">
      <w:pPr>
        <w:pStyle w:val="Heading2"/>
      </w:pPr>
      <w:bookmarkStart w:id="101" w:name="_Toc201083901"/>
      <w:bookmarkStart w:id="102" w:name="_Toc202983204"/>
      <w:r>
        <w:t xml:space="preserve">3. </w:t>
      </w:r>
      <w:bookmarkEnd w:id="101"/>
      <w:r w:rsidR="00EA7AE3">
        <w:t>RESULTS</w:t>
      </w:r>
      <w:bookmarkEnd w:id="102"/>
    </w:p>
    <w:p w14:paraId="5424A2A9" w14:textId="77777777" w:rsidR="00862972" w:rsidRDefault="00862972" w:rsidP="00EA7AE3">
      <w:pPr>
        <w:pStyle w:val="Heading3"/>
      </w:pPr>
      <w:bookmarkStart w:id="103" w:name="_Toc202983205"/>
      <w:r>
        <w:t>3.1 | Error estimation and correction</w:t>
      </w:r>
      <w:bookmarkEnd w:id="103"/>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104" w:name="_Toc202983206"/>
      <w:r>
        <w:t>3.2 | Whale measurements and photo-identification</w:t>
      </w:r>
      <w:bookmarkEnd w:id="104"/>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w:t>
      </w:r>
      <w:r w:rsidR="00EA7AE3">
        <w:lastRenderedPageBreak/>
        <w:t xml:space="preserve">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05"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05"/>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106" w:name="_Toc202983207"/>
      <w:r>
        <w:t>3.3 | Sex and age class inference</w:t>
      </w:r>
      <w:bookmarkEnd w:id="106"/>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07"/>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07"/>
      <w:r>
        <w:rPr>
          <w:rStyle w:val="CommentReference"/>
        </w:rPr>
        <w:commentReference w:id="107"/>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w:t>
      </w:r>
      <w:del w:id="108" w:author="Hal Whitehead" w:date="2025-07-09T10:20:00Z" w16du:dateUtc="2025-07-09T13:20:00Z">
        <w:r>
          <w:delText xml:space="preserve"> </w:delText>
        </w:r>
      </w:del>
      <w:ins w:id="109" w:author="Hal Whitehead" w:date="2025-07-09T10:20:00Z" w16du:dateUtc="2025-07-09T13:20:00Z">
        <w:r w:rsidR="00977389">
          <w:t xml:space="preserve">. </w:t>
        </w:r>
      </w:ins>
      <w:del w:id="110" w:author="Hal Whitehead" w:date="2025-07-09T10:20:00Z" w16du:dateUtc="2025-07-09T13:20:00Z">
        <w:r w:rsidDel="00977389">
          <w:delText xml:space="preserve"> </w:delText>
        </w:r>
      </w:del>
      <w:ins w:id="111" w:author="Hal Whitehead" w:date="2025-07-09T10:21:00Z" w16du:dateUtc="2025-07-09T13:21:00Z">
        <w:r w:rsidR="00977389">
          <w:t xml:space="preserve">For </w:t>
        </w:r>
        <w:r w:rsidR="00922BBE">
          <w:t xml:space="preserve">adult </w:t>
        </w:r>
        <w:r w:rsidR="00977389">
          <w:t xml:space="preserve">males, </w:t>
        </w:r>
        <w:r w:rsidR="00977389">
          <w:rPr>
            <w:i/>
            <w:iCs/>
          </w:rPr>
          <w:t>NR</w:t>
        </w:r>
        <w:r w:rsidR="00977389">
          <w:rPr>
            <w:i/>
            <w:iCs/>
            <w:vertAlign w:val="subscript"/>
          </w:rPr>
          <w:t>flipper</w:t>
        </w:r>
        <w:r w:rsidR="00977389">
          <w:t xml:space="preserve"> seems to </w:t>
        </w:r>
        <w:r w:rsidR="00922BBE">
          <w:t>increase linearly wi</w:t>
        </w:r>
      </w:ins>
      <w:ins w:id="112" w:author="Hal Whitehead" w:date="2025-07-09T10:22:00Z" w16du:dateUtc="2025-07-09T13:22:00Z">
        <w:r w:rsidR="00922BBE">
          <w:t xml:space="preserve">th length </w:t>
        </w:r>
      </w:ins>
      <w:ins w:id="113" w:author="Hal Whitehead" w:date="2025-07-09T10:23:00Z" w16du:dateUtc="2025-07-09T13:23:00Z">
        <w:r w:rsidR="00922BBE">
          <w:t xml:space="preserve">(Figures 3 and 4), </w:t>
        </w:r>
        <w:r w:rsidR="00922BBE">
          <w:lastRenderedPageBreak/>
          <w:t xml:space="preserve">and thus that the </w:t>
        </w:r>
      </w:ins>
      <w:ins w:id="114" w:author="Hal Whitehead" w:date="2025-07-09T10:24:00Z" w16du:dateUtc="2025-07-09T13:24:00Z">
        <w:r w:rsidR="00922BBE">
          <w:t xml:space="preserve">logistic model is an unnecessary elaboration (also indicated by </w:t>
        </w:r>
        <w:proofErr w:type="spellStart"/>
        <w:r w:rsidR="00922BBE">
          <w:rPr>
            <w:i/>
            <w:iCs/>
          </w:rPr>
          <w:t>m</w:t>
        </w:r>
      </w:ins>
      <w:ins w:id="115" w:author="Hal Whitehead" w:date="2025-07-09T10:26:00Z" w16du:dateUtc="2025-07-09T13:26:00Z">
        <w:r w:rsidR="00922BBE">
          <w:rPr>
            <w:i/>
            <w:iCs/>
          </w:rPr>
          <w:t>r</w:t>
        </w:r>
      </w:ins>
      <w:proofErr w:type="spellEnd"/>
      <w:ins w:id="116" w:author="Hal Whitehead" w:date="2025-07-09T10:24:00Z" w16du:dateUtc="2025-07-09T13:24:00Z">
        <w:r w:rsidR="00922BBE">
          <w:t>=~0</w:t>
        </w:r>
      </w:ins>
      <w:ins w:id="117" w:author="Hal Whitehead" w:date="2025-07-09T10:25:00Z" w16du:dateUtc="2025-07-09T13:25:00Z">
        <w:r w:rsidR="00922BBE">
          <w:t xml:space="preserve">; Table 2), and </w:t>
        </w:r>
        <w:proofErr w:type="spellStart"/>
        <w:r w:rsidR="00922BBE">
          <w:rPr>
            <w:i/>
            <w:iCs/>
          </w:rPr>
          <w:t>max</w:t>
        </w:r>
        <w:r w:rsidR="00922BBE">
          <w:rPr>
            <w:i/>
            <w:iCs/>
            <w:vertAlign w:val="subscript"/>
          </w:rPr>
          <w:t>m</w:t>
        </w:r>
        <w:proofErr w:type="spellEnd"/>
        <w:r w:rsidR="00922BBE">
          <w:t xml:space="preserve"> is meaningless (indicated by </w:t>
        </w:r>
      </w:ins>
      <w:proofErr w:type="spellStart"/>
      <w:ins w:id="118" w:author="Hal Whitehead" w:date="2025-07-09T10:26:00Z" w16du:dateUtc="2025-07-09T13:26:00Z">
        <w:r w:rsidR="00922BBE">
          <w:rPr>
            <w:i/>
            <w:iCs/>
          </w:rPr>
          <w:t>max</w:t>
        </w:r>
        <w:r w:rsidR="00922BBE">
          <w:rPr>
            <w:i/>
            <w:iCs/>
            <w:vertAlign w:val="subscript"/>
          </w:rPr>
          <w:t>m</w:t>
        </w:r>
        <w:proofErr w:type="spellEnd"/>
        <w:r w:rsidR="00922BBE">
          <w:t xml:space="preserve"> estimated to be </w:t>
        </w:r>
      </w:ins>
      <w:ins w:id="119" w:author="Hal Whitehead" w:date="2025-07-09T10:27:00Z" w16du:dateUtc="2025-07-09T13:27:00Z">
        <w:r w:rsidR="00922BBE">
          <w:t xml:space="preserve">impossibly </w:t>
        </w:r>
      </w:ins>
      <w:ins w:id="120" w:author="Hal Whitehead" w:date="2025-07-09T10:26:00Z" w16du:dateUtc="2025-07-09T13:26:00Z">
        <w:r w:rsidR="00922BBE">
          <w:t>greater than 1.0).</w:t>
        </w:r>
      </w:ins>
      <w:del w:id="121" w:author="Hal Whitehead" w:date="2025-07-09T19:51:00Z" w16du:dateUtc="2025-07-09T22:51:00Z">
        <w:r>
          <w:delText xml:space="preserve"> </w:delText>
        </w:r>
      </w:del>
    </w:p>
    <w:p w14:paraId="6AB6D714" w14:textId="5C7C781F" w:rsidR="00583D2A" w:rsidRPr="008E7641" w:rsidRDefault="00583D2A" w:rsidP="00583D2A">
      <w:pPr>
        <w:pStyle w:val="Caption"/>
        <w:keepNext/>
        <w:rPr>
          <w:i w:val="0"/>
          <w:iCs w:val="0"/>
          <w:color w:val="000000" w:themeColor="text1"/>
        </w:rPr>
      </w:pPr>
      <w:bookmarkStart w:id="122"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22"/>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23"/>
      <w:r w:rsidRPr="008E7641">
        <w:rPr>
          <w:i w:val="0"/>
          <w:iCs w:val="0"/>
          <w:color w:val="000000" w:themeColor="text1"/>
        </w:rPr>
        <w:t xml:space="preserve">nose-to-body ratio </w:t>
      </w:r>
      <w:commentRangeEnd w:id="123"/>
      <w:r w:rsidRPr="008E7641">
        <w:rPr>
          <w:rStyle w:val="CommentReference"/>
          <w:i w:val="0"/>
          <w:iCs w:val="0"/>
          <w:color w:val="000000" w:themeColor="text1"/>
          <w:sz w:val="18"/>
          <w:szCs w:val="18"/>
        </w:rPr>
        <w:commentReference w:id="123"/>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w:t>
      </w:r>
      <w:commentRangeStart w:id="124"/>
      <w:r w:rsidRPr="008E7641">
        <w:rPr>
          <w:i w:val="0"/>
          <w:iCs w:val="0"/>
          <w:color w:val="000000" w:themeColor="text1"/>
        </w:rPr>
        <w:t xml:space="preserve">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ins w:id="125" w:author="Hal Whitehead" w:date="2025-07-09T19:51:00Z" w16du:dateUtc="2025-07-09T22:51:00Z">
        <w:r w:rsidRPr="008E7641">
          <w:rPr>
            <w:i w:val="0"/>
            <w:iCs w:val="0"/>
            <w:color w:val="000000" w:themeColor="text1"/>
          </w:rPr>
          <w:t>)</w:t>
        </w:r>
        <w:commentRangeEnd w:id="124"/>
        <w:r w:rsidR="00977389">
          <w:rPr>
            <w:rStyle w:val="CommentReference"/>
            <w:i w:val="0"/>
            <w:iCs w:val="0"/>
            <w:color w:val="auto"/>
          </w:rPr>
          <w:commentReference w:id="124"/>
        </w:r>
        <w:r w:rsidRPr="008E7641">
          <w:rPr>
            <w:i w:val="0"/>
            <w:iCs w:val="0"/>
            <w:color w:val="000000" w:themeColor="text1"/>
          </w:rPr>
          <w:t>.</w:t>
        </w:r>
      </w:ins>
      <w:del w:id="126" w:author="Hal Whitehead" w:date="2025-07-09T19:51:00Z" w16du:dateUtc="2025-07-09T22:51:00Z">
        <w:r w:rsidRPr="008E7641">
          <w:rPr>
            <w:i w:val="0"/>
            <w:iCs w:val="0"/>
            <w:color w:val="000000" w:themeColor="text1"/>
          </w:rPr>
          <w:delText>).</w:delText>
        </w:r>
      </w:del>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27" w:name="_Ref201775677"/>
      <w:commentRangeStart w:id="128"/>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27"/>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29"/>
      <w:r w:rsidRPr="00A17E91">
        <w:rPr>
          <w:color w:val="auto"/>
        </w:rPr>
        <w:t xml:space="preserve">R </w:t>
      </w:r>
      <w:r w:rsidRPr="00A17E91">
        <w:rPr>
          <w:i w:val="0"/>
          <w:iCs w:val="0"/>
          <w:color w:val="auto"/>
        </w:rPr>
        <w:t xml:space="preserve">values </w:t>
      </w:r>
      <w:commentRangeEnd w:id="129"/>
      <w:r>
        <w:rPr>
          <w:rStyle w:val="CommentReference"/>
          <w:i w:val="0"/>
          <w:iCs w:val="0"/>
          <w:color w:val="auto"/>
        </w:rPr>
        <w:commentReference w:id="129"/>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commentRangeEnd w:id="128"/>
      <w:r w:rsidR="00922BBE">
        <w:rPr>
          <w:rStyle w:val="CommentReference"/>
          <w:i w:val="0"/>
          <w:iCs w:val="0"/>
          <w:color w:val="auto"/>
        </w:rPr>
        <w:commentReference w:id="128"/>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30" w:name="_Ref201777558"/>
      <w:commentRangeStart w:id="131"/>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30"/>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131"/>
      <w:r>
        <w:rPr>
          <w:rStyle w:val="CommentReference"/>
          <w:i w:val="0"/>
          <w:iCs w:val="0"/>
          <w:color w:val="auto"/>
        </w:rPr>
        <w:commentReference w:id="131"/>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del w:id="132" w:author="Ana Eguiguren" w:date="2025-07-09T19:51:00Z" w16du:dateUtc="2025-07-09T22:51:00Z">
        <w:r>
          <w:fldChar w:fldCharType="begin"/>
        </w:r>
        <w:r>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fldChar w:fldCharType="separate"/>
        </w:r>
        <w:r w:rsidRPr="00AA1D4F">
          <w:rPr>
            <w:kern w:val="0"/>
            <w:u w:val="dash"/>
          </w:rPr>
          <w:delText>(Best et al. 1984)</w:delText>
        </w:r>
        <w:r>
          <w:fldChar w:fldCharType="end"/>
        </w:r>
      </w:del>
      <w:ins w:id="133" w:author="Ana Eguiguren" w:date="2025-07-09T19:51:00Z" w16du:dateUtc="2025-07-09T22:51:00Z">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ins>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of individuals being female</w:t>
      </w:r>
      <w:del w:id="134" w:author="Hal Whitehead" w:date="2025-07-09T10:33:00Z" w16du:dateUtc="2025-07-09T13:33:00Z">
        <w:r>
          <w:delText>s values</w:delText>
        </w:r>
      </w:del>
      <w:r>
        <w:t xml:space="preserve">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No individuals were consistently</w:t>
      </w:r>
      <w:ins w:id="135" w:author="Hal Whitehead" w:date="2025-07-09T19:51:00Z" w16du:dateUtc="2025-07-09T22:51:00Z">
        <w:r>
          <w:t xml:space="preserve"> </w:t>
        </w:r>
      </w:ins>
      <w:ins w:id="136" w:author="Hal Whitehead" w:date="2025-07-09T10:34:00Z" w16du:dateUtc="2025-07-09T13:34:00Z">
        <w:r w:rsidR="00F45528">
          <w:t>assigned</w:t>
        </w:r>
        <w:r>
          <w:t xml:space="preserve"> </w:t>
        </w:r>
      </w:ins>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137"/>
      <w:r w:rsidR="00583D2A">
        <w:t xml:space="preserve">For example, </w:t>
      </w:r>
      <w:commentRangeStart w:id="138"/>
      <w:r w:rsidR="00583D2A">
        <w:t xml:space="preserve">individual </w:t>
      </w:r>
      <w:r>
        <w:t>ID</w:t>
      </w:r>
      <w:r w:rsidR="00583D2A">
        <w:t xml:space="preserve">74 </w:t>
      </w:r>
      <w:commentRangeEnd w:id="138"/>
      <w:r w:rsidR="00583D2A">
        <w:rPr>
          <w:rStyle w:val="CommentReference"/>
        </w:rPr>
        <w:commentReference w:id="138"/>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w:t>
      </w:r>
      <w:del w:id="139" w:author="Hal Whitehead" w:date="2025-07-09T10:36:00Z" w16du:dateUtc="2025-07-09T13:36:00Z">
        <w:r w:rsidR="00583D2A">
          <w:delText xml:space="preserve"> </w:delText>
        </w:r>
      </w:del>
      <w:r w:rsidR="00583D2A">
        <w:t>,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137"/>
      <w:r w:rsidR="00583D2A">
        <w:rPr>
          <w:rStyle w:val="CommentReference"/>
        </w:rPr>
        <w:commentReference w:id="137"/>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140"/>
      <w:r w:rsidR="00583D2A">
        <w:t xml:space="preserve"> </w:t>
      </w:r>
      <w:commentRangeEnd w:id="140"/>
      <w:r w:rsidR="00583D2A">
        <w:rPr>
          <w:rStyle w:val="CommentReference"/>
        </w:rPr>
        <w:commentReference w:id="140"/>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commentRangeStart w:id="141"/>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commentRangeEnd w:id="141"/>
      <w:r w:rsidR="00F45528">
        <w:rPr>
          <w:rStyle w:val="CommentReference"/>
        </w:rPr>
        <w:commentReference w:id="141"/>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142" w:name="_Ref201777743"/>
      <w:commentRangeStart w:id="1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142"/>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commentRangeEnd w:id="143"/>
      <w:r w:rsidR="00A940E9">
        <w:rPr>
          <w:rStyle w:val="CommentReference"/>
          <w:i w:val="0"/>
          <w:iCs w:val="0"/>
          <w:color w:val="auto"/>
        </w:rPr>
        <w:commentReference w:id="143"/>
      </w:r>
    </w:p>
    <w:p w14:paraId="20B5FB0D" w14:textId="2F42B6DA" w:rsidR="00583D2A" w:rsidRPr="000C6EAF" w:rsidRDefault="00583D2A" w:rsidP="00F2034F">
      <w:pPr>
        <w:pStyle w:val="Heading4"/>
        <w:pPrChange w:id="144" w:author="Ana Eguiguren" w:date="2025-07-09T19:51:00Z" w16du:dateUtc="2025-07-09T22:51:00Z">
          <w:pPr>
            <w:pStyle w:val="Caption"/>
          </w:pPr>
        </w:pPrChange>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1E17B1B" w:rsidR="00583D2A" w:rsidRPr="004C42E8" w:rsidRDefault="00583D2A" w:rsidP="00583D2A">
      <w:pPr>
        <w:pStyle w:val="Caption"/>
        <w:rPr>
          <w:i w:val="0"/>
          <w:iCs w:val="0"/>
          <w:color w:val="auto"/>
        </w:rPr>
      </w:pPr>
      <w:bookmarkStart w:id="145" w:name="_Ref201915523"/>
      <w:commentRangeStart w:id="146"/>
      <w:commentRangeStart w:id="147"/>
      <w:commentRangeStart w:id="148"/>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14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del w:id="149" w:author="Ana Eguiguren" w:date="2025-07-09T19:51:00Z" w16du:dateUtc="2025-07-09T22:51:00Z">
        <w:r>
          <w:rPr>
            <w:i w:val="0"/>
            <w:iCs w:val="0"/>
            <w:color w:val="auto"/>
          </w:rPr>
          <w:delText>extracted</w:delText>
        </w:r>
      </w:del>
      <w:ins w:id="150" w:author="Ana Eguiguren" w:date="2025-07-09T19:51:00Z" w16du:dateUtc="2025-07-09T22:51:00Z">
        <w:r w:rsidR="00232656">
          <w:rPr>
            <w:i w:val="0"/>
            <w:iCs w:val="0"/>
            <w:color w:val="auto"/>
          </w:rPr>
          <w:t>measured</w:t>
        </w:r>
      </w:ins>
      <w:r>
        <w:rPr>
          <w:i w:val="0"/>
          <w:iCs w:val="0"/>
          <w:color w:val="auto"/>
        </w:rPr>
        <w:t xml:space="preserve">.  </w:t>
      </w:r>
      <w:commentRangeEnd w:id="146"/>
      <w:r>
        <w:rPr>
          <w:rStyle w:val="CommentReference"/>
          <w:i w:val="0"/>
          <w:iCs w:val="0"/>
          <w:color w:val="auto"/>
        </w:rPr>
        <w:commentReference w:id="146"/>
      </w:r>
      <w:commentRangeEnd w:id="147"/>
      <w:r>
        <w:rPr>
          <w:rStyle w:val="CommentReference"/>
          <w:i w:val="0"/>
          <w:iCs w:val="0"/>
          <w:color w:val="auto"/>
        </w:rPr>
        <w:commentReference w:id="147"/>
      </w:r>
      <w:commentRangeEnd w:id="148"/>
      <w:r w:rsidR="00D9550C">
        <w:rPr>
          <w:rStyle w:val="CommentReference"/>
          <w:i w:val="0"/>
          <w:iCs w:val="0"/>
          <w:color w:val="auto"/>
        </w:rPr>
        <w:commentReference w:id="148"/>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151" w:name="_Toc202983208"/>
      <w:r>
        <w:t>4. DISCUSSION</w:t>
      </w:r>
      <w:bookmarkEnd w:id="151"/>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ins w:id="152" w:author="Hal Whitehead" w:date="2025-07-09T10:41:00Z" w16du:dateUtc="2025-07-09T13:41:00Z">
        <w:r w:rsidR="00F45528">
          <w:t xml:space="preserve">  OTHER EXAMPLES: MATING BEHAVIOUR; SAME/DIFFERENT SEX</w:t>
        </w:r>
      </w:ins>
      <w:ins w:id="153" w:author="Hal Whitehead" w:date="2025-07-09T10:42:00Z" w16du:dateUtc="2025-07-09T13:42:00Z">
        <w:r w:rsidR="000D33A1">
          <w:t>ES</w:t>
        </w:r>
      </w:ins>
      <w:ins w:id="154" w:author="Hal Whitehead" w:date="2025-07-09T10:41:00Z" w16du:dateUtc="2025-07-09T13:41:00Z">
        <w:r w:rsidR="00F45528">
          <w:t xml:space="preserve"> TOUCHING; ….</w:t>
        </w:r>
      </w:ins>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headerReference w:type="default" r:id="rId19"/>
      <w:footerReference w:type="default" r:id="rId20"/>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Hal Whitehead" w:date="2025-07-05T16:10:00Z" w:initials="HW">
    <w:p w14:paraId="13483EAB" w14:textId="77777777" w:rsidR="00EA082D" w:rsidRDefault="00EA082D" w:rsidP="00EA082D">
      <w:pPr>
        <w:pStyle w:val="CommentText"/>
      </w:pPr>
      <w:r>
        <w:rPr>
          <w:rStyle w:val="CommentReference"/>
        </w:rPr>
        <w:annotationRef/>
      </w:r>
      <w:r>
        <w:rPr>
          <w:lang w:val="en-US"/>
        </w:rPr>
        <w:t>From whom?</w:t>
      </w:r>
    </w:p>
  </w:comment>
  <w:comment w:id="12" w:author="Hal Whitehead" w:date="2025-07-09T06:12:00Z" w:initials="HW">
    <w:p w14:paraId="6C473DAA" w14:textId="587294CB" w:rsidR="00AA7307" w:rsidRDefault="00AA7307">
      <w:pPr>
        <w:pStyle w:val="CommentText"/>
      </w:pPr>
      <w:r>
        <w:rPr>
          <w:rStyle w:val="CommentReference"/>
        </w:rPr>
        <w:annotationRef/>
      </w:r>
      <w:r>
        <w:t>?</w:t>
      </w:r>
    </w:p>
  </w:comment>
  <w:comment w:id="51" w:author="Hal Whitehead" w:date="2025-07-09T06:21:00Z" w:initials="HW">
    <w:p w14:paraId="64FE5285" w14:textId="144BAF41" w:rsidR="003C5F32" w:rsidRDefault="003C5F32">
      <w:pPr>
        <w:pStyle w:val="CommentText"/>
      </w:pPr>
      <w:r>
        <w:rPr>
          <w:rStyle w:val="CommentReference"/>
        </w:rPr>
        <w:annotationRef/>
      </w:r>
      <w:r>
        <w:t>?</w:t>
      </w:r>
    </w:p>
  </w:comment>
  <w:comment w:id="63" w:author="Hal Whitehead" w:date="2025-07-09T06:32:00Z" w:initials="HW">
    <w:p w14:paraId="3E3F84CB" w14:textId="7CEDDA7D" w:rsidR="008B3E61" w:rsidRDefault="008B3E61">
      <w:pPr>
        <w:pStyle w:val="CommentText"/>
      </w:pPr>
      <w:r>
        <w:rPr>
          <w:rStyle w:val="CommentReference"/>
        </w:rPr>
        <w:annotationRef/>
      </w:r>
      <w:r>
        <w:t>No numbers on equations from here on.</w:t>
      </w:r>
    </w:p>
  </w:comment>
  <w:comment w:id="76" w:author="Hal Whitehead" w:date="2025-07-09T06:36:00Z" w:initials="HW">
    <w:p w14:paraId="6E8EF7D1" w14:textId="6A406937" w:rsidR="0001628B" w:rsidRDefault="0001628B">
      <w:pPr>
        <w:pStyle w:val="CommentText"/>
      </w:pPr>
      <w:r>
        <w:rPr>
          <w:rStyle w:val="CommentReference"/>
        </w:rPr>
        <w:annotationRef/>
      </w:r>
      <w:r>
        <w:t>You have not defined any of the terms in this equation.</w:t>
      </w:r>
    </w:p>
  </w:comment>
  <w:comment w:id="107"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23"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24" w:author="Hal Whitehead" w:date="2025-07-09T10:19:00Z" w:initials="HW">
    <w:p w14:paraId="0DBA2C65" w14:textId="1B5D362E" w:rsidR="00977389" w:rsidRDefault="00977389">
      <w:pPr>
        <w:pStyle w:val="CommentText"/>
      </w:pPr>
      <w:r>
        <w:rPr>
          <w:rStyle w:val="CommentReference"/>
        </w:rPr>
        <w:annotationRef/>
      </w:r>
      <w:r>
        <w:t>There does not seem to be one, as the relationship is linear for nose-flipper.</w:t>
      </w:r>
      <w:r w:rsidR="00922BBE">
        <w:t xml:space="preserve">  See addition to text.</w:t>
      </w:r>
    </w:p>
  </w:comment>
  <w:comment w:id="129"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128" w:author="Hal Whitehead" w:date="2025-07-09T10:30:00Z" w:initials="HW">
    <w:p w14:paraId="58A0CD49" w14:textId="2212CE7F" w:rsidR="00922BBE" w:rsidRDefault="00922BBE">
      <w:pPr>
        <w:pStyle w:val="CommentText"/>
      </w:pPr>
      <w:r>
        <w:rPr>
          <w:rStyle w:val="CommentReference"/>
        </w:rPr>
        <w:annotationRef/>
      </w:r>
      <w:r>
        <w:t>I would omit the parts of the male curve at &lt;6m, as these are not used and the data for smaller animals are not used in estimating the curve.</w:t>
      </w:r>
    </w:p>
  </w:comment>
  <w:comment w:id="131"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138"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137"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140"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141" w:author="Hal Whitehead" w:date="2025-07-09T10:37:00Z" w:initials="HW">
    <w:p w14:paraId="6E8CF76C" w14:textId="13B471CC" w:rsidR="00F45528" w:rsidRDefault="00F45528">
      <w:pPr>
        <w:pStyle w:val="CommentText"/>
      </w:pPr>
      <w:r>
        <w:rPr>
          <w:rStyle w:val="CommentReference"/>
        </w:rPr>
        <w:annotationRef/>
      </w:r>
      <w:r>
        <w:t>You could consider putting the snout-dorsal methods and results in Supplementary to save space.</w:t>
      </w:r>
    </w:p>
  </w:comment>
  <w:comment w:id="143" w:author="Hal Whitehead" w:date="2025-07-07T11:36:00Z" w:initials="HW">
    <w:p w14:paraId="3D7D55F5" w14:textId="77777777" w:rsidR="00A940E9" w:rsidRDefault="00A940E9" w:rsidP="00A940E9">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146"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147"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148"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483EAB" w15:done="0"/>
  <w15:commentEx w15:paraId="6C473DAA" w15:done="0"/>
  <w15:commentEx w15:paraId="64FE5285" w15:done="1"/>
  <w15:commentEx w15:paraId="3E3F84CB" w15:done="0"/>
  <w15:commentEx w15:paraId="6E8EF7D1" w15:done="0"/>
  <w15:commentEx w15:paraId="7C646B09" w15:done="1"/>
  <w15:commentEx w15:paraId="336B2847" w15:done="1"/>
  <w15:commentEx w15:paraId="0DBA2C65" w15:done="0"/>
  <w15:commentEx w15:paraId="30F50BA1" w15:done="1"/>
  <w15:commentEx w15:paraId="58A0CD49" w15:done="0"/>
  <w15:commentEx w15:paraId="43CBDF2D" w15:done="1"/>
  <w15:commentEx w15:paraId="7BBBF7FB" w15:done="1"/>
  <w15:commentEx w15:paraId="75256379" w15:done="1"/>
  <w15:commentEx w15:paraId="36660C93" w15:done="1"/>
  <w15:commentEx w15:paraId="6E8CF76C" w15:done="0"/>
  <w15:commentEx w15:paraId="3D7D55F5" w15:done="0"/>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66D103" w16cex:dateUtc="2025-07-05T19:10:00Z"/>
  <w16cex:commentExtensible w16cex:durableId="78FE30ED" w16cex:dateUtc="2025-07-09T09:12:00Z"/>
  <w16cex:commentExtensible w16cex:durableId="577319FD" w16cex:dateUtc="2025-07-09T09:21:00Z"/>
  <w16cex:commentExtensible w16cex:durableId="54D70DF3" w16cex:dateUtc="2025-07-09T09:32:00Z"/>
  <w16cex:commentExtensible w16cex:durableId="57221371" w16cex:dateUtc="2025-07-09T09:36:00Z"/>
  <w16cex:commentExtensible w16cex:durableId="7DCC4C25" w16cex:dateUtc="2025-06-27T15:45:00Z"/>
  <w16cex:commentExtensible w16cex:durableId="4F85DB88" w16cex:dateUtc="2025-07-01T17:33:00Z"/>
  <w16cex:commentExtensible w16cex:durableId="454A3772" w16cex:dateUtc="2025-07-09T13:19: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0FEA2CA6" w16cex:dateUtc="2025-07-09T13:37:00Z"/>
  <w16cex:commentExtensible w16cex:durableId="77B35856" w16cex:dateUtc="2025-07-07T14:06:00Z"/>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483EAB" w16cid:durableId="3B66D103"/>
  <w16cid:commentId w16cid:paraId="6C473DAA" w16cid:durableId="78FE30ED"/>
  <w16cid:commentId w16cid:paraId="64FE5285" w16cid:durableId="577319FD"/>
  <w16cid:commentId w16cid:paraId="3E3F84CB" w16cid:durableId="54D70DF3"/>
  <w16cid:commentId w16cid:paraId="6E8EF7D1" w16cid:durableId="57221371"/>
  <w16cid:commentId w16cid:paraId="7C646B09" w16cid:durableId="7DCC4C25"/>
  <w16cid:commentId w16cid:paraId="336B2847" w16cid:durableId="4F85DB88"/>
  <w16cid:commentId w16cid:paraId="0DBA2C65" w16cid:durableId="454A3772"/>
  <w16cid:commentId w16cid:paraId="30F50BA1" w16cid:durableId="319FE8C4"/>
  <w16cid:commentId w16cid:paraId="58A0CD49" w16cid:durableId="3553C45C"/>
  <w16cid:commentId w16cid:paraId="43CBDF2D" w16cid:durableId="35B8946A"/>
  <w16cid:commentId w16cid:paraId="7BBBF7FB" w16cid:durableId="65939E5E"/>
  <w16cid:commentId w16cid:paraId="75256379" w16cid:durableId="3BC1CCAF"/>
  <w16cid:commentId w16cid:paraId="36660C93" w16cid:durableId="0F3488CF"/>
  <w16cid:commentId w16cid:paraId="6E8CF76C" w16cid:durableId="0FEA2CA6"/>
  <w16cid:commentId w16cid:paraId="3D7D55F5" w16cid:durableId="77B35856"/>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D19933" w14:textId="77777777" w:rsidR="008E38B5" w:rsidRDefault="008E38B5">
      <w:pPr>
        <w:spacing w:after="0" w:line="240" w:lineRule="auto"/>
      </w:pPr>
      <w:r>
        <w:separator/>
      </w:r>
    </w:p>
  </w:endnote>
  <w:endnote w:type="continuationSeparator" w:id="0">
    <w:p w14:paraId="33DC1E7C" w14:textId="77777777" w:rsidR="008E38B5" w:rsidRDefault="008E3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4FEA31" w14:textId="77777777" w:rsidR="008E38B5" w:rsidRDefault="008E38B5">
      <w:pPr>
        <w:spacing w:after="0" w:line="240" w:lineRule="auto"/>
      </w:pPr>
      <w:r>
        <w:separator/>
      </w:r>
    </w:p>
  </w:footnote>
  <w:footnote w:type="continuationSeparator" w:id="0">
    <w:p w14:paraId="181F9951" w14:textId="77777777" w:rsidR="008E38B5" w:rsidRDefault="008E3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1628B"/>
    <w:rsid w:val="00020688"/>
    <w:rsid w:val="00022873"/>
    <w:rsid w:val="00022A5B"/>
    <w:rsid w:val="00030960"/>
    <w:rsid w:val="000418E2"/>
    <w:rsid w:val="000512A1"/>
    <w:rsid w:val="000525B4"/>
    <w:rsid w:val="00052A57"/>
    <w:rsid w:val="00052EF9"/>
    <w:rsid w:val="00056D15"/>
    <w:rsid w:val="000631E8"/>
    <w:rsid w:val="000763B9"/>
    <w:rsid w:val="000851A3"/>
    <w:rsid w:val="00096326"/>
    <w:rsid w:val="000A5484"/>
    <w:rsid w:val="000B1C5B"/>
    <w:rsid w:val="000B7F43"/>
    <w:rsid w:val="000C11CB"/>
    <w:rsid w:val="000C25A4"/>
    <w:rsid w:val="000C4F74"/>
    <w:rsid w:val="000C6EAF"/>
    <w:rsid w:val="000D08FD"/>
    <w:rsid w:val="000D33A1"/>
    <w:rsid w:val="000D38CB"/>
    <w:rsid w:val="000E144B"/>
    <w:rsid w:val="000F552C"/>
    <w:rsid w:val="001077C3"/>
    <w:rsid w:val="00110949"/>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0DCA"/>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729E9"/>
    <w:rsid w:val="00374F7A"/>
    <w:rsid w:val="00377295"/>
    <w:rsid w:val="00386C66"/>
    <w:rsid w:val="00392B98"/>
    <w:rsid w:val="0039473F"/>
    <w:rsid w:val="003B14BE"/>
    <w:rsid w:val="003B4470"/>
    <w:rsid w:val="003C2CB8"/>
    <w:rsid w:val="003C4617"/>
    <w:rsid w:val="003C5F32"/>
    <w:rsid w:val="003C7344"/>
    <w:rsid w:val="003E56B7"/>
    <w:rsid w:val="003F1711"/>
    <w:rsid w:val="003F5F59"/>
    <w:rsid w:val="003F7AC1"/>
    <w:rsid w:val="004075F4"/>
    <w:rsid w:val="004155E6"/>
    <w:rsid w:val="0042583D"/>
    <w:rsid w:val="0043369A"/>
    <w:rsid w:val="0044357B"/>
    <w:rsid w:val="00453E9F"/>
    <w:rsid w:val="00455635"/>
    <w:rsid w:val="00463573"/>
    <w:rsid w:val="00470354"/>
    <w:rsid w:val="00470B35"/>
    <w:rsid w:val="004942FF"/>
    <w:rsid w:val="00496E63"/>
    <w:rsid w:val="0049768A"/>
    <w:rsid w:val="004A6F11"/>
    <w:rsid w:val="004B1327"/>
    <w:rsid w:val="004B6732"/>
    <w:rsid w:val="004C42E8"/>
    <w:rsid w:val="004D2806"/>
    <w:rsid w:val="004D5E8A"/>
    <w:rsid w:val="004D5F15"/>
    <w:rsid w:val="004E7554"/>
    <w:rsid w:val="004F5686"/>
    <w:rsid w:val="00501329"/>
    <w:rsid w:val="00506E96"/>
    <w:rsid w:val="005106D6"/>
    <w:rsid w:val="005306CA"/>
    <w:rsid w:val="005337B0"/>
    <w:rsid w:val="00537252"/>
    <w:rsid w:val="00537453"/>
    <w:rsid w:val="00557198"/>
    <w:rsid w:val="005648F6"/>
    <w:rsid w:val="00565177"/>
    <w:rsid w:val="00570B88"/>
    <w:rsid w:val="00572935"/>
    <w:rsid w:val="0057381F"/>
    <w:rsid w:val="0057396D"/>
    <w:rsid w:val="00574C21"/>
    <w:rsid w:val="00583D2A"/>
    <w:rsid w:val="00583D6D"/>
    <w:rsid w:val="00585091"/>
    <w:rsid w:val="005A17C1"/>
    <w:rsid w:val="005A3F96"/>
    <w:rsid w:val="005B2432"/>
    <w:rsid w:val="005E293F"/>
    <w:rsid w:val="005F05A3"/>
    <w:rsid w:val="005F54DA"/>
    <w:rsid w:val="00601EC3"/>
    <w:rsid w:val="00602E0E"/>
    <w:rsid w:val="00605798"/>
    <w:rsid w:val="0061386D"/>
    <w:rsid w:val="00632411"/>
    <w:rsid w:val="0064622C"/>
    <w:rsid w:val="006474CB"/>
    <w:rsid w:val="00650B8C"/>
    <w:rsid w:val="006571AA"/>
    <w:rsid w:val="0066161C"/>
    <w:rsid w:val="00661A64"/>
    <w:rsid w:val="00685DD4"/>
    <w:rsid w:val="00692471"/>
    <w:rsid w:val="0069266A"/>
    <w:rsid w:val="006966A2"/>
    <w:rsid w:val="006A19F4"/>
    <w:rsid w:val="006F1DB2"/>
    <w:rsid w:val="00703637"/>
    <w:rsid w:val="00703C99"/>
    <w:rsid w:val="00703F10"/>
    <w:rsid w:val="00713533"/>
    <w:rsid w:val="00720883"/>
    <w:rsid w:val="00727818"/>
    <w:rsid w:val="007322F2"/>
    <w:rsid w:val="00740C36"/>
    <w:rsid w:val="0074547F"/>
    <w:rsid w:val="007459AF"/>
    <w:rsid w:val="00771631"/>
    <w:rsid w:val="00772A9A"/>
    <w:rsid w:val="007733D3"/>
    <w:rsid w:val="00774426"/>
    <w:rsid w:val="00775D07"/>
    <w:rsid w:val="0078390E"/>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5EBD"/>
    <w:rsid w:val="00846C8C"/>
    <w:rsid w:val="0084730E"/>
    <w:rsid w:val="0085528C"/>
    <w:rsid w:val="0085542A"/>
    <w:rsid w:val="00855C54"/>
    <w:rsid w:val="00862972"/>
    <w:rsid w:val="008711DA"/>
    <w:rsid w:val="008732DD"/>
    <w:rsid w:val="008739FC"/>
    <w:rsid w:val="008858AE"/>
    <w:rsid w:val="00891FB2"/>
    <w:rsid w:val="0089671E"/>
    <w:rsid w:val="0089766F"/>
    <w:rsid w:val="008A2CD2"/>
    <w:rsid w:val="008B3350"/>
    <w:rsid w:val="008B3E61"/>
    <w:rsid w:val="008B759F"/>
    <w:rsid w:val="008D5E0A"/>
    <w:rsid w:val="008E38B5"/>
    <w:rsid w:val="008E40F2"/>
    <w:rsid w:val="008E7641"/>
    <w:rsid w:val="008F22F1"/>
    <w:rsid w:val="008F2C05"/>
    <w:rsid w:val="00900FF2"/>
    <w:rsid w:val="00905D34"/>
    <w:rsid w:val="00912737"/>
    <w:rsid w:val="00922BBE"/>
    <w:rsid w:val="00934943"/>
    <w:rsid w:val="009400EC"/>
    <w:rsid w:val="00941758"/>
    <w:rsid w:val="00950697"/>
    <w:rsid w:val="00956D56"/>
    <w:rsid w:val="0096116A"/>
    <w:rsid w:val="00977389"/>
    <w:rsid w:val="00980797"/>
    <w:rsid w:val="009874F7"/>
    <w:rsid w:val="009924D2"/>
    <w:rsid w:val="00993267"/>
    <w:rsid w:val="009A0C70"/>
    <w:rsid w:val="009A468F"/>
    <w:rsid w:val="009B0F29"/>
    <w:rsid w:val="009B1214"/>
    <w:rsid w:val="009B220A"/>
    <w:rsid w:val="009B793A"/>
    <w:rsid w:val="009D4CF0"/>
    <w:rsid w:val="009E2E5B"/>
    <w:rsid w:val="009E36CF"/>
    <w:rsid w:val="009F202F"/>
    <w:rsid w:val="009F2CB6"/>
    <w:rsid w:val="00A0282C"/>
    <w:rsid w:val="00A06CD9"/>
    <w:rsid w:val="00A0798E"/>
    <w:rsid w:val="00A109BD"/>
    <w:rsid w:val="00A17E91"/>
    <w:rsid w:val="00A36D9A"/>
    <w:rsid w:val="00A4719F"/>
    <w:rsid w:val="00A47453"/>
    <w:rsid w:val="00A47743"/>
    <w:rsid w:val="00A506F6"/>
    <w:rsid w:val="00A56BF0"/>
    <w:rsid w:val="00A65828"/>
    <w:rsid w:val="00A70171"/>
    <w:rsid w:val="00A74405"/>
    <w:rsid w:val="00A81206"/>
    <w:rsid w:val="00A87599"/>
    <w:rsid w:val="00A937F0"/>
    <w:rsid w:val="00A940E9"/>
    <w:rsid w:val="00A94B7D"/>
    <w:rsid w:val="00AA1D4F"/>
    <w:rsid w:val="00AA7307"/>
    <w:rsid w:val="00AB0A54"/>
    <w:rsid w:val="00AB0D04"/>
    <w:rsid w:val="00AB1071"/>
    <w:rsid w:val="00AB6041"/>
    <w:rsid w:val="00AB7339"/>
    <w:rsid w:val="00AC13F1"/>
    <w:rsid w:val="00AC25A9"/>
    <w:rsid w:val="00AC5D18"/>
    <w:rsid w:val="00B055DC"/>
    <w:rsid w:val="00B10704"/>
    <w:rsid w:val="00B23C72"/>
    <w:rsid w:val="00B361C8"/>
    <w:rsid w:val="00B4723F"/>
    <w:rsid w:val="00B5020B"/>
    <w:rsid w:val="00B56927"/>
    <w:rsid w:val="00B57558"/>
    <w:rsid w:val="00B576F4"/>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61B9F"/>
    <w:rsid w:val="00C807BA"/>
    <w:rsid w:val="00C85088"/>
    <w:rsid w:val="00C95166"/>
    <w:rsid w:val="00CA0234"/>
    <w:rsid w:val="00CA38CD"/>
    <w:rsid w:val="00CA494E"/>
    <w:rsid w:val="00CB6D39"/>
    <w:rsid w:val="00CF5D9B"/>
    <w:rsid w:val="00D03DAA"/>
    <w:rsid w:val="00D05DC7"/>
    <w:rsid w:val="00D27C79"/>
    <w:rsid w:val="00D378B4"/>
    <w:rsid w:val="00D42024"/>
    <w:rsid w:val="00D45F1D"/>
    <w:rsid w:val="00D500A5"/>
    <w:rsid w:val="00D55635"/>
    <w:rsid w:val="00D815D8"/>
    <w:rsid w:val="00D8234D"/>
    <w:rsid w:val="00D9550C"/>
    <w:rsid w:val="00DB0992"/>
    <w:rsid w:val="00DB2679"/>
    <w:rsid w:val="00DB3605"/>
    <w:rsid w:val="00DC13AE"/>
    <w:rsid w:val="00DD2506"/>
    <w:rsid w:val="00DD5AD6"/>
    <w:rsid w:val="00DF217B"/>
    <w:rsid w:val="00E058B3"/>
    <w:rsid w:val="00E14A22"/>
    <w:rsid w:val="00E2014B"/>
    <w:rsid w:val="00E25782"/>
    <w:rsid w:val="00E27E72"/>
    <w:rsid w:val="00E361E9"/>
    <w:rsid w:val="00E36B6E"/>
    <w:rsid w:val="00E46B91"/>
    <w:rsid w:val="00E4789B"/>
    <w:rsid w:val="00E50F08"/>
    <w:rsid w:val="00E5259C"/>
    <w:rsid w:val="00E6103C"/>
    <w:rsid w:val="00E65420"/>
    <w:rsid w:val="00E70CC0"/>
    <w:rsid w:val="00E80961"/>
    <w:rsid w:val="00E815AC"/>
    <w:rsid w:val="00E81B70"/>
    <w:rsid w:val="00E92495"/>
    <w:rsid w:val="00E95600"/>
    <w:rsid w:val="00E97A22"/>
    <w:rsid w:val="00E97DC5"/>
    <w:rsid w:val="00EA082D"/>
    <w:rsid w:val="00EA0850"/>
    <w:rsid w:val="00EA5F6E"/>
    <w:rsid w:val="00EA7A5A"/>
    <w:rsid w:val="00EA7AE3"/>
    <w:rsid w:val="00EB0584"/>
    <w:rsid w:val="00EB7E15"/>
    <w:rsid w:val="00EC3252"/>
    <w:rsid w:val="00EC69CA"/>
    <w:rsid w:val="00ED13DA"/>
    <w:rsid w:val="00EE65F1"/>
    <w:rsid w:val="00EF7787"/>
    <w:rsid w:val="00F2034F"/>
    <w:rsid w:val="00F21B87"/>
    <w:rsid w:val="00F241F2"/>
    <w:rsid w:val="00F24B63"/>
    <w:rsid w:val="00F35A05"/>
    <w:rsid w:val="00F43927"/>
    <w:rsid w:val="00F45528"/>
    <w:rsid w:val="00F46179"/>
    <w:rsid w:val="00F5026F"/>
    <w:rsid w:val="00F56C8F"/>
    <w:rsid w:val="00F5737E"/>
    <w:rsid w:val="00F63B7B"/>
    <w:rsid w:val="00F63EC0"/>
    <w:rsid w:val="00F65B49"/>
    <w:rsid w:val="00F664A8"/>
    <w:rsid w:val="00F701D4"/>
    <w:rsid w:val="00F83D81"/>
    <w:rsid w:val="00F8562E"/>
    <w:rsid w:val="00F91F55"/>
    <w:rsid w:val="00F938C9"/>
    <w:rsid w:val="00F96079"/>
    <w:rsid w:val="00F972E9"/>
    <w:rsid w:val="00F97B2E"/>
    <w:rsid w:val="00FA0DD1"/>
    <w:rsid w:val="00FA7274"/>
    <w:rsid w:val="00FB1C45"/>
    <w:rsid w:val="00FC3060"/>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TotalTime>
  <Pages>20</Pages>
  <Words>22023</Words>
  <Characters>125532</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cp:revision>
  <dcterms:created xsi:type="dcterms:W3CDTF">2025-06-24T14:05:00Z</dcterms:created>
  <dcterms:modified xsi:type="dcterms:W3CDTF">2025-07-09T22:53:00Z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