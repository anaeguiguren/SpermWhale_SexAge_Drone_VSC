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7BC0967F"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0A294B"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02C33FB5"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vessel </w:t>
      </w:r>
      <w:commentRangeStart w:id="34"/>
      <w:commentRangeStart w:id="35"/>
      <w:r w:rsidR="00876D20">
        <w:t>were largely unsuccessful</w:t>
      </w:r>
      <w:commentRangeEnd w:id="34"/>
      <w:r w:rsidR="00876D20">
        <w:rPr>
          <w:rStyle w:val="CommentReference"/>
        </w:rPr>
        <w:commentReference w:id="34"/>
      </w:r>
      <w:commentRangeEnd w:id="35"/>
      <w:r w:rsidR="00037DCB">
        <w:rPr>
          <w:rStyle w:val="CommentReference"/>
        </w:rPr>
        <w:commentReference w:id="35"/>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7"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8"/>
      <w:r w:rsidRPr="00207D2A">
        <w:rPr>
          <w:rFonts w:eastAsiaTheme="minorEastAsia"/>
        </w:rPr>
        <w:t xml:space="preserve">scaling </w:t>
      </w:r>
      <w:commentRangeEnd w:id="38"/>
      <w:r w:rsidR="00876D20">
        <w:rPr>
          <w:rStyle w:val="CommentReference"/>
        </w:rPr>
        <w:commentReference w:id="38"/>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39"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0"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575F22B3" w:rsidR="001555F5" w:rsidRPr="00207D2A" w:rsidRDefault="001555F5" w:rsidP="00862972">
      <w:pPr>
        <w:rPr>
          <w:rFonts w:eastAsiaTheme="minorEastAsia"/>
        </w:rPr>
      </w:pPr>
      <w:r w:rsidRPr="00207D2A">
        <w:rPr>
          <w:rFonts w:eastAsiaTheme="minorEastAsia"/>
        </w:rPr>
        <w:t>To account for the possibility that barometric altitude biases would vary on different days as a result from 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1"/>
      <w:r w:rsidR="00DB08E5" w:rsidRPr="00207D2A">
        <w:rPr>
          <w:rFonts w:eastAsiaTheme="minorEastAsia"/>
        </w:rPr>
        <w:lastRenderedPageBreak/>
        <w:t xml:space="preserve">a negligible effect on measurement error. </w:t>
      </w:r>
      <w:commentRangeEnd w:id="41"/>
      <w:r w:rsidR="00D0654D">
        <w:rPr>
          <w:rStyle w:val="CommentReference"/>
        </w:rPr>
        <w:commentReference w:id="41"/>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6D60D1" w:rsidR="00862972" w:rsidRPr="00207D2A" w:rsidRDefault="00862972" w:rsidP="00862972">
      <w:pPr>
        <w:rPr>
          <w:b/>
          <w:bCs/>
        </w:rPr>
      </w:pPr>
      <w:r w:rsidRPr="00207D2A">
        <w:t xml:space="preserve">Drone footage was quality-rated on </w:t>
      </w:r>
      <w:commentRangeStart w:id="42"/>
      <w:r w:rsidRPr="00207D2A">
        <w:t>a scale of 0 – 8, with 0 being high quality and 8 being low quality</w:t>
      </w:r>
      <w:commentRangeEnd w:id="42"/>
      <w:r w:rsidR="00876D20">
        <w:rPr>
          <w:rStyle w:val="CommentReference"/>
        </w:rPr>
        <w:commentReference w:id="42"/>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43"/>
      <w:r w:rsidRPr="00207D2A">
        <w:t>located near the center of the frame</w:t>
      </w:r>
      <w:commentRangeEnd w:id="43"/>
      <w:r w:rsidR="00037DCB">
        <w:t xml:space="preserve"> </w:t>
      </w:r>
      <w:commentRangeStart w:id="44"/>
      <w:r w:rsidR="00037DCB">
        <w:t>to minimize distortion</w:t>
      </w:r>
      <w:r w:rsidR="00876D20">
        <w:rPr>
          <w:rStyle w:val="CommentReference"/>
        </w:rPr>
        <w:commentReference w:id="43"/>
      </w:r>
      <w:commentRangeEnd w:id="44"/>
      <w:r w:rsidR="00D0654D">
        <w:rPr>
          <w:rStyle w:val="CommentReference"/>
        </w:rPr>
        <w:commentReference w:id="44"/>
      </w:r>
      <w:r w:rsidRPr="00207D2A">
        <w:t>, and whe</w:t>
      </w:r>
      <w:r w:rsidR="00D0654D">
        <w:t>n</w:t>
      </w:r>
      <w:r w:rsidRPr="00207D2A">
        <w:t xml:space="preserve"> the drone camera was positioned at nadir relative to the water surface. </w:t>
      </w:r>
      <w:commentRangeStart w:id="45"/>
      <w:r w:rsidR="00876D20">
        <w:t>W</w:t>
      </w:r>
      <w:r w:rsidR="002E01B8" w:rsidRPr="00207D2A">
        <w:t>e</w:t>
      </w:r>
      <w:commentRangeEnd w:id="45"/>
      <w:r w:rsidR="00D0654D">
        <w:rPr>
          <w:rStyle w:val="CommentReference"/>
        </w:rPr>
        <w:commentReference w:id="45"/>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46"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7"/>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7"/>
      <w:r w:rsidR="00323AC6">
        <w:rPr>
          <w:rStyle w:val="CommentReference"/>
        </w:rPr>
        <w:commentReference w:id="47"/>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8"/>
      <w:r w:rsidR="00583D2A" w:rsidRPr="00207D2A">
        <w:t>piecewise</w:t>
      </w:r>
      <w:commentRangeEnd w:id="48"/>
      <w:r w:rsidR="003C5F32" w:rsidRPr="00207D2A">
        <w:rPr>
          <w:rStyle w:val="CommentReference"/>
        </w:rPr>
        <w:commentReference w:id="4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49"/>
      <w:r w:rsidR="00323AC6">
        <w:t xml:space="preserve">anterior </w:t>
      </w:r>
      <w:commentRangeEnd w:id="49"/>
      <w:r w:rsidR="00323AC6">
        <w:rPr>
          <w:rStyle w:val="CommentReference"/>
        </w:rPr>
        <w:commentReference w:id="49"/>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3EF1CB2E"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lastRenderedPageBreak/>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50"/>
      <w:commentRangeStart w:id="51"/>
      <w:r w:rsidR="00137A4D" w:rsidRPr="00207D2A">
        <w:t>light and water conditions</w:t>
      </w:r>
      <w:commentRangeEnd w:id="50"/>
      <w:r w:rsidR="00323AC6">
        <w:rPr>
          <w:rStyle w:val="CommentReference"/>
        </w:rPr>
        <w:commentReference w:id="50"/>
      </w:r>
      <w:commentRangeEnd w:id="51"/>
      <w:r w:rsidR="004B1854">
        <w:rPr>
          <w:rStyle w:val="CommentReference"/>
        </w:rPr>
        <w:commentReference w:id="5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 xml:space="preserve">To compare the variability across images, we obtained average coefficients of variance (CV), calculated by dividing the standard deviation (SD) by the mean 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45D7B3F8" w:rsidR="00862972" w:rsidRPr="00207D2A" w:rsidRDefault="00862972" w:rsidP="00862972">
      <w:pPr>
        <w:pStyle w:val="Caption"/>
        <w:rPr>
          <w:i w:val="0"/>
          <w:iCs w:val="0"/>
          <w:color w:val="auto"/>
        </w:rPr>
      </w:pPr>
      <w:commentRangeStart w:id="52"/>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53" w:author="Ana Eguiguren" w:date="2025-09-02T19:44:00Z" w16du:dateUtc="2025-09-02T22:44:00Z">
        <w:r w:rsidR="000A294B">
          <w:rPr>
            <w:b/>
            <w:bCs/>
            <w:noProof/>
            <w:color w:val="auto"/>
          </w:rPr>
          <w:t>1</w:t>
        </w:r>
      </w:ins>
      <w:del w:id="54" w:author="Ana Eguiguren" w:date="2025-09-02T19:44:00Z" w16du:dateUtc="2025-09-02T22:44:00Z">
        <w:r w:rsidR="00897888" w:rsidRPr="000A294B" w:rsidDel="000A294B">
          <w:rPr>
            <w:b/>
            <w:bCs/>
            <w:noProof/>
            <w:color w:val="auto"/>
          </w:rPr>
          <w:delText>1</w:delText>
        </w:r>
      </w:del>
      <w:r w:rsidR="007459AF" w:rsidRPr="00207D2A">
        <w:rPr>
          <w:b/>
          <w:bCs/>
          <w:color w:val="auto"/>
          <w:rPrChange w:id="55" w:author="Balaena Institute whitehead" w:date="2025-07-25T12:58:00Z" w16du:dateUtc="2025-07-25T15:58:00Z">
            <w:rPr>
              <w:b/>
              <w:bCs/>
              <w:noProof/>
              <w:color w:val="auto"/>
            </w:rPr>
          </w:rPrChange>
        </w:rPr>
        <w:fldChar w:fldCharType="end"/>
      </w:r>
      <w:commentRangeEnd w:id="52"/>
      <w:r w:rsidR="00323AC6">
        <w:rPr>
          <w:rStyle w:val="CommentReference"/>
          <w:i w:val="0"/>
          <w:iCs w:val="0"/>
          <w:color w:val="auto"/>
        </w:rPr>
        <w:commentReference w:id="5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w:t>
      </w:r>
      <w:r w:rsidRPr="00207D2A">
        <w:lastRenderedPageBreak/>
        <w:t xml:space="preserve">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6"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7"/>
              <w:commentRangeEnd w:id="57"/>
              <m:r>
                <m:rPr>
                  <m:sty m:val="p"/>
                </m:rPr>
                <w:rPr>
                  <w:rStyle w:val="CommentReference"/>
                  <w:rFonts w:ascii="Cambria Math" w:hAnsi="Cambria Math"/>
                </w:rPr>
                <w:commentReference w:id="57"/>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58"/>
    <w:p w14:paraId="363F85F5" w14:textId="6F4770FF" w:rsidR="00DE1874" w:rsidRPr="00207D2A" w:rsidDel="00B03D88" w:rsidRDefault="00000000" w:rsidP="00862972">
      <w:pPr>
        <w:rPr>
          <w:del w:id="59" w:author="Ana Eguiguren" w:date="2025-09-19T16:12:00Z" w16du:dateUtc="2025-09-19T19:12:00Z"/>
          <w:rFonts w:eastAsiaTheme="minorEastAsia"/>
        </w:rPr>
      </w:pPr>
      <m:oMathPara>
        <m:oMath>
          <m:eqArr>
            <m:eqArrPr>
              <m:maxDist m:val="1"/>
              <m:ctrlPr>
                <w:del w:id="60" w:author="Ana Eguiguren" w:date="2025-09-19T16:12:00Z" w16du:dateUtc="2025-09-19T19:12:00Z">
                  <w:rPr>
                    <w:rFonts w:ascii="Cambria Math" w:hAnsi="Cambria Math"/>
                    <w:i/>
                  </w:rPr>
                </w:del>
              </m:ctrlPr>
            </m:eqArrPr>
            <m:e>
              <m:sSub>
                <m:sSubPr>
                  <m:ctrlPr>
                    <w:del w:id="61" w:author="Ana Eguiguren" w:date="2025-09-19T16:12:00Z" w16du:dateUtc="2025-09-19T19:12:00Z">
                      <w:rPr>
                        <w:rFonts w:ascii="Cambria Math" w:hAnsi="Cambria Math"/>
                        <w:i/>
                      </w:rPr>
                    </w:del>
                  </m:ctrlPr>
                </m:sSubPr>
                <m:e>
                  <m:r>
                    <w:del w:id="62" w:author="Ana Eguiguren" w:date="2025-09-19T16:12:00Z" w16du:dateUtc="2025-09-19T19:12:00Z">
                      <w:rPr>
                        <w:rFonts w:ascii="Cambria Math" w:hAnsi="Cambria Math"/>
                      </w:rPr>
                      <m:t>NR</m:t>
                    </w:del>
                  </m:r>
                </m:e>
                <m:sub>
                  <m:r>
                    <w:del w:id="63" w:author="Ana Eguiguren" w:date="2025-09-19T16:12:00Z" w16du:dateUtc="2025-09-19T19:12:00Z">
                      <w:rPr>
                        <w:rFonts w:ascii="Cambria Math" w:hAnsi="Cambria Math"/>
                      </w:rPr>
                      <m:t>M</m:t>
                    </w:del>
                  </m:r>
                </m:sub>
              </m:sSub>
              <m:r>
                <w:del w:id="64" w:author="Ana Eguiguren" w:date="2025-09-19T16:12:00Z" w16du:dateUtc="2025-09-19T19:12:00Z">
                  <w:rPr>
                    <w:rFonts w:ascii="Cambria Math" w:hAnsi="Cambria Math"/>
                  </w:rPr>
                  <m:t xml:space="preserve">= </m:t>
                </w:del>
              </m:r>
              <m:sSub>
                <m:sSubPr>
                  <m:ctrlPr>
                    <w:del w:id="65" w:author="Ana Eguiguren" w:date="2025-09-19T16:12:00Z" w16du:dateUtc="2025-09-19T19:12:00Z">
                      <w:rPr>
                        <w:rFonts w:ascii="Cambria Math" w:eastAsiaTheme="minorEastAsia" w:hAnsi="Cambria Math"/>
                        <w:i/>
                      </w:rPr>
                    </w:del>
                  </m:ctrlPr>
                </m:sSubPr>
                <m:e>
                  <m:r>
                    <w:del w:id="66" w:author="Ana Eguiguren" w:date="2025-09-19T16:12:00Z" w16du:dateUtc="2025-09-19T19:12:00Z">
                      <w:rPr>
                        <w:rFonts w:ascii="Cambria Math" w:eastAsiaTheme="minorEastAsia" w:hAnsi="Cambria Math"/>
                      </w:rPr>
                      <m:t>max</m:t>
                    </w:del>
                  </m:r>
                </m:e>
                <m:sub>
                  <m:r>
                    <w:del w:id="67" w:author="Ana Eguiguren" w:date="2025-09-19T16:12:00Z" w16du:dateUtc="2025-09-19T19:12:00Z">
                      <w:rPr>
                        <w:rFonts w:ascii="Cambria Math" w:eastAsiaTheme="minorEastAsia" w:hAnsi="Cambria Math"/>
                      </w:rPr>
                      <m:t xml:space="preserve">F </m:t>
                    </w:del>
                  </m:r>
                </m:sub>
              </m:sSub>
              <m:r>
                <w:del w:id="68" w:author="Ana Eguiguren" w:date="2025-09-19T16:12:00Z" w16du:dateUtc="2025-09-19T19:12:00Z">
                  <w:rPr>
                    <w:rFonts w:ascii="Cambria Math" w:eastAsiaTheme="minorEastAsia" w:hAnsi="Cambria Math"/>
                  </w:rPr>
                  <m:t xml:space="preserve">× </m:t>
                </w:del>
              </m:r>
              <m:f>
                <m:fPr>
                  <m:ctrlPr>
                    <w:del w:id="69" w:author="Ana Eguiguren" w:date="2025-09-19T16:12:00Z" w16du:dateUtc="2025-09-19T19:12:00Z">
                      <w:rPr>
                        <w:rFonts w:ascii="Cambria Math" w:eastAsiaTheme="minorEastAsia" w:hAnsi="Cambria Math"/>
                        <w:i/>
                      </w:rPr>
                    </w:del>
                  </m:ctrlPr>
                </m:fPr>
                <m:num>
                  <m:sSup>
                    <m:sSupPr>
                      <m:ctrlPr>
                        <w:del w:id="70" w:author="Ana Eguiguren" w:date="2025-09-19T16:12:00Z" w16du:dateUtc="2025-09-19T19:12:00Z">
                          <w:rPr>
                            <w:rFonts w:ascii="Cambria Math" w:eastAsiaTheme="minorEastAsia" w:hAnsi="Cambria Math"/>
                            <w:i/>
                          </w:rPr>
                        </w:del>
                      </m:ctrlPr>
                    </m:sSupPr>
                    <m:e>
                      <m:r>
                        <w:del w:id="71" w:author="Ana Eguiguren" w:date="2025-09-19T16:12:00Z" w16du:dateUtc="2025-09-19T19:12:00Z">
                          <w:rPr>
                            <w:rFonts w:ascii="Cambria Math" w:eastAsiaTheme="minorEastAsia" w:hAnsi="Cambria Math"/>
                          </w:rPr>
                          <m:t>e</m:t>
                        </w:del>
                      </m:r>
                    </m:e>
                    <m:sup>
                      <m:r>
                        <w:del w:id="72" w:author="Ana Eguiguren" w:date="2025-09-19T16:12:00Z" w16du:dateUtc="2025-09-19T19:12:00Z">
                          <w:rPr>
                            <w:rFonts w:ascii="Cambria Math" w:eastAsiaTheme="minorEastAsia" w:hAnsi="Cambria Math"/>
                          </w:rPr>
                          <m:t>fr × L</m:t>
                        </w:del>
                      </m:r>
                    </m:sup>
                  </m:sSup>
                </m:num>
                <m:den>
                  <m:r>
                    <w:del w:id="73" w:author="Ana Eguiguren" w:date="2025-09-19T16:12:00Z" w16du:dateUtc="2025-09-19T19:12:00Z">
                      <w:rPr>
                        <w:rFonts w:ascii="Cambria Math" w:eastAsiaTheme="minorEastAsia" w:hAnsi="Cambria Math"/>
                      </w:rPr>
                      <m:t xml:space="preserve">1+ </m:t>
                    </w:del>
                  </m:r>
                  <m:sSup>
                    <m:sSupPr>
                      <m:ctrlPr>
                        <w:del w:id="74" w:author="Ana Eguiguren" w:date="2025-09-19T16:12:00Z" w16du:dateUtc="2025-09-19T19:12:00Z">
                          <w:rPr>
                            <w:rFonts w:ascii="Cambria Math" w:eastAsiaTheme="minorEastAsia" w:hAnsi="Cambria Math"/>
                            <w:i/>
                          </w:rPr>
                        </w:del>
                      </m:ctrlPr>
                    </m:sSupPr>
                    <m:e>
                      <m:r>
                        <w:del w:id="75" w:author="Ana Eguiguren" w:date="2025-09-19T16:12:00Z" w16du:dateUtc="2025-09-19T19:12:00Z">
                          <w:rPr>
                            <w:rFonts w:ascii="Cambria Math" w:eastAsiaTheme="minorEastAsia" w:hAnsi="Cambria Math"/>
                          </w:rPr>
                          <m:t>e</m:t>
                        </w:del>
                      </m:r>
                    </m:e>
                    <m:sup>
                      <m:r>
                        <w:del w:id="76" w:author="Ana Eguiguren" w:date="2025-09-19T16:12:00Z" w16du:dateUtc="2025-09-19T19:12:00Z">
                          <w:rPr>
                            <w:rFonts w:ascii="Cambria Math" w:eastAsiaTheme="minorEastAsia" w:hAnsi="Cambria Math"/>
                          </w:rPr>
                          <m:t>fr × L</m:t>
                        </w:del>
                      </m:r>
                    </m:sup>
                  </m:sSup>
                </m:den>
              </m:f>
              <m:r>
                <w:del w:id="77" w:author="Ana Eguiguren" w:date="2025-09-19T16:12:00Z" w16du:dateUtc="2025-09-19T19:12:00Z">
                  <w:rPr>
                    <w:rFonts w:ascii="Cambria Math" w:eastAsiaTheme="minorEastAsia" w:hAnsi="Cambria Math"/>
                  </w:rPr>
                  <m:t xml:space="preserve">+ </m:t>
                </w:del>
              </m:r>
              <m:d>
                <m:dPr>
                  <m:begChr m:val="{"/>
                  <m:endChr m:val=""/>
                  <m:ctrlPr>
                    <w:del w:id="78" w:author="Ana Eguiguren" w:date="2025-09-19T16:12:00Z" w16du:dateUtc="2025-09-19T19:12:00Z">
                      <w:rPr>
                        <w:rFonts w:ascii="Cambria Math" w:eastAsiaTheme="minorEastAsia" w:hAnsi="Cambria Math"/>
                        <w:i/>
                      </w:rPr>
                    </w:del>
                  </m:ctrlPr>
                </m:dPr>
                <m:e>
                  <m:eqArr>
                    <m:eqArrPr>
                      <m:ctrlPr>
                        <w:del w:id="79" w:author="Ana Eguiguren" w:date="2025-09-19T16:12:00Z" w16du:dateUtc="2025-09-19T19:12:00Z">
                          <w:rPr>
                            <w:rFonts w:ascii="Cambria Math" w:eastAsiaTheme="minorEastAsia" w:hAnsi="Cambria Math"/>
                            <w:i/>
                          </w:rPr>
                        </w:del>
                      </m:ctrlPr>
                    </m:eqArrPr>
                    <m:e>
                      <m:r>
                        <w:del w:id="80" w:author="Ana Eguiguren" w:date="2025-09-19T16:12:00Z" w16du:dateUtc="2025-09-19T19:12:00Z">
                          <w:rPr>
                            <w:rFonts w:ascii="Cambria Math" w:eastAsiaTheme="minorEastAsia" w:hAnsi="Cambria Math"/>
                          </w:rPr>
                          <m:t>0,                                                                                  L ≤chm</m:t>
                        </w:del>
                      </m:r>
                    </m:e>
                    <m:e>
                      <m:sSub>
                        <m:sSubPr>
                          <m:ctrlPr>
                            <w:del w:id="81" w:author="Ana Eguiguren" w:date="2025-09-19T16:12:00Z" w16du:dateUtc="2025-09-19T19:12:00Z">
                              <w:rPr>
                                <w:rFonts w:ascii="Cambria Math" w:eastAsiaTheme="minorEastAsia" w:hAnsi="Cambria Math"/>
                                <w:i/>
                              </w:rPr>
                            </w:del>
                          </m:ctrlPr>
                        </m:sSubPr>
                        <m:e>
                          <m:r>
                            <w:del w:id="82" w:author="Ana Eguiguren" w:date="2025-09-19T16:12:00Z" w16du:dateUtc="2025-09-19T19:12:00Z">
                              <w:rPr>
                                <w:rFonts w:ascii="Cambria Math" w:eastAsiaTheme="minorEastAsia" w:hAnsi="Cambria Math"/>
                              </w:rPr>
                              <m:t>max</m:t>
                            </w:del>
                          </m:r>
                        </m:e>
                        <m:sub>
                          <m:r>
                            <w:del w:id="83" w:author="Ana Eguiguren" w:date="2025-09-19T16:12:00Z" w16du:dateUtc="2025-09-19T19:12:00Z">
                              <w:rPr>
                                <w:rFonts w:ascii="Cambria Math" w:eastAsiaTheme="minorEastAsia" w:hAnsi="Cambria Math"/>
                              </w:rPr>
                              <m:t>M</m:t>
                            </w:del>
                          </m:r>
                        </m:sub>
                      </m:sSub>
                      <m:r>
                        <w:del w:id="84" w:author="Ana Eguiguren" w:date="2025-09-19T16:12:00Z" w16du:dateUtc="2025-09-19T19:12:00Z">
                          <w:rPr>
                            <w:rFonts w:ascii="Cambria Math" w:eastAsiaTheme="minorEastAsia" w:hAnsi="Cambria Math"/>
                          </w:rPr>
                          <m:t xml:space="preserve"> × </m:t>
                        </w:del>
                      </m:r>
                      <m:d>
                        <m:dPr>
                          <m:ctrlPr>
                            <w:del w:id="85" w:author="Ana Eguiguren" w:date="2025-09-19T16:12:00Z" w16du:dateUtc="2025-09-19T19:12:00Z">
                              <w:rPr>
                                <w:rFonts w:ascii="Cambria Math" w:eastAsiaTheme="minorEastAsia" w:hAnsi="Cambria Math"/>
                                <w:i/>
                              </w:rPr>
                            </w:del>
                          </m:ctrlPr>
                        </m:dPr>
                        <m:e>
                          <m:f>
                            <m:fPr>
                              <m:ctrlPr>
                                <w:del w:id="86" w:author="Ana Eguiguren" w:date="2025-09-19T16:12:00Z" w16du:dateUtc="2025-09-19T19:12:00Z">
                                  <w:rPr>
                                    <w:rFonts w:ascii="Cambria Math" w:eastAsiaTheme="minorEastAsia" w:hAnsi="Cambria Math"/>
                                    <w:i/>
                                  </w:rPr>
                                </w:del>
                              </m:ctrlPr>
                            </m:fPr>
                            <m:num>
                              <m:sSup>
                                <m:sSupPr>
                                  <m:ctrlPr>
                                    <w:del w:id="87" w:author="Ana Eguiguren" w:date="2025-09-19T16:12:00Z" w16du:dateUtc="2025-09-19T19:12:00Z">
                                      <w:rPr>
                                        <w:rFonts w:ascii="Cambria Math" w:eastAsiaTheme="minorEastAsia" w:hAnsi="Cambria Math"/>
                                        <w:i/>
                                      </w:rPr>
                                    </w:del>
                                  </m:ctrlPr>
                                </m:sSupPr>
                                <m:e>
                                  <m:r>
                                    <w:del w:id="88" w:author="Ana Eguiguren" w:date="2025-09-19T16:12:00Z" w16du:dateUtc="2025-09-19T19:12:00Z">
                                      <w:rPr>
                                        <w:rFonts w:ascii="Cambria Math" w:eastAsiaTheme="minorEastAsia" w:hAnsi="Cambria Math"/>
                                      </w:rPr>
                                      <m:t>e</m:t>
                                    </w:del>
                                  </m:r>
                                </m:e>
                                <m:sup>
                                  <m:r>
                                    <w:del w:id="89" w:author="Ana Eguiguren" w:date="2025-09-19T16:12:00Z" w16du:dateUtc="2025-09-19T19:12:00Z">
                                      <w:rPr>
                                        <w:rFonts w:ascii="Cambria Math" w:eastAsiaTheme="minorEastAsia" w:hAnsi="Cambria Math"/>
                                      </w:rPr>
                                      <m:t>mr × L</m:t>
                                    </w:del>
                                  </m:r>
                                </m:sup>
                              </m:sSup>
                            </m:num>
                            <m:den>
                              <m:r>
                                <w:del w:id="90" w:author="Ana Eguiguren" w:date="2025-09-19T16:12:00Z" w16du:dateUtc="2025-09-19T19:12:00Z">
                                  <w:rPr>
                                    <w:rFonts w:ascii="Cambria Math" w:eastAsiaTheme="minorEastAsia" w:hAnsi="Cambria Math"/>
                                  </w:rPr>
                                  <m:t xml:space="preserve">1+ </m:t>
                                </w:del>
                              </m:r>
                              <m:sSup>
                                <m:sSupPr>
                                  <m:ctrlPr>
                                    <w:del w:id="91" w:author="Ana Eguiguren" w:date="2025-09-19T16:12:00Z" w16du:dateUtc="2025-09-19T19:12:00Z">
                                      <w:rPr>
                                        <w:rFonts w:ascii="Cambria Math" w:eastAsiaTheme="minorEastAsia" w:hAnsi="Cambria Math"/>
                                        <w:i/>
                                      </w:rPr>
                                    </w:del>
                                  </m:ctrlPr>
                                </m:sSupPr>
                                <m:e>
                                  <m:r>
                                    <w:del w:id="92" w:author="Ana Eguiguren" w:date="2025-09-19T16:12:00Z" w16du:dateUtc="2025-09-19T19:12:00Z">
                                      <w:rPr>
                                        <w:rFonts w:ascii="Cambria Math" w:eastAsiaTheme="minorEastAsia" w:hAnsi="Cambria Math"/>
                                      </w:rPr>
                                      <m:t>e</m:t>
                                    </w:del>
                                  </m:r>
                                </m:e>
                                <m:sup>
                                  <m:r>
                                    <w:del w:id="93" w:author="Ana Eguiguren" w:date="2025-09-19T16:12:00Z" w16du:dateUtc="2025-09-19T19:12:00Z">
                                      <w:rPr>
                                        <w:rFonts w:ascii="Cambria Math" w:eastAsiaTheme="minorEastAsia" w:hAnsi="Cambria Math"/>
                                      </w:rPr>
                                      <m:t>mr × L</m:t>
                                    </w:del>
                                  </m:r>
                                </m:sup>
                              </m:sSup>
                            </m:den>
                          </m:f>
                          <m:r>
                            <w:del w:id="94" w:author="Ana Eguiguren" w:date="2025-09-19T16:12:00Z" w16du:dateUtc="2025-09-19T19:12:00Z">
                              <w:rPr>
                                <w:rFonts w:ascii="Cambria Math" w:eastAsiaTheme="minorEastAsia" w:hAnsi="Cambria Math"/>
                              </w:rPr>
                              <m:t>-</m:t>
                            </w:del>
                          </m:r>
                          <m:f>
                            <m:fPr>
                              <m:ctrlPr>
                                <w:del w:id="95" w:author="Ana Eguiguren" w:date="2025-09-19T16:12:00Z" w16du:dateUtc="2025-09-19T19:12:00Z">
                                  <w:rPr>
                                    <w:rFonts w:ascii="Cambria Math" w:eastAsiaTheme="minorEastAsia" w:hAnsi="Cambria Math"/>
                                    <w:i/>
                                  </w:rPr>
                                </w:del>
                              </m:ctrlPr>
                            </m:fPr>
                            <m:num>
                              <m:sSup>
                                <m:sSupPr>
                                  <m:ctrlPr>
                                    <w:del w:id="96" w:author="Ana Eguiguren" w:date="2025-09-19T16:12:00Z" w16du:dateUtc="2025-09-19T19:12:00Z">
                                      <w:rPr>
                                        <w:rFonts w:ascii="Cambria Math" w:eastAsiaTheme="minorEastAsia" w:hAnsi="Cambria Math"/>
                                        <w:i/>
                                      </w:rPr>
                                    </w:del>
                                  </m:ctrlPr>
                                </m:sSupPr>
                                <m:e>
                                  <m:r>
                                    <w:del w:id="97" w:author="Ana Eguiguren" w:date="2025-09-19T16:12:00Z" w16du:dateUtc="2025-09-19T19:12:00Z">
                                      <w:rPr>
                                        <w:rFonts w:ascii="Cambria Math" w:eastAsiaTheme="minorEastAsia" w:hAnsi="Cambria Math"/>
                                      </w:rPr>
                                      <m:t>e</m:t>
                                    </w:del>
                                  </m:r>
                                </m:e>
                                <m:sup>
                                  <m:r>
                                    <w:del w:id="98" w:author="Ana Eguiguren" w:date="2025-09-19T16:12:00Z" w16du:dateUtc="2025-09-19T19:12:00Z">
                                      <w:rPr>
                                        <w:rFonts w:ascii="Cambria Math" w:eastAsiaTheme="minorEastAsia" w:hAnsi="Cambria Math"/>
                                      </w:rPr>
                                      <m:t>mr × chm</m:t>
                                    </w:del>
                                  </m:r>
                                </m:sup>
                              </m:sSup>
                            </m:num>
                            <m:den>
                              <m:r>
                                <w:del w:id="99" w:author="Ana Eguiguren" w:date="2025-09-19T16:12:00Z" w16du:dateUtc="2025-09-19T19:12:00Z">
                                  <w:rPr>
                                    <w:rFonts w:ascii="Cambria Math" w:eastAsiaTheme="minorEastAsia" w:hAnsi="Cambria Math"/>
                                  </w:rPr>
                                  <m:t xml:space="preserve">1+ </m:t>
                                </w:del>
                              </m:r>
                              <m:sSup>
                                <m:sSupPr>
                                  <m:ctrlPr>
                                    <w:del w:id="100" w:author="Ana Eguiguren" w:date="2025-09-19T16:12:00Z" w16du:dateUtc="2025-09-19T19:12:00Z">
                                      <w:rPr>
                                        <w:rFonts w:ascii="Cambria Math" w:eastAsiaTheme="minorEastAsia" w:hAnsi="Cambria Math"/>
                                        <w:i/>
                                      </w:rPr>
                                    </w:del>
                                  </m:ctrlPr>
                                </m:sSupPr>
                                <m:e>
                                  <m:r>
                                    <w:del w:id="101" w:author="Ana Eguiguren" w:date="2025-09-19T16:12:00Z" w16du:dateUtc="2025-09-19T19:12:00Z">
                                      <w:rPr>
                                        <w:rFonts w:ascii="Cambria Math" w:eastAsiaTheme="minorEastAsia" w:hAnsi="Cambria Math"/>
                                      </w:rPr>
                                      <m:t>e</m:t>
                                    </w:del>
                                  </m:r>
                                </m:e>
                                <m:sup>
                                  <m:r>
                                    <w:del w:id="102" w:author="Ana Eguiguren" w:date="2025-09-19T16:12:00Z" w16du:dateUtc="2025-09-19T19:12:00Z">
                                      <w:rPr>
                                        <w:rFonts w:ascii="Cambria Math" w:eastAsiaTheme="minorEastAsia" w:hAnsi="Cambria Math"/>
                                      </w:rPr>
                                      <m:t>mr × chm</m:t>
                                    </w:del>
                                  </m:r>
                                </m:sup>
                              </m:sSup>
                            </m:den>
                          </m:f>
                        </m:e>
                      </m:d>
                      <m:r>
                        <w:del w:id="103" w:author="Ana Eguiguren" w:date="2025-09-19T16:12:00Z" w16du:dateUtc="2025-09-19T19:12:00Z">
                          <w:rPr>
                            <w:rFonts w:ascii="Cambria Math" w:eastAsiaTheme="minorEastAsia" w:hAnsi="Cambria Math"/>
                          </w:rPr>
                          <m:t>,     L &gt;chm</m:t>
                        </w:del>
                      </m:r>
                    </m:e>
                  </m:eqArr>
                </m:e>
              </m:d>
              <m:r>
                <w:del w:id="104" w:author="Ana Eguiguren" w:date="2025-09-19T16:12:00Z" w16du:dateUtc="2025-09-19T19:12:00Z">
                  <w:rPr>
                    <w:rFonts w:ascii="Cambria Math" w:eastAsiaTheme="minorEastAsia" w:hAnsi="Cambria Math"/>
                  </w:rPr>
                  <m:t xml:space="preserve"> </m:t>
                </w:del>
              </m:r>
              <m:r>
                <w:del w:id="105" w:author="Ana Eguiguren" w:date="2025-09-19T16:12:00Z" w16du:dateUtc="2025-09-19T19:12:00Z">
                  <w:rPr>
                    <w:rFonts w:ascii="Cambria Math" w:hAnsi="Cambria Math"/>
                  </w:rPr>
                  <m:t>#7</m:t>
                </w:del>
              </m:r>
            </m:e>
          </m:eqArr>
          <w:commentRangeEnd w:id="58"/>
          <m:r>
            <w:del w:id="106" w:author="Ana Eguiguren" w:date="2025-09-19T16:12:00Z" w16du:dateUtc="2025-09-19T19:12:00Z">
              <m:rPr>
                <m:sty m:val="p"/>
              </m:rPr>
              <w:rPr>
                <w:rStyle w:val="CommentReference"/>
              </w:rPr>
              <w:commentReference w:id="58"/>
            </w:del>
          </m:r>
        </m:oMath>
      </m:oMathPara>
    </w:p>
    <w:commentRangeStart w:id="107"/>
    <w:p w14:paraId="438AD699" w14:textId="28553F34" w:rsidR="00B03D88" w:rsidRPr="00B03D88" w:rsidRDefault="00000000" w:rsidP="00B03D88">
      <w:pPr>
        <w:rPr>
          <w:ins w:id="108" w:author="Ana Eguiguren" w:date="2025-09-19T16:10:00Z" w16du:dateUtc="2025-09-19T19:10:00Z"/>
          <w:rFonts w:eastAsiaTheme="minorEastAsia"/>
        </w:rPr>
      </w:pPr>
      <m:oMathPara>
        <m:oMathParaPr>
          <m:jc m:val="left"/>
        </m:oMathParaPr>
        <m:oMath>
          <m:eqArr>
            <m:eqArrPr>
              <m:maxDist m:val="1"/>
              <m:ctrlPr>
                <w:ins w:id="109" w:author="Ana Eguiguren" w:date="2025-09-19T16:10:00Z" w16du:dateUtc="2025-09-19T19:10:00Z">
                  <w:rPr>
                    <w:rFonts w:ascii="Cambria Math" w:hAnsi="Cambria Math"/>
                    <w:i/>
                  </w:rPr>
                </w:ins>
              </m:ctrlPr>
            </m:eqArrPr>
            <m:e>
              <m:sSub>
                <m:sSubPr>
                  <m:ctrlPr>
                    <w:ins w:id="110" w:author="Ana Eguiguren" w:date="2025-09-19T16:10:00Z" w16du:dateUtc="2025-09-19T19:10:00Z">
                      <w:rPr>
                        <w:rFonts w:ascii="Cambria Math" w:hAnsi="Cambria Math"/>
                        <w:i/>
                      </w:rPr>
                    </w:ins>
                  </m:ctrlPr>
                </m:sSubPr>
                <m:e>
                  <m:r>
                    <w:ins w:id="111" w:author="Ana Eguiguren" w:date="2025-09-19T16:10:00Z" w16du:dateUtc="2025-09-19T19:10:00Z">
                      <w:rPr>
                        <w:rFonts w:ascii="Cambria Math" w:hAnsi="Cambria Math"/>
                      </w:rPr>
                      <m:t>NR</m:t>
                    </w:ins>
                  </m:r>
                </m:e>
                <m:sub>
                  <m:r>
                    <w:ins w:id="112" w:author="Ana Eguiguren" w:date="2025-09-19T16:10:00Z" w16du:dateUtc="2025-09-19T19:10:00Z">
                      <w:rPr>
                        <w:rFonts w:ascii="Cambria Math" w:hAnsi="Cambria Math"/>
                      </w:rPr>
                      <m:t>M</m:t>
                    </w:ins>
                  </m:r>
                </m:sub>
              </m:sSub>
              <m:r>
                <w:ins w:id="113" w:author="Ana Eguiguren" w:date="2025-09-19T16:10:00Z" w16du:dateUtc="2025-09-19T19:10:00Z">
                  <w:rPr>
                    <w:rFonts w:ascii="Cambria Math" w:hAnsi="Cambria Math"/>
                  </w:rPr>
                  <m:t xml:space="preserve">= </m:t>
                </w:ins>
              </m:r>
              <m:r>
                <w:ins w:id="114" w:author="Ana Eguiguren" w:date="2025-09-19T16:10:00Z" w16du:dateUtc="2025-09-19T19:10:00Z">
                  <w:rPr>
                    <w:rFonts w:ascii="Cambria Math" w:eastAsiaTheme="minorEastAsia" w:hAnsi="Cambria Math"/>
                  </w:rPr>
                  <m:t xml:space="preserve"> </m:t>
                </w:ins>
              </m:r>
              <m:d>
                <m:dPr>
                  <m:begChr m:val="{"/>
                  <m:endChr m:val=""/>
                  <m:ctrlPr>
                    <w:ins w:id="115" w:author="Ana Eguiguren" w:date="2025-09-19T16:10:00Z" w16du:dateUtc="2025-09-19T19:10:00Z">
                      <w:rPr>
                        <w:rFonts w:ascii="Cambria Math" w:eastAsiaTheme="minorEastAsia" w:hAnsi="Cambria Math"/>
                        <w:i/>
                      </w:rPr>
                    </w:ins>
                  </m:ctrlPr>
                </m:dPr>
                <m:e>
                  <m:eqArr>
                    <m:eqArrPr>
                      <m:ctrlPr>
                        <w:ins w:id="116" w:author="Ana Eguiguren" w:date="2025-09-19T16:10:00Z" w16du:dateUtc="2025-09-19T19:10:00Z">
                          <w:rPr>
                            <w:rFonts w:ascii="Cambria Math" w:eastAsiaTheme="minorEastAsia" w:hAnsi="Cambria Math"/>
                            <w:i/>
                          </w:rPr>
                        </w:ins>
                      </m:ctrlPr>
                    </m:eqArrPr>
                    <m:e>
                      <m:sSub>
                        <m:sSubPr>
                          <m:ctrlPr>
                            <w:ins w:id="117" w:author="Ana Eguiguren" w:date="2025-09-19T16:10:00Z" w16du:dateUtc="2025-09-19T19:10:00Z">
                              <w:rPr>
                                <w:rFonts w:ascii="Cambria Math" w:eastAsiaTheme="minorEastAsia" w:hAnsi="Cambria Math"/>
                                <w:i/>
                              </w:rPr>
                            </w:ins>
                          </m:ctrlPr>
                        </m:sSubPr>
                        <m:e>
                          <m:r>
                            <w:ins w:id="118" w:author="Ana Eguiguren" w:date="2025-09-19T16:10:00Z" w16du:dateUtc="2025-09-19T19:10:00Z">
                              <w:rPr>
                                <w:rFonts w:ascii="Cambria Math" w:eastAsiaTheme="minorEastAsia" w:hAnsi="Cambria Math"/>
                              </w:rPr>
                              <m:t>max</m:t>
                            </w:ins>
                          </m:r>
                        </m:e>
                        <m:sub>
                          <m:r>
                            <w:ins w:id="119" w:author="Ana Eguiguren" w:date="2025-09-19T16:10:00Z" w16du:dateUtc="2025-09-19T19:10:00Z">
                              <w:rPr>
                                <w:rFonts w:ascii="Cambria Math" w:eastAsiaTheme="minorEastAsia" w:hAnsi="Cambria Math"/>
                              </w:rPr>
                              <m:t xml:space="preserve">F </m:t>
                            </w:ins>
                          </m:r>
                        </m:sub>
                      </m:sSub>
                      <m:r>
                        <w:ins w:id="120" w:author="Ana Eguiguren" w:date="2025-09-19T16:10:00Z" w16du:dateUtc="2025-09-19T19:10:00Z">
                          <w:rPr>
                            <w:rFonts w:ascii="Cambria Math" w:eastAsiaTheme="minorEastAsia" w:hAnsi="Cambria Math"/>
                          </w:rPr>
                          <m:t xml:space="preserve">× </m:t>
                        </w:ins>
                      </m:r>
                      <m:f>
                        <m:fPr>
                          <m:ctrlPr>
                            <w:ins w:id="121" w:author="Ana Eguiguren" w:date="2025-09-19T16:10:00Z" w16du:dateUtc="2025-09-19T19:10:00Z">
                              <w:rPr>
                                <w:rFonts w:ascii="Cambria Math" w:eastAsiaTheme="minorEastAsia" w:hAnsi="Cambria Math"/>
                                <w:i/>
                              </w:rPr>
                            </w:ins>
                          </m:ctrlPr>
                        </m:fPr>
                        <m:num>
                          <m:sSup>
                            <m:sSupPr>
                              <m:ctrlPr>
                                <w:ins w:id="122" w:author="Ana Eguiguren" w:date="2025-09-19T16:10:00Z" w16du:dateUtc="2025-09-19T19:10:00Z">
                                  <w:rPr>
                                    <w:rFonts w:ascii="Cambria Math" w:eastAsiaTheme="minorEastAsia" w:hAnsi="Cambria Math"/>
                                    <w:i/>
                                  </w:rPr>
                                </w:ins>
                              </m:ctrlPr>
                            </m:sSupPr>
                            <m:e>
                              <m:r>
                                <w:ins w:id="123" w:author="Ana Eguiguren" w:date="2025-09-19T16:10:00Z" w16du:dateUtc="2025-09-19T19:10:00Z">
                                  <w:rPr>
                                    <w:rFonts w:ascii="Cambria Math" w:eastAsiaTheme="minorEastAsia" w:hAnsi="Cambria Math"/>
                                  </w:rPr>
                                  <m:t>e</m:t>
                                </w:ins>
                              </m:r>
                            </m:e>
                            <m:sup>
                              <m:r>
                                <w:ins w:id="124" w:author="Ana Eguiguren" w:date="2025-09-19T16:10:00Z" w16du:dateUtc="2025-09-19T19:10:00Z">
                                  <w:rPr>
                                    <w:rFonts w:ascii="Cambria Math" w:eastAsiaTheme="minorEastAsia" w:hAnsi="Cambria Math"/>
                                  </w:rPr>
                                  <m:t>fr × L</m:t>
                                </w:ins>
                              </m:r>
                            </m:sup>
                          </m:sSup>
                        </m:num>
                        <m:den>
                          <m:r>
                            <w:ins w:id="125" w:author="Ana Eguiguren" w:date="2025-09-19T16:10:00Z" w16du:dateUtc="2025-09-19T19:10:00Z">
                              <w:rPr>
                                <w:rFonts w:ascii="Cambria Math" w:eastAsiaTheme="minorEastAsia" w:hAnsi="Cambria Math"/>
                              </w:rPr>
                              <m:t xml:space="preserve">1+ </m:t>
                            </w:ins>
                          </m:r>
                          <m:sSup>
                            <m:sSupPr>
                              <m:ctrlPr>
                                <w:ins w:id="126" w:author="Ana Eguiguren" w:date="2025-09-19T16:10:00Z" w16du:dateUtc="2025-09-19T19:10:00Z">
                                  <w:rPr>
                                    <w:rFonts w:ascii="Cambria Math" w:eastAsiaTheme="minorEastAsia" w:hAnsi="Cambria Math"/>
                                    <w:i/>
                                  </w:rPr>
                                </w:ins>
                              </m:ctrlPr>
                            </m:sSupPr>
                            <m:e>
                              <m:r>
                                <w:ins w:id="127" w:author="Ana Eguiguren" w:date="2025-09-19T16:10:00Z" w16du:dateUtc="2025-09-19T19:10:00Z">
                                  <w:rPr>
                                    <w:rFonts w:ascii="Cambria Math" w:eastAsiaTheme="minorEastAsia" w:hAnsi="Cambria Math"/>
                                  </w:rPr>
                                  <m:t>e</m:t>
                                </w:ins>
                              </m:r>
                            </m:e>
                            <m:sup>
                              <m:r>
                                <w:ins w:id="128" w:author="Ana Eguiguren" w:date="2025-09-19T16:10:00Z" w16du:dateUtc="2025-09-19T19:10:00Z">
                                  <w:rPr>
                                    <w:rFonts w:ascii="Cambria Math" w:eastAsiaTheme="minorEastAsia" w:hAnsi="Cambria Math"/>
                                  </w:rPr>
                                  <m:t>fr × L</m:t>
                                </w:ins>
                              </m:r>
                            </m:sup>
                          </m:sSup>
                        </m:den>
                      </m:f>
                      <m:r>
                        <w:ins w:id="129" w:author="Ana Eguiguren" w:date="2025-09-19T16:10:00Z" w16du:dateUtc="2025-09-19T19:10:00Z">
                          <w:rPr>
                            <w:rFonts w:ascii="Cambria Math" w:eastAsiaTheme="minorEastAsia" w:hAnsi="Cambria Math"/>
                          </w:rPr>
                          <m:t xml:space="preserve">,                                                                                  </m:t>
                        </w:ins>
                      </m:r>
                      <m:r>
                        <w:ins w:id="130" w:author="Ana Eguiguren" w:date="2025-09-19T16:12:00Z" w16du:dateUtc="2025-09-19T19:12:00Z">
                          <w:rPr>
                            <w:rFonts w:ascii="Cambria Math" w:eastAsiaTheme="minorEastAsia" w:hAnsi="Cambria Math"/>
                          </w:rPr>
                          <m:t xml:space="preserve">         </m:t>
                        </w:ins>
                      </m:r>
                      <m:r>
                        <w:ins w:id="131" w:author="Ana Eguiguren" w:date="2025-09-19T16:10:00Z" w16du:dateUtc="2025-09-19T19:10:00Z">
                          <w:rPr>
                            <w:rFonts w:ascii="Cambria Math" w:eastAsiaTheme="minorEastAsia" w:hAnsi="Cambria Math"/>
                          </w:rPr>
                          <m:t>L ≤chm</m:t>
                        </w:ins>
                      </m:r>
                    </m:e>
                    <m:e>
                      <m:sSub>
                        <m:sSubPr>
                          <m:ctrlPr>
                            <w:ins w:id="132" w:author="Ana Eguiguren" w:date="2025-09-19T16:10:00Z" w16du:dateUtc="2025-09-19T19:10:00Z">
                              <w:rPr>
                                <w:rFonts w:ascii="Cambria Math" w:eastAsiaTheme="minorEastAsia" w:hAnsi="Cambria Math"/>
                                <w:i/>
                              </w:rPr>
                            </w:ins>
                          </m:ctrlPr>
                        </m:sSubPr>
                        <m:e>
                          <m:sSub>
                            <m:sSubPr>
                              <m:ctrlPr>
                                <w:ins w:id="133" w:author="Ana Eguiguren" w:date="2025-09-19T16:11:00Z" w16du:dateUtc="2025-09-19T19:11:00Z">
                                  <w:rPr>
                                    <w:rFonts w:ascii="Cambria Math" w:eastAsiaTheme="minorEastAsia" w:hAnsi="Cambria Math"/>
                                    <w:i/>
                                  </w:rPr>
                                </w:ins>
                              </m:ctrlPr>
                            </m:sSubPr>
                            <m:e>
                              <m:r>
                                <w:ins w:id="134" w:author="Ana Eguiguren" w:date="2025-09-19T16:11:00Z" w16du:dateUtc="2025-09-19T19:11:00Z">
                                  <w:rPr>
                                    <w:rFonts w:ascii="Cambria Math" w:eastAsiaTheme="minorEastAsia" w:hAnsi="Cambria Math"/>
                                  </w:rPr>
                                  <m:t>max</m:t>
                                </w:ins>
                              </m:r>
                            </m:e>
                            <m:sub>
                              <m:r>
                                <w:ins w:id="135" w:author="Ana Eguiguren" w:date="2025-09-19T16:11:00Z" w16du:dateUtc="2025-09-19T19:11:00Z">
                                  <w:rPr>
                                    <w:rFonts w:ascii="Cambria Math" w:eastAsiaTheme="minorEastAsia" w:hAnsi="Cambria Math"/>
                                  </w:rPr>
                                  <m:t xml:space="preserve">F </m:t>
                                </w:ins>
                              </m:r>
                            </m:sub>
                          </m:sSub>
                          <m:r>
                            <w:ins w:id="136" w:author="Ana Eguiguren" w:date="2025-09-19T16:11:00Z" w16du:dateUtc="2025-09-19T19:11:00Z">
                              <w:rPr>
                                <w:rFonts w:ascii="Cambria Math" w:eastAsiaTheme="minorEastAsia" w:hAnsi="Cambria Math"/>
                              </w:rPr>
                              <m:t xml:space="preserve">× </m:t>
                            </w:ins>
                          </m:r>
                          <m:f>
                            <m:fPr>
                              <m:ctrlPr>
                                <w:ins w:id="137" w:author="Ana Eguiguren" w:date="2025-09-19T16:11:00Z" w16du:dateUtc="2025-09-19T19:11:00Z">
                                  <w:rPr>
                                    <w:rFonts w:ascii="Cambria Math" w:eastAsiaTheme="minorEastAsia" w:hAnsi="Cambria Math"/>
                                    <w:i/>
                                  </w:rPr>
                                </w:ins>
                              </m:ctrlPr>
                            </m:fPr>
                            <m:num>
                              <m:sSup>
                                <m:sSupPr>
                                  <m:ctrlPr>
                                    <w:ins w:id="138" w:author="Ana Eguiguren" w:date="2025-09-19T16:11:00Z" w16du:dateUtc="2025-09-19T19:11:00Z">
                                      <w:rPr>
                                        <w:rFonts w:ascii="Cambria Math" w:eastAsiaTheme="minorEastAsia" w:hAnsi="Cambria Math"/>
                                        <w:i/>
                                      </w:rPr>
                                    </w:ins>
                                  </m:ctrlPr>
                                </m:sSupPr>
                                <m:e>
                                  <m:r>
                                    <w:ins w:id="139" w:author="Ana Eguiguren" w:date="2025-09-19T16:11:00Z" w16du:dateUtc="2025-09-19T19:11:00Z">
                                      <w:rPr>
                                        <w:rFonts w:ascii="Cambria Math" w:eastAsiaTheme="minorEastAsia" w:hAnsi="Cambria Math"/>
                                      </w:rPr>
                                      <m:t>e</m:t>
                                    </w:ins>
                                  </m:r>
                                </m:e>
                                <m:sup>
                                  <m:r>
                                    <w:ins w:id="140" w:author="Ana Eguiguren" w:date="2025-09-19T16:11:00Z" w16du:dateUtc="2025-09-19T19:11:00Z">
                                      <w:rPr>
                                        <w:rFonts w:ascii="Cambria Math" w:eastAsiaTheme="minorEastAsia" w:hAnsi="Cambria Math"/>
                                      </w:rPr>
                                      <m:t>fr × L</m:t>
                                    </w:ins>
                                  </m:r>
                                </m:sup>
                              </m:sSup>
                            </m:num>
                            <m:den>
                              <m:r>
                                <w:ins w:id="141" w:author="Ana Eguiguren" w:date="2025-09-19T16:11:00Z" w16du:dateUtc="2025-09-19T19:11:00Z">
                                  <w:rPr>
                                    <w:rFonts w:ascii="Cambria Math" w:eastAsiaTheme="minorEastAsia" w:hAnsi="Cambria Math"/>
                                  </w:rPr>
                                  <m:t xml:space="preserve">1+ </m:t>
                                </w:ins>
                              </m:r>
                              <m:sSup>
                                <m:sSupPr>
                                  <m:ctrlPr>
                                    <w:ins w:id="142" w:author="Ana Eguiguren" w:date="2025-09-19T16:11:00Z" w16du:dateUtc="2025-09-19T19:11:00Z">
                                      <w:rPr>
                                        <w:rFonts w:ascii="Cambria Math" w:eastAsiaTheme="minorEastAsia" w:hAnsi="Cambria Math"/>
                                        <w:i/>
                                      </w:rPr>
                                    </w:ins>
                                  </m:ctrlPr>
                                </m:sSupPr>
                                <m:e>
                                  <m:r>
                                    <w:ins w:id="143" w:author="Ana Eguiguren" w:date="2025-09-19T16:11:00Z" w16du:dateUtc="2025-09-19T19:11:00Z">
                                      <w:rPr>
                                        <w:rFonts w:ascii="Cambria Math" w:eastAsiaTheme="minorEastAsia" w:hAnsi="Cambria Math"/>
                                      </w:rPr>
                                      <m:t>e</m:t>
                                    </w:ins>
                                  </m:r>
                                </m:e>
                                <m:sup>
                                  <m:r>
                                    <w:ins w:id="144" w:author="Ana Eguiguren" w:date="2025-09-19T16:11:00Z" w16du:dateUtc="2025-09-19T19:11:00Z">
                                      <w:rPr>
                                        <w:rFonts w:ascii="Cambria Math" w:eastAsiaTheme="minorEastAsia" w:hAnsi="Cambria Math"/>
                                      </w:rPr>
                                      <m:t>fr × L</m:t>
                                    </w:ins>
                                  </m:r>
                                </m:sup>
                              </m:sSup>
                            </m:den>
                          </m:f>
                          <m:r>
                            <w:ins w:id="145" w:author="Ana Eguiguren" w:date="2025-09-19T16:11:00Z" w16du:dateUtc="2025-09-19T19:11:00Z">
                              <w:rPr>
                                <w:rFonts w:ascii="Cambria Math" w:eastAsiaTheme="minorEastAsia" w:hAnsi="Cambria Math"/>
                              </w:rPr>
                              <m:t xml:space="preserve">+ </m:t>
                            </w:ins>
                          </m:r>
                          <m:r>
                            <w:ins w:id="146" w:author="Ana Eguiguren" w:date="2025-09-19T16:10:00Z" w16du:dateUtc="2025-09-19T19:10:00Z">
                              <w:rPr>
                                <w:rFonts w:ascii="Cambria Math" w:eastAsiaTheme="minorEastAsia" w:hAnsi="Cambria Math"/>
                              </w:rPr>
                              <m:t>max</m:t>
                            </w:ins>
                          </m:r>
                        </m:e>
                        <m:sub>
                          <m:r>
                            <w:ins w:id="147" w:author="Ana Eguiguren" w:date="2025-09-19T16:10:00Z" w16du:dateUtc="2025-09-19T19:10:00Z">
                              <w:rPr>
                                <w:rFonts w:ascii="Cambria Math" w:eastAsiaTheme="minorEastAsia" w:hAnsi="Cambria Math"/>
                              </w:rPr>
                              <m:t>M</m:t>
                            </w:ins>
                          </m:r>
                        </m:sub>
                      </m:sSub>
                      <m:r>
                        <w:ins w:id="148" w:author="Ana Eguiguren" w:date="2025-09-19T16:10:00Z" w16du:dateUtc="2025-09-19T19:10:00Z">
                          <w:rPr>
                            <w:rFonts w:ascii="Cambria Math" w:eastAsiaTheme="minorEastAsia" w:hAnsi="Cambria Math"/>
                          </w:rPr>
                          <m:t xml:space="preserve"> × </m:t>
                        </w:ins>
                      </m:r>
                      <m:d>
                        <m:dPr>
                          <m:ctrlPr>
                            <w:ins w:id="149" w:author="Ana Eguiguren" w:date="2025-09-19T16:10:00Z" w16du:dateUtc="2025-09-19T19:10:00Z">
                              <w:rPr>
                                <w:rFonts w:ascii="Cambria Math" w:eastAsiaTheme="minorEastAsia" w:hAnsi="Cambria Math"/>
                                <w:i/>
                              </w:rPr>
                            </w:ins>
                          </m:ctrlPr>
                        </m:dPr>
                        <m:e>
                          <m:f>
                            <m:fPr>
                              <m:ctrlPr>
                                <w:ins w:id="150" w:author="Ana Eguiguren" w:date="2025-09-19T16:10:00Z" w16du:dateUtc="2025-09-19T19:10:00Z">
                                  <w:rPr>
                                    <w:rFonts w:ascii="Cambria Math" w:eastAsiaTheme="minorEastAsia" w:hAnsi="Cambria Math"/>
                                    <w:i/>
                                  </w:rPr>
                                </w:ins>
                              </m:ctrlPr>
                            </m:fPr>
                            <m:num>
                              <m:sSup>
                                <m:sSupPr>
                                  <m:ctrlPr>
                                    <w:ins w:id="151" w:author="Ana Eguiguren" w:date="2025-09-19T16:10:00Z" w16du:dateUtc="2025-09-19T19:10:00Z">
                                      <w:rPr>
                                        <w:rFonts w:ascii="Cambria Math" w:eastAsiaTheme="minorEastAsia" w:hAnsi="Cambria Math"/>
                                        <w:i/>
                                      </w:rPr>
                                    </w:ins>
                                  </m:ctrlPr>
                                </m:sSupPr>
                                <m:e>
                                  <m:r>
                                    <w:ins w:id="152" w:author="Ana Eguiguren" w:date="2025-09-19T16:10:00Z" w16du:dateUtc="2025-09-19T19:10:00Z">
                                      <w:rPr>
                                        <w:rFonts w:ascii="Cambria Math" w:eastAsiaTheme="minorEastAsia" w:hAnsi="Cambria Math"/>
                                      </w:rPr>
                                      <m:t>e</m:t>
                                    </w:ins>
                                  </m:r>
                                </m:e>
                                <m:sup>
                                  <m:r>
                                    <w:ins w:id="153" w:author="Ana Eguiguren" w:date="2025-09-19T16:10:00Z" w16du:dateUtc="2025-09-19T19:10:00Z">
                                      <w:rPr>
                                        <w:rFonts w:ascii="Cambria Math" w:eastAsiaTheme="minorEastAsia" w:hAnsi="Cambria Math"/>
                                      </w:rPr>
                                      <m:t>mr × L</m:t>
                                    </w:ins>
                                  </m:r>
                                </m:sup>
                              </m:sSup>
                            </m:num>
                            <m:den>
                              <m:r>
                                <w:ins w:id="154" w:author="Ana Eguiguren" w:date="2025-09-19T16:10:00Z" w16du:dateUtc="2025-09-19T19:10:00Z">
                                  <w:rPr>
                                    <w:rFonts w:ascii="Cambria Math" w:eastAsiaTheme="minorEastAsia" w:hAnsi="Cambria Math"/>
                                  </w:rPr>
                                  <m:t xml:space="preserve">1+ </m:t>
                                </w:ins>
                              </m:r>
                              <m:sSup>
                                <m:sSupPr>
                                  <m:ctrlPr>
                                    <w:ins w:id="155" w:author="Ana Eguiguren" w:date="2025-09-19T16:10:00Z" w16du:dateUtc="2025-09-19T19:10:00Z">
                                      <w:rPr>
                                        <w:rFonts w:ascii="Cambria Math" w:eastAsiaTheme="minorEastAsia" w:hAnsi="Cambria Math"/>
                                        <w:i/>
                                      </w:rPr>
                                    </w:ins>
                                  </m:ctrlPr>
                                </m:sSupPr>
                                <m:e>
                                  <m:r>
                                    <w:ins w:id="156" w:author="Ana Eguiguren" w:date="2025-09-19T16:10:00Z" w16du:dateUtc="2025-09-19T19:10:00Z">
                                      <w:rPr>
                                        <w:rFonts w:ascii="Cambria Math" w:eastAsiaTheme="minorEastAsia" w:hAnsi="Cambria Math"/>
                                      </w:rPr>
                                      <m:t>e</m:t>
                                    </w:ins>
                                  </m:r>
                                </m:e>
                                <m:sup>
                                  <m:r>
                                    <w:ins w:id="157" w:author="Ana Eguiguren" w:date="2025-09-19T16:10:00Z" w16du:dateUtc="2025-09-19T19:10:00Z">
                                      <w:rPr>
                                        <w:rFonts w:ascii="Cambria Math" w:eastAsiaTheme="minorEastAsia" w:hAnsi="Cambria Math"/>
                                      </w:rPr>
                                      <m:t>mr × L</m:t>
                                    </w:ins>
                                  </m:r>
                                </m:sup>
                              </m:sSup>
                            </m:den>
                          </m:f>
                          <m:r>
                            <w:ins w:id="158" w:author="Ana Eguiguren" w:date="2025-09-19T16:10:00Z" w16du:dateUtc="2025-09-19T19:10:00Z">
                              <w:rPr>
                                <w:rFonts w:ascii="Cambria Math" w:eastAsiaTheme="minorEastAsia" w:hAnsi="Cambria Math"/>
                              </w:rPr>
                              <m:t>-</m:t>
                            </w:ins>
                          </m:r>
                          <m:f>
                            <m:fPr>
                              <m:ctrlPr>
                                <w:ins w:id="159" w:author="Ana Eguiguren" w:date="2025-09-19T16:10:00Z" w16du:dateUtc="2025-09-19T19:10:00Z">
                                  <w:rPr>
                                    <w:rFonts w:ascii="Cambria Math" w:eastAsiaTheme="minorEastAsia" w:hAnsi="Cambria Math"/>
                                    <w:i/>
                                  </w:rPr>
                                </w:ins>
                              </m:ctrlPr>
                            </m:fPr>
                            <m:num>
                              <m:sSup>
                                <m:sSupPr>
                                  <m:ctrlPr>
                                    <w:ins w:id="160" w:author="Ana Eguiguren" w:date="2025-09-19T16:10:00Z" w16du:dateUtc="2025-09-19T19:10:00Z">
                                      <w:rPr>
                                        <w:rFonts w:ascii="Cambria Math" w:eastAsiaTheme="minorEastAsia" w:hAnsi="Cambria Math"/>
                                        <w:i/>
                                      </w:rPr>
                                    </w:ins>
                                  </m:ctrlPr>
                                </m:sSupPr>
                                <m:e>
                                  <m:r>
                                    <w:ins w:id="161" w:author="Ana Eguiguren" w:date="2025-09-19T16:10:00Z" w16du:dateUtc="2025-09-19T19:10:00Z">
                                      <w:rPr>
                                        <w:rFonts w:ascii="Cambria Math" w:eastAsiaTheme="minorEastAsia" w:hAnsi="Cambria Math"/>
                                      </w:rPr>
                                      <m:t>e</m:t>
                                    </w:ins>
                                  </m:r>
                                </m:e>
                                <m:sup>
                                  <m:r>
                                    <w:ins w:id="162" w:author="Ana Eguiguren" w:date="2025-09-19T16:10:00Z" w16du:dateUtc="2025-09-19T19:10:00Z">
                                      <w:rPr>
                                        <w:rFonts w:ascii="Cambria Math" w:eastAsiaTheme="minorEastAsia" w:hAnsi="Cambria Math"/>
                                      </w:rPr>
                                      <m:t>mr × chm</m:t>
                                    </w:ins>
                                  </m:r>
                                </m:sup>
                              </m:sSup>
                            </m:num>
                            <m:den>
                              <m:r>
                                <w:ins w:id="163" w:author="Ana Eguiguren" w:date="2025-09-19T16:10:00Z" w16du:dateUtc="2025-09-19T19:10:00Z">
                                  <w:rPr>
                                    <w:rFonts w:ascii="Cambria Math" w:eastAsiaTheme="minorEastAsia" w:hAnsi="Cambria Math"/>
                                  </w:rPr>
                                  <m:t xml:space="preserve">1+ </m:t>
                                </w:ins>
                              </m:r>
                              <m:sSup>
                                <m:sSupPr>
                                  <m:ctrlPr>
                                    <w:ins w:id="164" w:author="Ana Eguiguren" w:date="2025-09-19T16:10:00Z" w16du:dateUtc="2025-09-19T19:10:00Z">
                                      <w:rPr>
                                        <w:rFonts w:ascii="Cambria Math" w:eastAsiaTheme="minorEastAsia" w:hAnsi="Cambria Math"/>
                                        <w:i/>
                                      </w:rPr>
                                    </w:ins>
                                  </m:ctrlPr>
                                </m:sSupPr>
                                <m:e>
                                  <m:r>
                                    <w:ins w:id="165" w:author="Ana Eguiguren" w:date="2025-09-19T16:10:00Z" w16du:dateUtc="2025-09-19T19:10:00Z">
                                      <w:rPr>
                                        <w:rFonts w:ascii="Cambria Math" w:eastAsiaTheme="minorEastAsia" w:hAnsi="Cambria Math"/>
                                      </w:rPr>
                                      <m:t>e</m:t>
                                    </w:ins>
                                  </m:r>
                                </m:e>
                                <m:sup>
                                  <m:r>
                                    <w:ins w:id="166" w:author="Ana Eguiguren" w:date="2025-09-19T16:10:00Z" w16du:dateUtc="2025-09-19T19:10:00Z">
                                      <w:rPr>
                                        <w:rFonts w:ascii="Cambria Math" w:eastAsiaTheme="minorEastAsia" w:hAnsi="Cambria Math"/>
                                      </w:rPr>
                                      <m:t>mr × chm</m:t>
                                    </w:ins>
                                  </m:r>
                                </m:sup>
                              </m:sSup>
                            </m:den>
                          </m:f>
                        </m:e>
                      </m:d>
                      <m:r>
                        <w:ins w:id="167" w:author="Ana Eguiguren" w:date="2025-09-19T16:10:00Z" w16du:dateUtc="2025-09-19T19:10:00Z">
                          <w:rPr>
                            <w:rFonts w:ascii="Cambria Math" w:eastAsiaTheme="minorEastAsia" w:hAnsi="Cambria Math"/>
                          </w:rPr>
                          <m:t>,     L &gt;chm</m:t>
                        </w:ins>
                      </m:r>
                    </m:e>
                  </m:eqArr>
                </m:e>
              </m:d>
              <m:r>
                <w:ins w:id="168" w:author="Ana Eguiguren" w:date="2025-09-19T16:10:00Z" w16du:dateUtc="2025-09-19T19:10:00Z">
                  <w:rPr>
                    <w:rFonts w:ascii="Cambria Math" w:eastAsiaTheme="minorEastAsia" w:hAnsi="Cambria Math"/>
                  </w:rPr>
                  <m:t xml:space="preserve"> </m:t>
                </w:ins>
              </m:r>
              <m:r>
                <w:ins w:id="169" w:author="Ana Eguiguren" w:date="2025-09-19T16:10:00Z" w16du:dateUtc="2025-09-19T19:10:00Z">
                  <w:rPr>
                    <w:rFonts w:ascii="Cambria Math" w:hAnsi="Cambria Math"/>
                  </w:rPr>
                  <m:t>#7</m:t>
                </w:ins>
              </m:r>
            </m:e>
          </m:eqArr>
          <w:commentRangeEnd w:id="107"/>
          <m:r>
            <w:ins w:id="170" w:author="Ana Eguiguren" w:date="2025-09-19T16:10:00Z" w16du:dateUtc="2025-09-19T19:10:00Z">
              <m:rPr>
                <m:sty m:val="p"/>
              </m:rPr>
              <w:rPr>
                <w:rStyle w:val="CommentReference"/>
              </w:rPr>
              <w:commentReference w:id="107"/>
            </w:ins>
          </m:r>
        </m:oMath>
      </m:oMathPara>
    </w:p>
    <w:p w14:paraId="578E510C" w14:textId="77777777" w:rsidR="00B03D88" w:rsidRDefault="00B03D88" w:rsidP="00862972">
      <w:pPr>
        <w:rPr>
          <w:ins w:id="171"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72"/>
      <w:commentRangeStart w:id="173"/>
      <w:r w:rsidRPr="00207D2A">
        <w:rPr>
          <w:rFonts w:eastAsiaTheme="minorEastAsia"/>
        </w:rPr>
        <w:t xml:space="preserve">the maximum </w:t>
      </w:r>
      <w:del w:id="174"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75" w:author="Ana Eguiguren" w:date="2025-09-19T16:13:00Z" w16du:dateUtc="2025-09-19T19:13:00Z">
        <w:r w:rsidRPr="00207D2A" w:rsidDel="00B03D88">
          <w:rPr>
            <w:rFonts w:eastAsiaTheme="minorEastAsia"/>
          </w:rPr>
          <w:delText xml:space="preserve">of </w:delText>
        </w:r>
      </w:del>
      <w:ins w:id="176" w:author="Ana Eguiguren" w:date="2025-09-19T16:13:00Z" w16du:dateUtc="2025-09-19T19:13:00Z">
        <w:r w:rsidR="00B03D88">
          <w:rPr>
            <w:rFonts w:eastAsiaTheme="minorEastAsia"/>
          </w:rPr>
          <w:t>for</w:t>
        </w:r>
      </w:ins>
      <w:del w:id="177"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78" w:author="Ana Eguiguren" w:date="2025-09-19T16:13:00Z" w16du:dateUtc="2025-09-19T19:13:00Z">
        <w:r w:rsidRPr="00207D2A" w:rsidDel="00B03D88">
          <w:rPr>
            <w:rFonts w:eastAsiaTheme="minorEastAsia"/>
          </w:rPr>
          <w:delText xml:space="preserve">compared </w:delText>
        </w:r>
      </w:del>
      <w:ins w:id="179" w:author="Ana Eguiguren" w:date="2025-09-19T16:13:00Z" w16du:dateUtc="2025-09-19T19:13:00Z">
        <w:r w:rsidR="00B03D88">
          <w:rPr>
            <w:rFonts w:eastAsiaTheme="minorEastAsia"/>
          </w:rPr>
          <w:t xml:space="preserve">sperm whales </w:t>
        </w:r>
      </w:ins>
      <w:del w:id="180" w:author="Ana Eguiguren" w:date="2025-09-19T16:13:00Z" w16du:dateUtc="2025-09-19T19:13:00Z">
        <w:r w:rsidRPr="00207D2A" w:rsidDel="00B03D88">
          <w:rPr>
            <w:rFonts w:eastAsiaTheme="minorEastAsia"/>
          </w:rPr>
          <w:delText>to a female of the same size</w:delText>
        </w:r>
        <w:commentRangeEnd w:id="172"/>
        <w:r w:rsidR="005C6869" w:rsidDel="00B03D88">
          <w:rPr>
            <w:rStyle w:val="CommentReference"/>
          </w:rPr>
          <w:commentReference w:id="172"/>
        </w:r>
        <w:commentRangeEnd w:id="173"/>
        <w:r w:rsidR="004B1854" w:rsidDel="00B03D88">
          <w:rPr>
            <w:rStyle w:val="CommentReference"/>
          </w:rPr>
          <w:commentReference w:id="173"/>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0C9FC94B" w:rsidR="00605798" w:rsidRPr="00207D2A"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lastRenderedPageBreak/>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181" w:author="Balaena Institute whitehead" w:date="2025-07-14T11:53:00Z" w16du:dateUtc="2025-07-14T14:53:00Z">
        <w:r w:rsidR="00583D2A" w:rsidRPr="00207D2A" w:rsidDel="00C804FD">
          <w:delText xml:space="preserve"> </w:delText>
        </w:r>
      </w:del>
      <w:r w:rsidR="00583D2A" w:rsidRPr="00207D2A">
        <w:t xml:space="preserve">. </w:t>
      </w:r>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182"/>
              <w:commentRangeEnd w:id="182"/>
              <m:r>
                <m:rPr>
                  <m:sty m:val="p"/>
                </m:rPr>
                <w:rPr>
                  <w:rStyle w:val="CommentReference"/>
                  <w:rFonts w:ascii="Cambria Math" w:hAnsi="Cambria Math"/>
                </w:rPr>
                <w:commentReference w:id="182"/>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183"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184"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185"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186"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187" w:author="Ana Eguiguren" w:date="2025-09-02T19:39:00Z" w16du:dateUtc="2025-09-02T22:39:00Z">
        <w:r>
          <w:rPr>
            <w:rFonts w:eastAsiaTheme="minorEastAsia"/>
          </w:rPr>
          <w:lastRenderedPageBreak/>
          <w:t xml:space="preserve">We carried out </w:t>
        </w:r>
      </w:ins>
      <w:ins w:id="188" w:author="Ana Eguiguren" w:date="2025-09-04T20:41:00Z" w16du:dateUtc="2025-09-04T23:41:00Z">
        <w:r w:rsidR="00C33163">
          <w:rPr>
            <w:rFonts w:eastAsiaTheme="minorEastAsia"/>
          </w:rPr>
          <w:t>robustness checks</w:t>
        </w:r>
      </w:ins>
      <w:ins w:id="189" w:author="Ana Eguiguren" w:date="2025-09-02T19:39:00Z" w16du:dateUtc="2025-09-02T22:39:00Z">
        <w:r>
          <w:rPr>
            <w:rFonts w:eastAsiaTheme="minorEastAsia"/>
          </w:rPr>
          <w:t xml:space="preserve"> evaluate</w:t>
        </w:r>
      </w:ins>
      <w:ins w:id="190" w:author="Ana Eguiguren" w:date="2025-09-02T19:37:00Z" w16du:dateUtc="2025-09-02T22:37:00Z">
        <w:r>
          <w:rPr>
            <w:rFonts w:eastAsiaTheme="minorEastAsia"/>
          </w:rPr>
          <w:t xml:space="preserve"> the </w:t>
        </w:r>
      </w:ins>
      <w:ins w:id="191" w:author="Ana Eguiguren" w:date="2025-09-04T20:41:00Z" w16du:dateUtc="2025-09-04T23:41:00Z">
        <w:r w:rsidR="00C33163">
          <w:rPr>
            <w:rFonts w:eastAsiaTheme="minorEastAsia"/>
          </w:rPr>
          <w:t>effect of our modelling assumptions on</w:t>
        </w:r>
      </w:ins>
      <w:ins w:id="192" w:author="Ana Eguiguren" w:date="2025-09-02T19:37:00Z" w16du:dateUtc="2025-09-02T22:37:00Z">
        <w:r>
          <w:rPr>
            <w:rFonts w:eastAsiaTheme="minorEastAsia"/>
          </w:rPr>
          <w:t xml:space="preserve"> </w:t>
        </w:r>
      </w:ins>
      <w:ins w:id="193" w:author="Balaena Institute whitehead" w:date="2025-09-03T15:46:00Z" w16du:dateUtc="2025-09-03T18:46:00Z">
        <w:del w:id="194"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195" w:author="Ana Eguiguren" w:date="2025-09-02T19:38:00Z" w16du:dateUtc="2025-09-02T22:38:00Z">
        <w:r>
          <w:rPr>
            <w:rFonts w:eastAsiaTheme="minorEastAsia"/>
          </w:rPr>
          <w:t xml:space="preserve"> </w:t>
        </w:r>
        <w:del w:id="196" w:author="Balaena Institute whitehead" w:date="2025-09-03T15:46:00Z" w16du:dateUtc="2025-09-03T18:46:00Z">
          <w:r w:rsidDel="003E7570">
            <w:rPr>
              <w:rFonts w:eastAsiaTheme="minorEastAsia"/>
            </w:rPr>
            <w:delText>our</w:delText>
          </w:r>
        </w:del>
      </w:ins>
      <w:ins w:id="197" w:author="Ana Eguiguren" w:date="2025-09-02T19:46:00Z" w16du:dateUtc="2025-09-02T22:46:00Z">
        <w:del w:id="198" w:author="Balaena Institute whitehead" w:date="2025-09-03T15:46:00Z" w16du:dateUtc="2025-09-03T18:46:00Z">
          <w:r w:rsidR="00A9605A" w:rsidDel="003E7570">
            <w:rPr>
              <w:rFonts w:eastAsiaTheme="minorEastAsia"/>
            </w:rPr>
            <w:delText xml:space="preserve"> posterior</w:delText>
          </w:r>
        </w:del>
      </w:ins>
      <w:ins w:id="199" w:author="Ana Eguiguren" w:date="2025-09-02T19:37:00Z" w16du:dateUtc="2025-09-02T22:37:00Z">
        <w:del w:id="200"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01" w:author="Ana Eguiguren" w:date="2025-09-02T19:38:00Z" w16du:dateUtc="2025-09-02T22:38:00Z">
        <w:r>
          <w:rPr>
            <w:rFonts w:eastAsiaTheme="minorEastAsia"/>
          </w:rPr>
          <w:t xml:space="preserve"> to</w:t>
        </w:r>
      </w:ins>
      <w:ins w:id="202" w:author="Ana Eguiguren" w:date="2025-09-02T19:37:00Z" w16du:dateUtc="2025-09-02T22:37:00Z">
        <w:r>
          <w:rPr>
            <w:rFonts w:eastAsiaTheme="minorEastAsia"/>
          </w:rPr>
          <w:t xml:space="preserve"> </w:t>
        </w:r>
      </w:ins>
      <w:ins w:id="203" w:author="Ana Eguiguren" w:date="2025-09-02T19:47:00Z" w16du:dateUtc="2025-09-02T22:47:00Z">
        <w:r w:rsidR="00A9605A">
          <w:rPr>
            <w:rFonts w:eastAsiaTheme="minorEastAsia"/>
          </w:rPr>
          <w:t>our modelling decisions</w:t>
        </w:r>
      </w:ins>
      <w:ins w:id="204" w:author="Ana Eguiguren" w:date="2025-09-02T19:39:00Z" w16du:dateUtc="2025-09-02T22:39:00Z">
        <w:r>
          <w:rPr>
            <w:rFonts w:eastAsiaTheme="minorEastAsia"/>
          </w:rPr>
          <w:t xml:space="preserve">. </w:t>
        </w:r>
      </w:ins>
      <w:ins w:id="205" w:author="Ana Eguiguren" w:date="2025-09-02T19:54:00Z" w16du:dateUtc="2025-09-02T22:54:00Z">
        <w:r w:rsidR="00CE586D">
          <w:rPr>
            <w:rFonts w:eastAsiaTheme="minorEastAsia"/>
          </w:rPr>
          <w:t>Specifically</w:t>
        </w:r>
      </w:ins>
      <w:ins w:id="206" w:author="Ana Eguiguren" w:date="2025-09-02T19:47:00Z" w16du:dateUtc="2025-09-02T22:47:00Z">
        <w:r w:rsidR="00A9605A">
          <w:rPr>
            <w:rFonts w:eastAsiaTheme="minorEastAsia"/>
          </w:rPr>
          <w:t>, w</w:t>
        </w:r>
      </w:ins>
      <w:ins w:id="207" w:author="Ana Eguiguren" w:date="2025-09-02T19:39:00Z" w16du:dateUtc="2025-09-02T22:39:00Z">
        <w:r>
          <w:rPr>
            <w:rFonts w:eastAsiaTheme="minorEastAsia"/>
          </w:rPr>
          <w:t xml:space="preserve">e </w:t>
        </w:r>
      </w:ins>
      <w:ins w:id="208" w:author="Ana Eguiguren" w:date="2025-09-02T19:40:00Z" w16du:dateUtc="2025-09-02T22:40:00Z">
        <w:r>
          <w:rPr>
            <w:rFonts w:eastAsiaTheme="minorEastAsia"/>
          </w:rPr>
          <w:t xml:space="preserve">systematically varied </w:t>
        </w:r>
      </w:ins>
      <w:ins w:id="209" w:author="Ana Eguiguren" w:date="2025-09-02T19:39:00Z" w16du:dateUtc="2025-09-02T22:39:00Z">
        <w:r>
          <w:rPr>
            <w:rFonts w:eastAsiaTheme="minorEastAsia"/>
            <w:i/>
            <w:iCs/>
          </w:rPr>
          <w:t>chm</w:t>
        </w:r>
        <w:r>
          <w:rPr>
            <w:rFonts w:eastAsiaTheme="minorEastAsia"/>
          </w:rPr>
          <w:t xml:space="preserve"> values with</w:t>
        </w:r>
      </w:ins>
      <w:ins w:id="210" w:author="Ana Eguiguren" w:date="2025-09-02T19:40:00Z" w16du:dateUtc="2025-09-02T22:40:00Z">
        <w:r>
          <w:rPr>
            <w:rFonts w:eastAsiaTheme="minorEastAsia"/>
          </w:rPr>
          <w:t xml:space="preserve">in a reasonable range (5 – </w:t>
        </w:r>
      </w:ins>
      <w:ins w:id="211" w:author="Ana Eguiguren" w:date="2025-09-04T20:42:00Z" w16du:dateUtc="2025-09-04T23:42:00Z">
        <w:r w:rsidR="00C33163">
          <w:rPr>
            <w:rFonts w:eastAsiaTheme="minorEastAsia"/>
          </w:rPr>
          <w:t>7</w:t>
        </w:r>
      </w:ins>
      <w:ins w:id="212" w:author="Ana Eguiguren" w:date="2025-09-02T19:46:00Z" w16du:dateUtc="2025-09-02T22:46:00Z">
        <w:r w:rsidR="0085518B">
          <w:rPr>
            <w:rFonts w:eastAsiaTheme="minorEastAsia"/>
          </w:rPr>
          <w:t xml:space="preserve"> </w:t>
        </w:r>
      </w:ins>
      <w:ins w:id="213" w:author="Ana Eguiguren" w:date="2025-09-02T19:40:00Z" w16du:dateUtc="2025-09-02T22:40:00Z">
        <w:r>
          <w:rPr>
            <w:rFonts w:eastAsiaTheme="minorEastAsia"/>
          </w:rPr>
          <w:t xml:space="preserve">m) to </w:t>
        </w:r>
      </w:ins>
      <w:ins w:id="214" w:author="Ana Eguiguren" w:date="2025-09-02T19:47:00Z" w16du:dateUtc="2025-09-02T22:47:00Z">
        <w:r w:rsidR="00A9605A">
          <w:rPr>
            <w:rFonts w:eastAsiaTheme="minorEastAsia"/>
          </w:rPr>
          <w:t>compare</w:t>
        </w:r>
      </w:ins>
      <w:ins w:id="215" w:author="Ana Eguiguren" w:date="2025-09-02T19:40:00Z" w16du:dateUtc="2025-09-02T22:40:00Z">
        <w:r>
          <w:rPr>
            <w:rFonts w:eastAsiaTheme="minorEastAsia"/>
          </w:rPr>
          <w:t xml:space="preserve"> </w:t>
        </w:r>
      </w:ins>
      <w:ins w:id="216" w:author="Ana Eguiguren" w:date="2025-09-02T19:47:00Z" w16du:dateUtc="2025-09-02T22:47:00Z">
        <w:r w:rsidR="00A9605A">
          <w:rPr>
            <w:rFonts w:eastAsiaTheme="minorEastAsia"/>
          </w:rPr>
          <w:t>resulting posterior</w:t>
        </w:r>
      </w:ins>
      <w:ins w:id="217"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18" w:author="Ana Eguiguren" w:date="2025-09-02T19:41:00Z" w16du:dateUtc="2025-09-02T22:41:00Z">
        <w:r>
          <w:rPr>
            <w:rFonts w:eastAsiaTheme="minorEastAsia"/>
          </w:rPr>
          <w:t xml:space="preserve">. We also </w:t>
        </w:r>
      </w:ins>
      <w:ins w:id="219" w:author="Ana Eguiguren" w:date="2025-09-02T19:43:00Z" w16du:dateUtc="2025-09-02T22:43:00Z">
        <w:r w:rsidR="000A294B">
          <w:rPr>
            <w:rFonts w:eastAsiaTheme="minorEastAsia"/>
          </w:rPr>
          <w:t>computed</w:t>
        </w:r>
      </w:ins>
      <w:ins w:id="220" w:author="Ana Eguiguren" w:date="2025-09-02T19:41:00Z" w16du:dateUtc="2025-09-02T22:41:00Z">
        <w:r>
          <w:rPr>
            <w:rFonts w:eastAsiaTheme="minorEastAsia"/>
          </w:rPr>
          <w:t xml:space="preserve"> </w:t>
        </w:r>
      </w:ins>
      <w:ins w:id="221" w:author="Ana Eguiguren" w:date="2025-09-02T19:43:00Z" w16du:dateUtc="2025-09-02T22:43:00Z">
        <w:r w:rsidR="000A294B">
          <w:rPr>
            <w:rFonts w:eastAsiaTheme="minorEastAsia"/>
          </w:rPr>
          <w:t>posterior</w:t>
        </w:r>
      </w:ins>
      <w:ins w:id="222" w:author="Ana Eguiguren" w:date="2025-09-02T19:41:00Z" w16du:dateUtc="2025-09-02T22:41:00Z">
        <w:r>
          <w:rPr>
            <w:rFonts w:eastAsiaTheme="minorEastAsia"/>
          </w:rPr>
          <w:t xml:space="preserve"> </w:t>
        </w:r>
        <w:r>
          <w:rPr>
            <w:rFonts w:eastAsiaTheme="minorEastAsia"/>
            <w:i/>
            <w:iCs/>
          </w:rPr>
          <w:t xml:space="preserve">P(f) </w:t>
        </w:r>
      </w:ins>
      <w:ins w:id="223" w:author="Ana Eguiguren" w:date="2025-09-02T19:42:00Z" w16du:dateUtc="2025-09-02T22:42:00Z">
        <w:r>
          <w:rPr>
            <w:rFonts w:eastAsiaTheme="minorEastAsia"/>
          </w:rPr>
          <w:t>estimates</w:t>
        </w:r>
      </w:ins>
      <w:ins w:id="224" w:author="Ana Eguiguren" w:date="2025-09-02T19:41:00Z" w16du:dateUtc="2025-09-02T22:41:00Z">
        <w:r>
          <w:rPr>
            <w:rFonts w:eastAsiaTheme="minorEastAsia"/>
          </w:rPr>
          <w:t xml:space="preserve"> </w:t>
        </w:r>
      </w:ins>
      <w:r w:rsidR="00C33163">
        <w:rPr>
          <w:rFonts w:eastAsiaTheme="minorEastAsia"/>
        </w:rPr>
        <w:t>using</w:t>
      </w:r>
      <w:ins w:id="225" w:author="Ana Eguiguren" w:date="2025-09-02T19:44:00Z" w16du:dateUtc="2025-09-02T22:44:00Z">
        <w:r w:rsidR="000A294B">
          <w:rPr>
            <w:rFonts w:eastAsiaTheme="minorEastAsia"/>
          </w:rPr>
          <w:t xml:space="preserve"> on</w:t>
        </w:r>
      </w:ins>
      <w:ins w:id="226" w:author="Ana Eguiguren" w:date="2025-09-04T20:42:00Z" w16du:dateUtc="2025-09-04T23:42:00Z">
        <w:r w:rsidR="00C33163">
          <w:rPr>
            <w:rFonts w:eastAsiaTheme="minorEastAsia"/>
          </w:rPr>
          <w:t xml:space="preserve"> </w:t>
        </w:r>
      </w:ins>
      <w:r w:rsidR="00C33163">
        <w:rPr>
          <w:rFonts w:eastAsiaTheme="minorEastAsia"/>
        </w:rPr>
        <w:t>a</w:t>
      </w:r>
      <w:ins w:id="227" w:author="Ana Eguiguren" w:date="2025-09-04T20:42:00Z" w16du:dateUtc="2025-09-04T23:42:00Z">
        <w:r w:rsidR="00C33163">
          <w:rPr>
            <w:rFonts w:eastAsiaTheme="minorEastAsia"/>
          </w:rPr>
          <w:t xml:space="preserve"> </w:t>
        </w:r>
      </w:ins>
      <w:ins w:id="228" w:author="Ana Eguiguren" w:date="2025-09-02T19:45:00Z" w16du:dateUtc="2025-09-02T22:45:00Z">
        <w:r w:rsidR="000A294B">
          <w:t>prior</w:t>
        </w:r>
      </w:ins>
      <w:r w:rsidR="00C33163">
        <w:t xml:space="preserve"> </w:t>
      </w:r>
      <w:r w:rsidR="00C33163">
        <w:rPr>
          <w:i/>
          <w:iCs/>
        </w:rPr>
        <w:t>P(f)</w:t>
      </w:r>
      <w:ins w:id="229" w:author="Ana Eguiguren" w:date="2025-09-02T19:45:00Z" w16du:dateUtc="2025-09-02T22:45:00Z">
        <w:r w:rsidR="000A294B">
          <w:t xml:space="preserve"> </w:t>
        </w:r>
      </w:ins>
      <w:r w:rsidR="00C33163">
        <w:t>set to</w:t>
      </w:r>
      <w:ins w:id="230" w:author="Ana Eguiguren" w:date="2025-09-02T19:45:00Z" w16du:dateUtc="2025-09-02T22:45:00Z">
        <w:r w:rsidR="000A294B">
          <w:t xml:space="preserve"> 0.79</w:t>
        </w:r>
      </w:ins>
      <w:ins w:id="231" w:author="Ana Eguiguren" w:date="2025-09-02T19:48:00Z" w16du:dateUtc="2025-09-02T22:48:00Z">
        <w:r w:rsidR="00A9605A">
          <w:t>, which correspond</w:t>
        </w:r>
      </w:ins>
      <w:ins w:id="232" w:author="Ana Eguiguren" w:date="2025-09-02T19:49:00Z" w16du:dateUtc="2025-09-02T22:49:00Z">
        <w:r w:rsidR="00A9605A">
          <w:t>s</w:t>
        </w:r>
      </w:ins>
      <w:ins w:id="233" w:author="Ana Eguiguren" w:date="2025-09-02T19:48:00Z" w16du:dateUtc="2025-09-02T22:48:00Z">
        <w:r w:rsidR="00A9605A">
          <w:t xml:space="preserve"> to </w:t>
        </w:r>
      </w:ins>
      <w:ins w:id="234" w:author="Ana Eguiguren" w:date="2025-09-02T19:45:00Z" w16du:dateUtc="2025-09-02T22:45:00Z">
        <w:r w:rsidR="000A294B">
          <w:t xml:space="preserve">the proportion of females in </w:t>
        </w:r>
        <w:del w:id="235" w:author="Balaena Institute whitehead" w:date="2025-09-03T15:47:00Z" w16du:dateUtc="2025-09-03T18:47:00Z">
          <w:r w:rsidR="000A294B" w:rsidDel="003E7570">
            <w:delText xml:space="preserve">the </w:delText>
          </w:r>
        </w:del>
        <w:r w:rsidR="000A294B">
          <w:t>breeding groups of</w:t>
        </w:r>
      </w:ins>
      <w:ins w:id="236" w:author="Ana Eguiguren" w:date="2025-09-02T19:49:00Z" w16du:dateUtc="2025-09-02T22:49:00Z">
        <w:r w:rsidR="00A9605A">
          <w:t>f the Gal</w:t>
        </w:r>
        <w:r w:rsidR="00A9605A" w:rsidRPr="00A9605A">
          <w:rPr>
            <w:rPrChange w:id="237" w:author="Ana Eguiguren" w:date="2025-09-02T19:49:00Z" w16du:dateUtc="2025-09-02T22:49:00Z">
              <w:rPr>
                <w:lang w:val="es-ES"/>
              </w:rPr>
            </w:rPrChange>
          </w:rPr>
          <w:t>ápagos Islands</w:t>
        </w:r>
        <w:r w:rsidR="00A9605A">
          <w:t xml:space="preserve"> </w:t>
        </w:r>
      </w:ins>
      <w:ins w:id="238" w:author="Balaena Institute whitehead" w:date="2025-09-03T15:47:00Z" w16du:dateUtc="2025-09-03T18:47:00Z">
        <w:r w:rsidR="003E7570">
          <w:t>genetically determined in</w:t>
        </w:r>
      </w:ins>
      <w:ins w:id="239" w:author="Ana Eguiguren" w:date="2025-09-02T19:50:00Z" w16du:dateUtc="2025-09-02T22:50:00Z">
        <w:del w:id="240" w:author="Balaena Institute whitehead" w:date="2025-09-03T15:47:00Z" w16du:dateUtc="2025-09-03T18:47:00Z">
          <w:r w:rsidR="00A9605A" w:rsidDel="003E7570">
            <w:delText>in</w:delText>
          </w:r>
        </w:del>
        <w:r w:rsidR="00A9605A">
          <w:t xml:space="preserve"> 1991</w:t>
        </w:r>
      </w:ins>
      <w:ins w:id="241"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42" w:author="Balaena Institute whitehead" w:date="2025-07-25T14:13:00Z" w16du:dateUtc="2025-07-25T17:13:00Z"/>
          <w:del w:id="243" w:author="Ana Eguiguren" w:date="2025-09-02T19:30:00Z" w16du:dateUtc="2025-09-02T22:30:00Z"/>
          <w:rFonts w:eastAsiaTheme="minorEastAsia"/>
        </w:rPr>
      </w:pPr>
      <w:commentRangeStart w:id="244"/>
      <w:del w:id="245"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44"/>
        <w:r w:rsidR="007B1F0C" w:rsidDel="003878CE">
          <w:rPr>
            <w:rStyle w:val="CommentReference"/>
          </w:rPr>
          <w:commentReference w:id="244"/>
        </w:r>
      </w:del>
    </w:p>
    <w:p w14:paraId="58209EA4" w14:textId="25660A57" w:rsidR="00F1035B" w:rsidRPr="00207D2A" w:rsidRDefault="00C602AF" w:rsidP="00C602AF">
      <w:pPr>
        <w:pStyle w:val="Heading4"/>
        <w:rPr>
          <w:ins w:id="246" w:author="Balaena Institute whitehead" w:date="2025-07-25T14:13:00Z" w16du:dateUtc="2025-07-25T17:13:00Z"/>
          <w:rFonts w:cs="Times New Roman"/>
        </w:rPr>
      </w:pPr>
      <w:r w:rsidRPr="00207D2A">
        <w:rPr>
          <w:rFonts w:cs="Times New Roman"/>
        </w:rPr>
        <w:t>2.4.1 Developmental stages</w:t>
      </w:r>
    </w:p>
    <w:p w14:paraId="560BDE21" w14:textId="35E5401B"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47" w:author="Ana Eguiguren" w:date="2025-09-02T19:44:00Z" w16du:dateUtc="2025-09-02T22:44:00Z">
        <w:r w:rsidR="000A294B" w:rsidRPr="00207D2A">
          <w:rPr>
            <w:b/>
            <w:bCs/>
            <w:sz w:val="20"/>
            <w:szCs w:val="20"/>
          </w:rPr>
          <w:t xml:space="preserve">Table </w:t>
        </w:r>
        <w:r w:rsidR="000A294B">
          <w:rPr>
            <w:b/>
            <w:bCs/>
            <w:sz w:val="20"/>
            <w:szCs w:val="20"/>
          </w:rPr>
          <w:t>1</w:t>
        </w:r>
      </w:ins>
      <w:del w:id="248"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646EF6FC" w:rsidR="001625DA" w:rsidRPr="00207D2A" w:rsidRDefault="001625DA" w:rsidP="001625DA">
      <w:pPr>
        <w:pStyle w:val="Caption"/>
        <w:keepNext/>
        <w:rPr>
          <w:color w:val="auto"/>
          <w:sz w:val="20"/>
          <w:szCs w:val="20"/>
        </w:rPr>
      </w:pPr>
      <w:bookmarkStart w:id="249"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0A294B">
        <w:rPr>
          <w:b/>
          <w:bCs/>
          <w:noProof/>
          <w:color w:val="auto"/>
          <w:sz w:val="20"/>
          <w:szCs w:val="20"/>
        </w:rPr>
        <w:t>1</w:t>
      </w:r>
      <w:r w:rsidRPr="00207D2A">
        <w:rPr>
          <w:b/>
          <w:bCs/>
          <w:color w:val="auto"/>
          <w:sz w:val="20"/>
          <w:szCs w:val="20"/>
        </w:rPr>
        <w:fldChar w:fldCharType="end"/>
      </w:r>
      <w:bookmarkEnd w:id="249"/>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50"/>
            <w:del w:id="251" w:author="Balaena Institute whitehead" w:date="2025-09-04T17:08:00Z" w16du:dateUtc="2025-09-04T20:08:00Z">
              <w:r w:rsidRPr="00207D2A" w:rsidDel="00610477">
                <w:rPr>
                  <w:sz w:val="20"/>
                  <w:szCs w:val="20"/>
                </w:rPr>
                <w:delText xml:space="preserve">During this period, individuals continue to grow. </w:delText>
              </w:r>
              <w:commentRangeEnd w:id="250"/>
              <w:r w:rsidR="00EE0E3F" w:rsidDel="00610477">
                <w:rPr>
                  <w:rStyle w:val="CommentReference"/>
                </w:rPr>
                <w:commentReference w:id="250"/>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52" w:author="Ana Eguiguren" w:date="2025-09-18T16:44:00Z" w16du:dateUtc="2025-09-18T19:44:00Z"/>
        </w:rPr>
      </w:pPr>
      <w:commentRangeStart w:id="253"/>
      <w:r w:rsidRPr="00207D2A">
        <w:t>Peduncle</w:t>
      </w:r>
      <w:r w:rsidR="00E5259C" w:rsidRPr="00207D2A">
        <w:t xml:space="preserve"> dives </w:t>
      </w:r>
      <w:del w:id="254" w:author="Ana Eguiguren" w:date="2025-09-16T20:30:00Z" w16du:dateUtc="2025-09-16T23:30:00Z">
        <w:r w:rsidR="00E5259C" w:rsidRPr="00207D2A" w:rsidDel="001679F8">
          <w:delText xml:space="preserve">were </w:delText>
        </w:r>
      </w:del>
      <w:ins w:id="255" w:author="Ana Eguiguren" w:date="2025-09-16T20:30:00Z" w16du:dateUtc="2025-09-16T23:30:00Z">
        <w:r w:rsidR="001679F8">
          <w:t>have been</w:t>
        </w:r>
        <w:r w:rsidR="001679F8" w:rsidRPr="00207D2A">
          <w:t xml:space="preserve"> </w:t>
        </w:r>
      </w:ins>
      <w:del w:id="256" w:author="Ana Eguiguren" w:date="2025-09-16T20:30:00Z" w16du:dateUtc="2025-09-16T23:30:00Z">
        <w:r w:rsidRPr="00207D2A" w:rsidDel="001679F8">
          <w:delText xml:space="preserve">previously </w:delText>
        </w:r>
      </w:del>
      <w:r w:rsidRPr="00207D2A">
        <w:t xml:space="preserve">assumed to indicate suckling </w:t>
      </w:r>
      <w:ins w:id="257" w:author="Ana Eguiguren" w:date="2025-09-16T20:30:00Z" w16du:dateUtc="2025-09-16T23:30:00Z">
        <w:r w:rsidR="001679F8">
          <w:t>or stimulate the release of m</w:t>
        </w:r>
      </w:ins>
      <w:ins w:id="258" w:author="Ana Eguiguren" w:date="2025-09-16T20:31:00Z" w16du:dateUtc="2025-09-16T23:31:00Z">
        <w:r w:rsidR="001679F8">
          <w:t xml:space="preserve">ilk </w:t>
        </w:r>
      </w:ins>
      <w:r w:rsidRPr="00207D2A">
        <w:t>(Gero &amp; Whitehead 2007)</w:t>
      </w:r>
      <w:ins w:id="259" w:author="Ana Eguiguren" w:date="2025-09-16T20:31:00Z" w16du:dateUtc="2025-09-16T23:31:00Z">
        <w:r w:rsidR="001679F8">
          <w:t>.</w:t>
        </w:r>
      </w:ins>
      <w:del w:id="260" w:author="Ana Eguiguren" w:date="2025-09-16T20:31:00Z" w16du:dateUtc="2025-09-16T23:31:00Z">
        <w:r w:rsidRPr="00207D2A" w:rsidDel="001679F8">
          <w:delText>,</w:delText>
        </w:r>
      </w:del>
      <w:r w:rsidRPr="00207D2A">
        <w:t xml:space="preserve"> </w:t>
      </w:r>
      <w:del w:id="261" w:author="Ana Eguiguren" w:date="2025-09-16T20:31:00Z" w16du:dateUtc="2025-09-16T23:31:00Z">
        <w:r w:rsidRPr="00207D2A" w:rsidDel="001679F8">
          <w:delText xml:space="preserve">but recent </w:delText>
        </w:r>
      </w:del>
      <w:ins w:id="262" w:author="Ana Eguiguren" w:date="2025-09-16T20:31:00Z" w16du:dateUtc="2025-09-16T23:31:00Z">
        <w:r w:rsidR="001679F8">
          <w:t>U</w:t>
        </w:r>
      </w:ins>
      <w:del w:id="263" w:author="Ana Eguiguren" w:date="2025-09-16T20:31:00Z" w16du:dateUtc="2025-09-16T23:31:00Z">
        <w:r w:rsidRPr="00207D2A" w:rsidDel="001679F8">
          <w:delText>u</w:delText>
        </w:r>
      </w:del>
      <w:r w:rsidRPr="00207D2A">
        <w:t xml:space="preserve">nderwater footage suggests that they may not be associated with </w:t>
      </w:r>
      <w:ins w:id="264" w:author="Ana Eguiguren" w:date="2025-09-16T20:31:00Z" w16du:dateUtc="2025-09-16T23:31:00Z">
        <w:r w:rsidR="001679F8">
          <w:t>dire</w:t>
        </w:r>
      </w:ins>
      <w:ins w:id="265" w:author="Ana Eguiguren" w:date="2025-09-16T20:32:00Z" w16du:dateUtc="2025-09-16T23:32:00Z">
        <w:r w:rsidR="001679F8">
          <w:t xml:space="preserve">ct </w:t>
        </w:r>
      </w:ins>
      <w:r w:rsidRPr="00207D2A">
        <w:t>suckling</w:t>
      </w:r>
      <w:ins w:id="266"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267" w:author="Ana Eguiguren" w:date="2025-09-16T20:32:00Z" w16du:dateUtc="2025-09-16T23:32:00Z">
        <w:r w:rsidR="001679F8">
          <w:t>. Alternatively</w:t>
        </w:r>
      </w:ins>
      <w:r w:rsidR="00E2014B" w:rsidRPr="00207D2A">
        <w:t xml:space="preserve"> </w:t>
      </w:r>
      <w:del w:id="268" w:author="Ana Eguiguren" w:date="2025-09-16T20:33:00Z" w16du:dateUtc="2025-09-16T23:33:00Z">
        <w:r w:rsidR="00E2014B" w:rsidRPr="00207D2A" w:rsidDel="001679F8">
          <w:delText>or milk extraction,</w:delText>
        </w:r>
        <w:r w:rsidRPr="00207D2A" w:rsidDel="001679F8">
          <w:delText xml:space="preserve"> and instead</w:delText>
        </w:r>
      </w:del>
      <w:ins w:id="269"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270"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271" w:author="Ana Eguiguren" w:date="2025-09-16T20:33:00Z" w16du:dateUtc="2025-09-16T23:33:00Z">
        <w:r w:rsidR="001679F8">
          <w:t>Still, a</w:t>
        </w:r>
      </w:ins>
      <w:del w:id="272"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273"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53"/>
      <w:r w:rsidR="00F00280">
        <w:rPr>
          <w:rStyle w:val="CommentReference"/>
        </w:rPr>
        <w:commentReference w:id="253"/>
      </w:r>
    </w:p>
    <w:p w14:paraId="6456E275" w14:textId="2699A379" w:rsidR="007253FA" w:rsidRDefault="007253FA" w:rsidP="007253FA">
      <w:pPr>
        <w:pStyle w:val="Heading4"/>
        <w:rPr>
          <w:ins w:id="274" w:author="Ana Eguiguren" w:date="2025-09-18T16:44:00Z" w16du:dateUtc="2025-09-18T19:44:00Z"/>
          <w:rFonts w:cs="Times New Roman"/>
        </w:rPr>
      </w:pPr>
      <w:ins w:id="275" w:author="Ana Eguiguren" w:date="2025-09-18T16:44:00Z" w16du:dateUtc="2025-09-18T19:44:00Z">
        <w:r w:rsidRPr="00207D2A">
          <w:rPr>
            <w:rFonts w:cs="Times New Roman"/>
          </w:rPr>
          <w:lastRenderedPageBreak/>
          <w:t>2.4.</w:t>
        </w:r>
        <w:r>
          <w:rPr>
            <w:rFonts w:cs="Times New Roman"/>
          </w:rPr>
          <w:t>4</w:t>
        </w:r>
        <w:r w:rsidRPr="00207D2A">
          <w:rPr>
            <w:rFonts w:cs="Times New Roman"/>
          </w:rPr>
          <w:t xml:space="preserve"> </w:t>
        </w:r>
        <w:r w:rsidR="00221C23">
          <w:rPr>
            <w:rFonts w:cs="Times New Roman"/>
          </w:rPr>
          <w:t xml:space="preserve">Testing </w:t>
        </w:r>
      </w:ins>
      <w:ins w:id="276" w:author="Ana Eguiguren" w:date="2025-09-18T22:12:00Z" w16du:dateUtc="2025-09-19T01:12:00Z">
        <w:r w:rsidR="00F406C5">
          <w:rPr>
            <w:rFonts w:cs="Times New Roman"/>
          </w:rPr>
          <w:t>predictive</w:t>
        </w:r>
      </w:ins>
      <w:ins w:id="277" w:author="Ana Eguiguren" w:date="2025-09-18T17:25:00Z" w16du:dateUtc="2025-09-18T20:25:00Z">
        <w:r w:rsidR="006F167E">
          <w:rPr>
            <w:rFonts w:cs="Times New Roman"/>
          </w:rPr>
          <w:t xml:space="preserve"> </w:t>
        </w:r>
      </w:ins>
      <w:ins w:id="278" w:author="Ana Eguiguren" w:date="2025-09-18T16:44:00Z" w16du:dateUtc="2025-09-18T19:44:00Z">
        <w:r w:rsidR="00221C23">
          <w:rPr>
            <w:rFonts w:cs="Times New Roman"/>
          </w:rPr>
          <w:t>performance</w:t>
        </w:r>
      </w:ins>
    </w:p>
    <w:p w14:paraId="1246A72F" w14:textId="3642BB8F" w:rsidR="007253FA" w:rsidRPr="00207D2A" w:rsidRDefault="00221C23" w:rsidP="00B904F0">
      <w:ins w:id="279" w:author="Ana Eguiguren" w:date="2025-09-18T16:44:00Z" w16du:dateUtc="2025-09-18T19:44:00Z">
        <w:r>
          <w:t xml:space="preserve">To examine </w:t>
        </w:r>
      </w:ins>
      <w:ins w:id="280" w:author="Ana Eguiguren" w:date="2025-09-18T22:12:00Z" w16du:dateUtc="2025-09-19T01:12:00Z">
        <w:r w:rsidR="00F406C5">
          <w:t>the</w:t>
        </w:r>
      </w:ins>
      <w:ins w:id="281" w:author="Ana Eguiguren" w:date="2025-09-18T16:45:00Z" w16du:dateUtc="2025-09-18T19:45:00Z">
        <w:r>
          <w:t xml:space="preserve"> performance </w:t>
        </w:r>
      </w:ins>
      <w:ins w:id="282" w:author="Ana Eguiguren" w:date="2025-09-18T22:12:00Z" w16du:dateUtc="2025-09-19T01:12:00Z">
        <w:r w:rsidR="00F406C5">
          <w:t xml:space="preserve">our method </w:t>
        </w:r>
      </w:ins>
      <w:ins w:id="283" w:author="Ana Eguiguren" w:date="2025-09-18T16:45:00Z" w16du:dateUtc="2025-09-18T19:45:00Z">
        <w:r>
          <w:t xml:space="preserve">on whales observed in other </w:t>
        </w:r>
      </w:ins>
      <w:ins w:id="284" w:author="Ana Eguiguren" w:date="2025-09-18T16:57:00Z" w16du:dateUtc="2025-09-18T19:57:00Z">
        <w:r w:rsidR="0061622F">
          <w:t>populations</w:t>
        </w:r>
      </w:ins>
      <w:ins w:id="285" w:author="Ana Eguiguren" w:date="2025-09-18T16:45:00Z" w16du:dateUtc="2025-09-18T19:45:00Z">
        <w:r>
          <w:t>, we also included morphometric measurements of two individuals</w:t>
        </w:r>
      </w:ins>
      <w:ins w:id="286" w:author="Ana Eguiguren" w:date="2025-09-18T16:57:00Z" w16du:dateUtc="2025-09-18T19:57:00Z">
        <w:r w:rsidR="0061622F">
          <w:t>, one</w:t>
        </w:r>
      </w:ins>
      <w:ins w:id="287" w:author="Ana Eguiguren" w:date="2025-09-18T16:45:00Z" w16du:dateUtc="2025-09-18T19:45:00Z">
        <w:r>
          <w:t xml:space="preserve"> </w:t>
        </w:r>
      </w:ins>
      <w:ins w:id="288" w:author="Ana Eguiguren" w:date="2025-09-18T16:46:00Z" w16du:dateUtc="2025-09-18T19:46:00Z">
        <w:r>
          <w:t xml:space="preserve">observed in the </w:t>
        </w:r>
      </w:ins>
      <w:ins w:id="289" w:author="Ana Eguiguren" w:date="2025-09-18T16:48:00Z" w16du:dateUtc="2025-09-18T19:48:00Z">
        <w:r>
          <w:t xml:space="preserve">North Atlantic (The </w:t>
        </w:r>
      </w:ins>
      <w:ins w:id="290" w:author="Ana Eguiguren" w:date="2025-09-18T16:46:00Z" w16du:dateUtc="2025-09-18T19:46:00Z">
        <w:r>
          <w:t>Gully</w:t>
        </w:r>
      </w:ins>
      <w:ins w:id="291" w:author="Ana Eguiguren" w:date="2025-09-18T16:47:00Z" w16du:dateUtc="2025-09-18T19:47:00Z">
        <w:r>
          <w:t xml:space="preserve"> Canyon off the Scotian Shelf</w:t>
        </w:r>
      </w:ins>
      <w:ins w:id="292" w:author="Ana Eguiguren" w:date="2025-09-18T16:48:00Z" w16du:dateUtc="2025-09-18T19:48:00Z">
        <w:r>
          <w:t>, Canada)</w:t>
        </w:r>
      </w:ins>
      <w:ins w:id="293" w:author="Ana Eguiguren" w:date="2025-09-18T16:49:00Z" w16du:dateUtc="2025-09-18T19:49:00Z">
        <w:r>
          <w:t xml:space="preserve"> </w:t>
        </w:r>
      </w:ins>
      <w:ins w:id="294" w:author="Ana Eguiguren" w:date="2025-09-18T16:48:00Z" w16du:dateUtc="2025-09-18T19:48:00Z">
        <w:r>
          <w:t>and</w:t>
        </w:r>
      </w:ins>
      <w:ins w:id="295" w:author="Ana Eguiguren" w:date="2025-09-18T16:57:00Z" w16du:dateUtc="2025-09-18T19:57:00Z">
        <w:r w:rsidR="0061622F">
          <w:t xml:space="preserve"> the other</w:t>
        </w:r>
      </w:ins>
      <w:ins w:id="296" w:author="Ana Eguiguren" w:date="2025-09-18T16:48:00Z" w16du:dateUtc="2025-09-18T19:48:00Z">
        <w:r>
          <w:t xml:space="preserve"> in the Arctic Ocean (Baffin Bay, Canada)</w:t>
        </w:r>
      </w:ins>
      <w:ins w:id="297" w:author="Ana Eguiguren" w:date="2025-09-18T16:49:00Z" w16du:dateUtc="2025-09-18T19:49:00Z">
        <w:r>
          <w:t xml:space="preserve">. </w:t>
        </w:r>
      </w:ins>
      <w:ins w:id="298" w:author="Ana Eguiguren" w:date="2025-09-18T17:08:00Z" w16du:dateUtc="2025-09-18T20:08:00Z">
        <w:r w:rsidR="00D53B18">
          <w:t>The North Atlantic individual was recorded using a DJI Phantom 4Pro V2 +</w:t>
        </w:r>
      </w:ins>
      <w:ins w:id="299" w:author="Ana Eguiguren" w:date="2025-09-18T22:13:00Z" w16du:dateUtc="2025-09-19T01:13:00Z">
        <w:r w:rsidR="00F406C5">
          <w:t xml:space="preserve"> and the Arctic individual</w:t>
        </w:r>
      </w:ins>
      <w:ins w:id="300" w:author="Ana Eguiguren" w:date="2025-09-18T17:09:00Z" w16du:dateUtc="2025-09-18T20:09:00Z">
        <w:r w:rsidR="00D53B18">
          <w:t xml:space="preserve"> was </w:t>
        </w:r>
      </w:ins>
      <w:ins w:id="301" w:author="Ana Eguiguren" w:date="2025-09-18T22:14:00Z" w16du:dateUtc="2025-09-19T01:14:00Z">
        <w:r w:rsidR="00F406C5">
          <w:t>recorded with a</w:t>
        </w:r>
      </w:ins>
      <w:ins w:id="302" w:author="Ana Eguiguren" w:date="2025-09-18T17:09:00Z" w16du:dateUtc="2025-09-18T20:09:00Z">
        <w:r w:rsidR="00D53B18">
          <w:t xml:space="preserve"> DJI</w:t>
        </w:r>
      </w:ins>
      <w:ins w:id="303" w:author="Ana Eguiguren" w:date="2025-09-18T17:10:00Z" w16du:dateUtc="2025-09-18T20:10:00Z">
        <w:r w:rsidR="00D53B18">
          <w:t xml:space="preserve"> Inspire 2 </w:t>
        </w:r>
      </w:ins>
      <w:ins w:id="304" w:author="Ana Eguiguren" w:date="2025-09-18T17:11:00Z" w16du:dateUtc="2025-09-18T20:11:00Z">
        <w:r w:rsidR="00D53B18">
          <w:t>equipped</w:t>
        </w:r>
      </w:ins>
      <w:ins w:id="305"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06" w:author="Ana Eguiguren" w:date="2025-09-18T17:11:00Z" w16du:dateUtc="2025-09-18T20:11:00Z">
        <w:r w:rsidR="00D53B18">
          <w:t xml:space="preserve">Olympus </w:t>
        </w:r>
        <w:proofErr w:type="spellStart"/>
        <w:proofErr w:type="gramStart"/>
        <w:r w:rsidR="00D53B18">
          <w:t>M.Zuiko</w:t>
        </w:r>
        <w:proofErr w:type="spellEnd"/>
        <w:proofErr w:type="gramEnd"/>
        <w:r w:rsidR="00D53B18">
          <w:t xml:space="preserve"> lens. UAV altitude </w:t>
        </w:r>
      </w:ins>
      <w:ins w:id="307" w:author="Ana Eguiguren" w:date="2025-09-18T17:14:00Z" w16du:dateUtc="2025-09-18T20:14:00Z">
        <w:r w:rsidR="00D53B18">
          <w:t>measurements</w:t>
        </w:r>
      </w:ins>
      <w:ins w:id="308" w:author="Ana Eguiguren" w:date="2025-09-18T17:11:00Z" w16du:dateUtc="2025-09-18T20:11:00Z">
        <w:r w:rsidR="00D53B18">
          <w:t xml:space="preserve"> were obtained </w:t>
        </w:r>
      </w:ins>
      <w:ins w:id="309" w:author="Ana Eguiguren" w:date="2025-09-18T17:12:00Z" w16du:dateUtc="2025-09-18T20:12:00Z">
        <w:r w:rsidR="00D53B18">
          <w:t xml:space="preserve">through laser altimetry using a </w:t>
        </w:r>
        <w:proofErr w:type="spellStart"/>
        <w:r w:rsidR="00D53B18">
          <w:t>Lidar</w:t>
        </w:r>
      </w:ins>
      <w:ins w:id="310" w:author="Ana Eguiguren" w:date="2025-09-18T17:13:00Z" w16du:dateUtc="2025-09-18T20:13:00Z">
        <w:r w:rsidR="00D53B18">
          <w:t>B</w:t>
        </w:r>
      </w:ins>
      <w:ins w:id="311" w:author="Ana Eguiguren" w:date="2025-09-18T17:12:00Z" w16du:dateUtc="2025-09-18T20:12:00Z">
        <w:r w:rsidR="00D53B18">
          <w:t>o</w:t>
        </w:r>
      </w:ins>
      <w:ins w:id="312" w:author="Ana Eguiguren" w:date="2025-09-18T17:13:00Z" w16du:dateUtc="2025-09-18T20:13:00Z">
        <w:r w:rsidR="00D53B18">
          <w:t>X</w:t>
        </w:r>
      </w:ins>
      <w:proofErr w:type="spellEnd"/>
      <w:ins w:id="313" w:author="Ana Eguiguren" w:date="2025-09-18T17:12:00Z" w16du:dateUtc="2025-09-18T20:12:00Z">
        <w:r w:rsidR="00D53B18">
          <w:t xml:space="preserve">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14" w:author="Ana Eguiguren" w:date="2025-09-18T17:13:00Z" w16du:dateUtc="2025-09-18T20:13:00Z">
        <w:r w:rsidR="00D53B18">
          <w:t>.</w:t>
        </w:r>
        <w:r w:rsidR="00D53B18" w:rsidRPr="00D53B18">
          <w:t xml:space="preserve"> </w:t>
        </w:r>
        <w:r w:rsidR="00D53B18">
          <w:t>We computed</w:t>
        </w:r>
      </w:ins>
      <w:ins w:id="315" w:author="Ana Eguiguren" w:date="2025-09-18T17:22:00Z" w16du:dateUtc="2025-09-18T20:22:00Z">
        <w:r w:rsidR="003029CF">
          <w:t xml:space="preserve"> the</w:t>
        </w:r>
      </w:ins>
      <w:ins w:id="316" w:author="Ana Eguiguren" w:date="2025-09-18T17:13:00Z" w16du:dateUtc="2025-09-18T20:13:00Z">
        <w:r w:rsidR="00D53B18">
          <w:t xml:space="preserve"> </w:t>
        </w:r>
      </w:ins>
      <w:ins w:id="317" w:author="Ana Eguiguren" w:date="2025-09-18T17:14:00Z" w16du:dateUtc="2025-09-18T20:14:00Z">
        <w:r w:rsidR="00D53B18">
          <w:t xml:space="preserve">posterior </w:t>
        </w:r>
      </w:ins>
      <w:ins w:id="318"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19" w:author="Ana Eguiguren" w:date="2025-09-18T17:14:00Z" w16du:dateUtc="2025-09-18T20:14:00Z">
        <w:r w:rsidR="00D53B18">
          <w:rPr>
            <w:i/>
            <w:iCs/>
            <w:vertAlign w:val="subscript"/>
          </w:rPr>
          <w:t xml:space="preserve"> </w:t>
        </w:r>
        <w:r w:rsidR="00D53B18">
          <w:t>measurements</w:t>
        </w:r>
      </w:ins>
      <w:ins w:id="320" w:author="Ana Eguiguren" w:date="2025-09-18T22:14:00Z" w16du:dateUtc="2025-09-19T01:14:00Z">
        <w:r w:rsidR="00F406C5">
          <w:t xml:space="preserve"> and</w:t>
        </w:r>
      </w:ins>
      <w:ins w:id="321" w:author="Ana Eguiguren" w:date="2025-09-18T17:22:00Z" w16du:dateUtc="2025-09-18T20:22:00Z">
        <w:r w:rsidR="003029CF">
          <w:t xml:space="preserve"> </w:t>
        </w:r>
      </w:ins>
      <w:ins w:id="322" w:author="Ana Eguiguren" w:date="2025-09-18T17:14:00Z" w16du:dateUtc="2025-09-18T20:14:00Z">
        <w:r w:rsidR="00D53B18">
          <w:t xml:space="preserve">the </w:t>
        </w:r>
      </w:ins>
      <w:ins w:id="323" w:author="Ana Eguiguren" w:date="2025-09-18T17:20:00Z" w16du:dateUtc="2025-09-18T20:20:00Z">
        <w:r w:rsidR="00077A16">
          <w:t xml:space="preserve">bootstrapped mean </w:t>
        </w:r>
      </w:ins>
      <w:ins w:id="324" w:author="Ana Eguiguren" w:date="2025-09-18T17:13:00Z" w16du:dateUtc="2025-09-18T20:13:00Z">
        <w:r w:rsidR="00D53B18">
          <w:t xml:space="preserve">optimized parameter values </w:t>
        </w:r>
      </w:ins>
      <w:ins w:id="325" w:author="Ana Eguiguren" w:date="2025-09-18T17:20:00Z" w16du:dateUtc="2025-09-18T20:20:00Z">
        <w:r w:rsidR="00077A16">
          <w:t>and individual likelihoods of being male or</w:t>
        </w:r>
      </w:ins>
      <w:ins w:id="326" w:author="Ana Eguiguren" w:date="2025-09-18T17:21:00Z" w16du:dateUtc="2025-09-18T20:21:00Z">
        <w:r w:rsidR="00077A16">
          <w:t xml:space="preserve"> female </w:t>
        </w:r>
      </w:ins>
      <w:ins w:id="327" w:author="Ana Eguiguren" w:date="2025-09-18T17:13:00Z" w16du:dateUtc="2025-09-18T20:13:00Z">
        <w:r w:rsidR="00D53B18">
          <w:t>from our Gal</w:t>
        </w:r>
        <w:r w:rsidR="00D53B18" w:rsidRPr="00741C9F">
          <w:t>ápagos dataset.</w:t>
        </w:r>
      </w:ins>
      <w:ins w:id="328" w:author="Ana Eguiguren" w:date="2025-09-18T17:14:00Z" w16du:dateUtc="2025-09-18T20:14:00Z">
        <w:r w:rsidR="00D53B18">
          <w:t xml:space="preserve"> </w:t>
        </w:r>
      </w:ins>
      <w:ins w:id="329" w:author="Ana Eguiguren" w:date="2025-09-18T17:15:00Z" w16du:dateUtc="2025-09-18T20:15:00Z">
        <w:r w:rsidR="006F3DFC">
          <w:t xml:space="preserve">Because </w:t>
        </w:r>
      </w:ins>
      <w:ins w:id="330" w:author="Ana Eguiguren" w:date="2025-09-18T17:23:00Z" w16du:dateUtc="2025-09-18T20:23:00Z">
        <w:r w:rsidR="003029CF">
          <w:t xml:space="preserve">these individuals were located </w:t>
        </w:r>
      </w:ins>
      <w:ins w:id="331" w:author="Ana Eguiguren" w:date="2025-09-18T17:15:00Z" w16du:dateUtc="2025-09-18T20:15:00Z">
        <w:r w:rsidR="006F3DFC">
          <w:t>in high latitud</w:t>
        </w:r>
      </w:ins>
      <w:ins w:id="332" w:author="Ana Eguiguren" w:date="2025-09-18T17:24:00Z" w16du:dateUtc="2025-09-18T20:24:00Z">
        <w:r w:rsidR="003029CF">
          <w:t>es</w:t>
        </w:r>
      </w:ins>
      <w:ins w:id="333" w:author="Ana Eguiguren" w:date="2025-09-18T17:26:00Z" w16du:dateUtc="2025-09-18T20:26:00Z">
        <w:r w:rsidR="006F167E">
          <w:t xml:space="preserve"> </w:t>
        </w:r>
      </w:ins>
      <w:ins w:id="334"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r w:rsidR="003029CF">
          <w:t xml:space="preserve">, </w:t>
        </w:r>
      </w:ins>
      <w:ins w:id="335" w:author="Ana Eguiguren" w:date="2025-09-18T17:15:00Z" w16du:dateUtc="2025-09-18T20:15:00Z">
        <w:r w:rsidR="006F3DFC">
          <w:t>we expect</w:t>
        </w:r>
      </w:ins>
      <w:ins w:id="336" w:author="Ana Eguiguren" w:date="2025-09-18T17:24:00Z" w16du:dateUtc="2025-09-18T20:24:00Z">
        <w:r w:rsidR="003029CF">
          <w:t>ed</w:t>
        </w:r>
      </w:ins>
      <w:ins w:id="337" w:author="Ana Eguiguren" w:date="2025-09-18T17:15:00Z" w16du:dateUtc="2025-09-18T20:15:00Z">
        <w:r w:rsidR="006F3DFC">
          <w:t xml:space="preserve"> </w:t>
        </w:r>
      </w:ins>
      <w:ins w:id="338" w:author="Ana Eguiguren" w:date="2025-09-18T17:24:00Z" w16du:dateUtc="2025-09-18T20:24:00Z">
        <w:r w:rsidR="003029CF">
          <w:t>them to</w:t>
        </w:r>
      </w:ins>
      <w:ins w:id="339" w:author="Ana Eguiguren" w:date="2025-09-18T17:15:00Z" w16du:dateUtc="2025-09-18T20:15:00Z">
        <w:r w:rsidR="006F3DFC">
          <w:t xml:space="preserve"> </w:t>
        </w:r>
      </w:ins>
      <w:ins w:id="340" w:author="Ana Eguiguren" w:date="2025-09-18T22:14:00Z" w16du:dateUtc="2025-09-19T01:14:00Z">
        <w:r w:rsidR="00F406C5">
          <w:t>have near-zero</w:t>
        </w:r>
      </w:ins>
      <w:ins w:id="341" w:author="Ana Eguiguren" w:date="2025-09-18T17:16:00Z" w16du:dateUtc="2025-09-18T20:16:00Z">
        <w:r w:rsidR="006F3DFC">
          <w:t xml:space="preserve"> probabilit</w:t>
        </w:r>
      </w:ins>
      <w:ins w:id="342" w:author="Ana Eguiguren" w:date="2025-09-18T17:24:00Z" w16du:dateUtc="2025-09-18T20:24:00Z">
        <w:r w:rsidR="003029CF">
          <w:t>ies</w:t>
        </w:r>
      </w:ins>
      <w:ins w:id="343" w:author="Ana Eguiguren" w:date="2025-09-18T17:16:00Z" w16du:dateUtc="2025-09-18T20:16:00Z">
        <w:r w:rsidR="006F3DFC">
          <w:t xml:space="preserve"> of being female</w:t>
        </w:r>
      </w:ins>
      <w:ins w:id="344" w:author="Ana Eguiguren" w:date="2025-09-18T17:15:00Z" w16du:dateUtc="2025-09-18T20:15:00Z">
        <w:r w:rsidR="006F3DFC">
          <w:t>.</w:t>
        </w:r>
      </w:ins>
      <w:del w:id="345"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46" w:name="_Toc201083901"/>
      <w:r w:rsidRPr="00207D2A">
        <w:rPr>
          <w:rFonts w:cs="Times New Roman"/>
        </w:rPr>
        <w:t xml:space="preserve">3. </w:t>
      </w:r>
      <w:bookmarkEnd w:id="346"/>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7DF86D1E"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47"/>
      <w:r w:rsidRPr="00207D2A">
        <w:t xml:space="preserve">18 days </w:t>
      </w:r>
      <w:r w:rsidR="00B624C8" w:rsidRPr="00207D2A">
        <w:t>in the field</w:t>
      </w:r>
      <w:commentRangeEnd w:id="347"/>
      <w:r w:rsidR="00F00280">
        <w:rPr>
          <w:rStyle w:val="CommentReference"/>
        </w:rPr>
        <w:commentReference w:id="347"/>
      </w:r>
      <w:r w:rsidR="00B624C8" w:rsidRPr="00207D2A">
        <w:t xml:space="preserve"> </w:t>
      </w:r>
      <w:r w:rsidR="008769FC">
        <w:t>between February 1</w:t>
      </w:r>
      <w:r w:rsidR="008769FC" w:rsidRPr="008769FC">
        <w:rPr>
          <w:vertAlign w:val="superscript"/>
          <w:rPrChange w:id="348"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10</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Pr="00207D2A">
        <w:t>).</w:t>
      </w:r>
      <w:ins w:id="349"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5E895FCC"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50"/>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50"/>
      <w:r w:rsidR="005E0FA5" w:rsidRPr="00207D2A">
        <w:rPr>
          <w:rStyle w:val="CommentReference"/>
        </w:rPr>
        <w:commentReference w:id="350"/>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0A294B" w:rsidRPr="000A294B">
        <w:rPr>
          <w:rPrChange w:id="351" w:author="Ana Eguiguren" w:date="2025-09-02T19:44:00Z" w16du:dateUtc="2025-09-02T22:44:00Z">
            <w:rPr>
              <w:b/>
              <w:bCs/>
            </w:rPr>
          </w:rPrChange>
        </w:rPr>
        <w:t xml:space="preserve">Figure </w:t>
      </w:r>
      <w:r w:rsidR="000A294B" w:rsidRPr="000A294B">
        <w:rPr>
          <w:rPrChange w:id="352" w:author="Ana Eguiguren" w:date="2025-09-02T19:44:00Z" w16du:dateUtc="2025-09-02T22:44:00Z">
            <w:rPr>
              <w:b/>
              <w:bCs/>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43E8A91" w:rsidR="00862972" w:rsidRPr="00207D2A" w:rsidRDefault="00862972" w:rsidP="00862972">
      <w:pPr>
        <w:pStyle w:val="Caption"/>
        <w:rPr>
          <w:i w:val="0"/>
          <w:iCs w:val="0"/>
          <w:color w:val="auto"/>
        </w:rPr>
      </w:pPr>
      <w:bookmarkStart w:id="353" w:name="_Ref201088861"/>
      <w:commentRangeStart w:id="354"/>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0A294B">
        <w:rPr>
          <w:b/>
          <w:bCs/>
          <w:noProof/>
          <w:color w:val="auto"/>
        </w:rPr>
        <w:t>2</w:t>
      </w:r>
      <w:r w:rsidR="007459AF" w:rsidRPr="00207D2A">
        <w:rPr>
          <w:b/>
          <w:bCs/>
          <w:color w:val="auto"/>
          <w:rPrChange w:id="355" w:author="Balaena Institute whitehead" w:date="2025-07-25T12:58:00Z" w16du:dateUtc="2025-07-25T15:58:00Z">
            <w:rPr>
              <w:b/>
              <w:bCs/>
              <w:noProof/>
              <w:color w:val="auto"/>
            </w:rPr>
          </w:rPrChange>
        </w:rPr>
        <w:fldChar w:fldCharType="end"/>
      </w:r>
      <w:bookmarkEnd w:id="353"/>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354"/>
      <w:r w:rsidR="008A227A" w:rsidRPr="00207D2A">
        <w:rPr>
          <w:rStyle w:val="CommentReference"/>
          <w:i w:val="0"/>
          <w:iCs w:val="0"/>
          <w:color w:val="auto"/>
        </w:rPr>
        <w:commentReference w:id="354"/>
      </w:r>
    </w:p>
    <w:p w14:paraId="4AFC43A7" w14:textId="40124935" w:rsidR="00A10676" w:rsidRPr="00207D2A" w:rsidRDefault="00583D2A">
      <w:pPr>
        <w:pStyle w:val="Heading3"/>
        <w:pPrChange w:id="356"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3E811D8C" w:rsidR="00723C89" w:rsidRPr="00207D2A" w:rsidRDefault="00723934" w:rsidP="00723C89">
      <w:r w:rsidRPr="00207D2A">
        <w:t xml:space="preserve">Observed </w:t>
      </w:r>
      <w:r w:rsidR="001B6492" w:rsidRPr="00207D2A">
        <w:rPr>
          <w:i/>
          <w:iCs/>
        </w:rPr>
        <w:t>TL</w:t>
      </w:r>
      <w:r w:rsidRPr="00207D2A">
        <w:t xml:space="preserve"> measurements of the same individual had 2% average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0A294B" w:rsidRPr="000A294B">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mates. The remainder (n = 40) fell within age classes with overlapping ranges between males and females (i.e., AF, AM, and MF). </w:t>
      </w:r>
    </w:p>
    <w:p w14:paraId="6FDCCD94" w14:textId="35DD1EEE"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357" w:author="Ana Eguiguren" w:date="2025-09-16T21:11:00Z" w16du:dateUtc="2025-09-17T00:11:00Z">
        <w:r w:rsidR="00CA2709">
          <w:t>0.03</w:t>
        </w:r>
      </w:ins>
      <w:r w:rsidR="00E27601" w:rsidRPr="00207D2A">
        <w:t xml:space="preserve"> CV </w:t>
      </w:r>
      <w:commentRangeStart w:id="358"/>
      <w:r w:rsidR="00E27601" w:rsidRPr="00207D2A">
        <w:t>(</w:t>
      </w:r>
      <w:r w:rsidR="00E27601" w:rsidRPr="00260BC6">
        <w:rPr>
          <w:rPrChange w:id="359" w:author="Ana Eguiguren" w:date="2025-09-18T22:15:00Z" w16du:dateUtc="2025-09-19T01:15:00Z">
            <w:rPr>
              <w:highlight w:val="yellow"/>
            </w:rPr>
          </w:rPrChange>
        </w:rPr>
        <w:t>SD =</w:t>
      </w:r>
      <w:r w:rsidR="00CA2709">
        <w:t>0.01</w:t>
      </w:r>
      <w:r w:rsidR="00E27601" w:rsidRPr="00207D2A">
        <w:t>)</w:t>
      </w:r>
      <w:r w:rsidR="00E05126" w:rsidRPr="00207D2A">
        <w:t>.</w:t>
      </w:r>
      <w:commentRangeEnd w:id="358"/>
      <w:r w:rsidR="00AD46A2">
        <w:rPr>
          <w:rStyle w:val="CommentReference"/>
        </w:rPr>
        <w:commentReference w:id="358"/>
      </w:r>
    </w:p>
    <w:p w14:paraId="529523F8" w14:textId="0DCE9FE6" w:rsidR="00A10676" w:rsidRPr="00207D2A" w:rsidRDefault="0063179E">
      <w:pPr>
        <w:keepNext/>
        <w:pPrChange w:id="360"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4BE7D9AD" w:rsidR="0063179E" w:rsidRPr="00207D2A" w:rsidRDefault="00A10676" w:rsidP="0063179E">
      <w:pPr>
        <w:pStyle w:val="Heading4"/>
        <w:spacing w:line="240" w:lineRule="auto"/>
        <w:rPr>
          <w:rFonts w:cs="Times New Roman"/>
          <w:i w:val="0"/>
          <w:iCs w:val="0"/>
          <w:sz w:val="18"/>
          <w:szCs w:val="18"/>
        </w:rPr>
      </w:pPr>
      <w:bookmarkStart w:id="361" w:name="_Ref203040586"/>
      <w:commentRangeStart w:id="362"/>
      <w:r w:rsidRPr="00207D2A">
        <w:rPr>
          <w:rFonts w:eastAsiaTheme="minorHAnsi" w:cs="Times New Roman"/>
          <w:b/>
          <w:bCs/>
          <w:sz w:val="18"/>
          <w:szCs w:val="18"/>
          <w:rPrChange w:id="363" w:author="Balaena Institute whitehead" w:date="2025-07-25T12:58:00Z" w16du:dateUtc="2025-07-25T15:58:00Z">
            <w:rPr/>
          </w:rPrChange>
        </w:rPr>
        <w:t xml:space="preserve">Figure </w:t>
      </w:r>
      <w:r w:rsidRPr="00207D2A">
        <w:rPr>
          <w:rFonts w:eastAsiaTheme="minorHAnsi" w:cs="Times New Roman"/>
          <w:b/>
          <w:bCs/>
          <w:sz w:val="18"/>
          <w:szCs w:val="18"/>
          <w:rPrChange w:id="364" w:author="Balaena Institute whitehead" w:date="2025-07-25T12:58:00Z" w16du:dateUtc="2025-07-25T15:58:00Z">
            <w:rPr/>
          </w:rPrChange>
        </w:rPr>
        <w:fldChar w:fldCharType="begin"/>
      </w:r>
      <w:r w:rsidRPr="00207D2A">
        <w:rPr>
          <w:rFonts w:eastAsiaTheme="minorHAnsi" w:cs="Times New Roman"/>
          <w:b/>
          <w:bCs/>
          <w:sz w:val="18"/>
          <w:szCs w:val="18"/>
          <w:rPrChange w:id="365"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366" w:author="Balaena Institute whitehead" w:date="2025-07-25T12:58:00Z" w16du:dateUtc="2025-07-25T15:58:00Z">
            <w:rPr/>
          </w:rPrChange>
        </w:rPr>
        <w:fldChar w:fldCharType="separate"/>
      </w:r>
      <w:ins w:id="367" w:author="Ana Eguiguren" w:date="2025-09-02T19:44:00Z" w16du:dateUtc="2025-09-02T22:44:00Z">
        <w:r w:rsidR="000A294B">
          <w:rPr>
            <w:rFonts w:eastAsiaTheme="minorHAnsi" w:cs="Times New Roman"/>
            <w:b/>
            <w:bCs/>
            <w:noProof/>
            <w:sz w:val="18"/>
            <w:szCs w:val="18"/>
          </w:rPr>
          <w:t>3</w:t>
        </w:r>
      </w:ins>
      <w:r w:rsidRPr="00207D2A">
        <w:rPr>
          <w:rFonts w:eastAsiaTheme="minorHAnsi" w:cs="Times New Roman"/>
          <w:b/>
          <w:bCs/>
          <w:sz w:val="18"/>
          <w:szCs w:val="18"/>
          <w:rPrChange w:id="368" w:author="Balaena Institute whitehead" w:date="2025-07-25T12:58:00Z" w16du:dateUtc="2025-07-25T15:58:00Z">
            <w:rPr/>
          </w:rPrChange>
        </w:rPr>
        <w:fldChar w:fldCharType="end"/>
      </w:r>
      <w:bookmarkEnd w:id="361"/>
      <w:r w:rsidRPr="00207D2A">
        <w:rPr>
          <w:rFonts w:eastAsiaTheme="minorHAnsi" w:cs="Times New Roman"/>
          <w:b/>
          <w:bCs/>
          <w:sz w:val="18"/>
          <w:szCs w:val="18"/>
          <w:rPrChange w:id="369" w:author="Balaena Institute whitehead" w:date="2025-07-25T12:58:00Z" w16du:dateUtc="2025-07-25T15:58:00Z">
            <w:rPr/>
          </w:rPrChange>
        </w:rPr>
        <w:t>.</w:t>
      </w:r>
      <w:r w:rsidRPr="00207D2A">
        <w:rPr>
          <w:rFonts w:eastAsiaTheme="minorHAnsi" w:cs="Times New Roman"/>
          <w:sz w:val="18"/>
          <w:szCs w:val="18"/>
          <w:rPrChange w:id="370" w:author="Balaena Institute whitehead" w:date="2025-07-25T12:58:00Z" w16du:dateUtc="2025-07-25T15:58:00Z">
            <w:rPr/>
          </w:rPrChange>
        </w:rPr>
        <w:t xml:space="preserve"> </w:t>
      </w:r>
      <w:bookmarkStart w:id="371" w:name="_Hlk203128466"/>
      <w:r w:rsidRPr="00207D2A">
        <w:rPr>
          <w:rFonts w:eastAsiaTheme="minorHAnsi" w:cs="Times New Roman"/>
          <w:i w:val="0"/>
          <w:iCs w:val="0"/>
          <w:sz w:val="18"/>
          <w:szCs w:val="18"/>
          <w:rPrChange w:id="372"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373"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374"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375" w:author="Balaena Institute whitehead" w:date="2025-07-25T12:58:00Z" w16du:dateUtc="2025-07-25T15:58:00Z">
            <w:rPr/>
          </w:rPrChange>
        </w:rPr>
        <w:t>NR</w:t>
      </w:r>
      <w:r w:rsidRPr="00207D2A">
        <w:rPr>
          <w:rFonts w:eastAsiaTheme="minorHAnsi" w:cs="Times New Roman"/>
          <w:sz w:val="18"/>
          <w:szCs w:val="18"/>
          <w:vertAlign w:val="subscript"/>
          <w:rPrChange w:id="376"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377"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378"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379"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380"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381"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382"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383"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384"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r w:rsidR="003752AB" w:rsidRPr="00207D2A">
        <w:rPr>
          <w:rFonts w:eastAsiaTheme="minorHAnsi" w:cs="Times New Roman"/>
          <w:sz w:val="18"/>
          <w:szCs w:val="18"/>
          <w:rPrChange w:id="385" w:author="Balaena Institute whitehead" w:date="2025-07-25T12:58:00Z" w16du:dateUtc="2025-07-25T15:58:00Z">
            <w:rPr/>
          </w:rPrChange>
        </w:rPr>
        <w:t>NR</w:t>
      </w:r>
      <w:r w:rsidR="003752AB" w:rsidRPr="00207D2A">
        <w:rPr>
          <w:rFonts w:eastAsiaTheme="minorHAnsi" w:cs="Times New Roman"/>
          <w:sz w:val="18"/>
          <w:szCs w:val="18"/>
          <w:vertAlign w:val="subscript"/>
          <w:rPrChange w:id="386"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387"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388"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389"/>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371"/>
      <w:commentRangeEnd w:id="389"/>
      <w:r w:rsidR="00B46BCD">
        <w:rPr>
          <w:rStyle w:val="CommentReference"/>
          <w:rFonts w:eastAsiaTheme="minorHAnsi" w:cs="Times New Roman"/>
          <w:i w:val="0"/>
          <w:iCs w:val="0"/>
        </w:rPr>
        <w:commentReference w:id="389"/>
      </w:r>
    </w:p>
    <w:p w14:paraId="2B668A0F" w14:textId="77777777" w:rsidR="0063179E" w:rsidRPr="00AD46A2" w:rsidRDefault="0063179E">
      <w:pPr>
        <w:pPrChange w:id="390"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391"/>
      <w:commentRangeEnd w:id="391"/>
      <w:r w:rsidRPr="00207D2A">
        <w:rPr>
          <w:rStyle w:val="CommentReference"/>
          <w:i w:val="0"/>
          <w:iCs w:val="0"/>
        </w:rPr>
        <w:commentReference w:id="391"/>
      </w:r>
      <w:commentRangeEnd w:id="362"/>
      <w:r w:rsidR="00723C89" w:rsidRPr="00207D2A">
        <w:rPr>
          <w:rStyle w:val="CommentReference"/>
          <w:i w:val="0"/>
          <w:iCs w:val="0"/>
        </w:rPr>
        <w:commentReference w:id="362"/>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3DADB350" w:rsidR="00583D2A" w:rsidRPr="003878CE" w:rsidRDefault="003878CE" w:rsidP="00583D2A">
      <w:pPr>
        <w:rPr>
          <w:rFonts w:eastAsiaTheme="minorEastAsia"/>
          <w:rPrChange w:id="392" w:author="Ana Eguiguren" w:date="2025-09-02T19:32:00Z" w16du:dateUtc="2025-09-02T22:32:00Z">
            <w:rPr/>
          </w:rPrChange>
        </w:rPr>
      </w:pPr>
      <w:commentRangeStart w:id="393"/>
      <w:ins w:id="394"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395"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396"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393"/>
        <w:r>
          <w:rPr>
            <w:rStyle w:val="CommentReference"/>
          </w:rPr>
          <w:commentReference w:id="393"/>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397" w:author="Ana Eguiguren" w:date="2025-09-02T19:44:00Z" w16du:dateUtc="2025-09-02T22:44:00Z">
        <w:r w:rsidR="000A294B" w:rsidRPr="00207D2A">
          <w:rPr>
            <w:b/>
            <w:bCs/>
            <w:rPrChange w:id="398" w:author="Balaena Institute whitehead" w:date="2025-07-25T12:58:00Z" w16du:dateUtc="2025-07-25T15:58:00Z">
              <w:rPr/>
            </w:rPrChange>
          </w:rPr>
          <w:t xml:space="preserve">Figure </w:t>
        </w:r>
        <w:r w:rsidR="000A294B">
          <w:rPr>
            <w:b/>
            <w:bCs/>
          </w:rPr>
          <w:t>4</w:t>
        </w:r>
      </w:ins>
      <w:del w:id="399"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00" w:author="Ana Eguiguren" w:date="2025-09-02T19:44:00Z" w16du:dateUtc="2025-09-02T22:44:00Z">
        <w:r w:rsidR="000A294B" w:rsidRPr="00207D2A">
          <w:rPr>
            <w:b/>
            <w:bCs/>
          </w:rPr>
          <w:t xml:space="preserve">Figure </w:t>
        </w:r>
        <w:r w:rsidR="000A294B">
          <w:rPr>
            <w:b/>
            <w:bCs/>
            <w:noProof/>
          </w:rPr>
          <w:t>5</w:t>
        </w:r>
      </w:ins>
      <w:del w:id="401"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02" w:author="Ana Eguiguren" w:date="2025-09-02T19:44:00Z" w16du:dateUtc="2025-09-02T22:44:00Z">
        <w:r w:rsidR="000A294B" w:rsidRPr="00207D2A">
          <w:rPr>
            <w:b/>
            <w:bCs/>
          </w:rPr>
          <w:t xml:space="preserve">Figure </w:t>
        </w:r>
      </w:ins>
      <w:del w:id="403"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04"/>
      <w:commentRangeStart w:id="405"/>
      <w:commentRangeStart w:id="406"/>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07" w:author="Ana Eguiguren" w:date="2025-09-02T19:44:00Z" w16du:dateUtc="2025-09-02T22:44:00Z">
        <w:r w:rsidR="000A294B" w:rsidRPr="00207D2A">
          <w:rPr>
            <w:b/>
            <w:bCs/>
            <w:rPrChange w:id="408" w:author="Balaena Institute whitehead" w:date="2025-07-25T12:58:00Z" w16du:dateUtc="2025-07-25T15:58:00Z">
              <w:rPr/>
            </w:rPrChange>
          </w:rPr>
          <w:t xml:space="preserve">Figure </w:t>
        </w:r>
        <w:r w:rsidR="000A294B">
          <w:rPr>
            <w:b/>
            <w:bCs/>
          </w:rPr>
          <w:t>4</w:t>
        </w:r>
      </w:ins>
      <w:del w:id="409"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commentRangeStart w:id="410"/>
      <w:del w:id="411" w:author="Ana Eguiguren" w:date="2025-09-16T21:14:00Z" w16du:dateUtc="2025-09-17T00:14:00Z">
        <w:r w:rsidR="006E66B8" w:rsidRPr="00207D2A" w:rsidDel="00855069">
          <w:delText>In fact,</w:delText>
        </w:r>
      </w:del>
      <w:r w:rsidR="00C74251">
        <w:t xml:space="preserve"> </w:t>
      </w:r>
      <w:commentRangeEnd w:id="410"/>
      <w:r w:rsidR="00B46BCD">
        <w:rPr>
          <w:rStyle w:val="CommentReference"/>
        </w:rPr>
        <w:commentReference w:id="410"/>
      </w:r>
      <w:ins w:id="412" w:author="Ana Eguiguren" w:date="2025-09-16T21:14:00Z" w16du:dateUtc="2025-09-17T00:14:00Z">
        <w:r w:rsidR="00855069">
          <w:t>F</w:t>
        </w:r>
      </w:ins>
      <w:del w:id="413"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4 &amp; 5</w:t>
      </w:r>
      <w:r w:rsidR="00922BBE" w:rsidRPr="00207D2A">
        <w:t xml:space="preserve">), and thus the logistic model is an unnecessary elaboration (also indicated by </w:t>
      </w:r>
      <w:proofErr w:type="spellStart"/>
      <w:r w:rsidR="00922BBE" w:rsidRPr="00207D2A">
        <w:rPr>
          <w:i/>
          <w:iCs/>
        </w:rPr>
        <w:lastRenderedPageBreak/>
        <w:t>mr</w:t>
      </w:r>
      <w:proofErr w:type="spellEnd"/>
      <w:r w:rsidR="00922BBE" w:rsidRPr="00207D2A">
        <w:t>=~0</w:t>
      </w:r>
      <w:r w:rsidR="00897888" w:rsidRPr="00207D2A">
        <w:t xml:space="preserve">, </w:t>
      </w:r>
      <w:r w:rsidR="00897888" w:rsidRPr="00207D2A">
        <w:rPr>
          <w:b/>
          <w:bCs/>
        </w:rPr>
        <w:t>Supplementary Table S</w:t>
      </w:r>
      <w:r w:rsidR="00C744D6">
        <w:rPr>
          <w:b/>
          <w:bCs/>
        </w:rPr>
        <w:t>3</w:t>
      </w:r>
      <w:r w:rsidR="000F59CE" w:rsidRPr="00207D2A">
        <w:rPr>
          <w:b/>
          <w:bCs/>
        </w:rPr>
        <w:t xml:space="preserve"> - 3</w:t>
      </w:r>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14" w:author="Ana Eguiguren" w:date="2025-09-02T19:44:00Z" w16du:dateUtc="2025-09-02T22:44:00Z">
        <w:r w:rsidR="000A294B" w:rsidRPr="00207D2A">
          <w:rPr>
            <w:b/>
            <w:bCs/>
            <w:rPrChange w:id="415" w:author="Balaena Institute whitehead" w:date="2025-07-25T12:58:00Z" w16du:dateUtc="2025-07-25T15:58:00Z">
              <w:rPr/>
            </w:rPrChange>
          </w:rPr>
          <w:t xml:space="preserve">Figure </w:t>
        </w:r>
        <w:r w:rsidR="000A294B">
          <w:rPr>
            <w:b/>
            <w:bCs/>
          </w:rPr>
          <w:t>4</w:t>
        </w:r>
      </w:ins>
      <w:del w:id="416" w:author="Ana Eguiguren" w:date="2025-09-02T19:44:00Z" w16du:dateUtc="2025-09-02T22:44:00Z">
        <w:r w:rsidR="001E274D" w:rsidRPr="00207D2A" w:rsidDel="000A294B">
          <w:rPr>
            <w:b/>
            <w:bCs/>
            <w:rPrChange w:id="417" w:author="Balaena Institute whitehead" w:date="2025-07-25T12:58:00Z" w16du:dateUtc="2025-07-25T15:58:00Z">
              <w:rPr/>
            </w:rPrChange>
          </w:rPr>
          <w:delText xml:space="preserve">Figure </w:delText>
        </w:r>
        <w:r w:rsidR="001E274D" w:rsidRPr="00207D2A" w:rsidDel="000A294B">
          <w:rPr>
            <w:b/>
            <w:bCs/>
            <w:rPrChange w:id="418"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04"/>
      <w:r w:rsidR="00547F4B" w:rsidRPr="00207D2A">
        <w:rPr>
          <w:rStyle w:val="CommentReference"/>
        </w:rPr>
        <w:commentReference w:id="404"/>
      </w:r>
      <w:commentRangeEnd w:id="405"/>
      <w:r w:rsidR="00B46BCD">
        <w:rPr>
          <w:rStyle w:val="CommentReference"/>
        </w:rPr>
        <w:commentReference w:id="405"/>
      </w:r>
      <w:commentRangeEnd w:id="406"/>
      <w:r w:rsidR="00B05530">
        <w:rPr>
          <w:rStyle w:val="CommentReference"/>
        </w:rPr>
        <w:commentReference w:id="406"/>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5D6E98BE" w:rsidR="00897888" w:rsidRPr="00207D2A" w:rsidRDefault="00897888" w:rsidP="00897888">
      <w:pPr>
        <w:pStyle w:val="Caption"/>
        <w:rPr>
          <w:i w:val="0"/>
          <w:iCs w:val="0"/>
          <w:color w:val="auto"/>
        </w:rPr>
      </w:pPr>
      <w:bookmarkStart w:id="419" w:name="_Ref203140158"/>
      <w:bookmarkStart w:id="420" w:name="_Ref203140152"/>
      <w:r w:rsidRPr="00207D2A">
        <w:rPr>
          <w:b/>
          <w:bCs/>
          <w:color w:val="auto"/>
          <w:rPrChange w:id="421"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22" w:author="Balaena Institute whitehead" w:date="2025-07-25T12:58:00Z" w16du:dateUtc="2025-07-25T15:58:00Z">
            <w:rPr/>
          </w:rPrChange>
        </w:rPr>
        <w:instrText xml:space="preserve"> SEQ Figure \* ARABIC </w:instrText>
      </w:r>
      <w:r w:rsidRPr="00CF02DB">
        <w:rPr>
          <w:b/>
          <w:bCs/>
          <w:color w:val="auto"/>
        </w:rPr>
        <w:fldChar w:fldCharType="separate"/>
      </w:r>
      <w:ins w:id="423" w:author="Ana Eguiguren" w:date="2025-09-02T19:44:00Z" w16du:dateUtc="2025-09-02T22:44:00Z">
        <w:r w:rsidR="000A294B">
          <w:rPr>
            <w:b/>
            <w:bCs/>
            <w:noProof/>
            <w:color w:val="auto"/>
          </w:rPr>
          <w:t>4</w:t>
        </w:r>
      </w:ins>
      <w:r w:rsidRPr="00CF02DB">
        <w:rPr>
          <w:b/>
          <w:bCs/>
          <w:color w:val="auto"/>
        </w:rPr>
        <w:fldChar w:fldCharType="end"/>
      </w:r>
      <w:bookmarkEnd w:id="419"/>
      <w:r w:rsidRPr="00CF02DB">
        <w:rPr>
          <w:b/>
          <w:bCs/>
          <w:color w:val="auto"/>
        </w:rPr>
        <w:t>.</w:t>
      </w:r>
      <w:r w:rsidR="00800531" w:rsidRPr="00207D2A">
        <w:rPr>
          <w:b/>
          <w:bCs/>
          <w:color w:val="auto"/>
        </w:rPr>
        <w:t xml:space="preserve"> </w:t>
      </w:r>
      <w:r w:rsidRPr="00207D2A">
        <w:rPr>
          <w:i w:val="0"/>
          <w:iCs w:val="0"/>
          <w:color w:val="auto"/>
        </w:rPr>
        <w:t>Distribution of bootstrapped parameter estimates modeling the growth rate of females and small males (≤ 6 m) (</w:t>
      </w:r>
      <w:proofErr w:type="spellStart"/>
      <w:r w:rsidRPr="00207D2A">
        <w:rPr>
          <w:color w:val="auto"/>
          <w:rPrChange w:id="424"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425"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26" w:author="Balaena Institute whitehead" w:date="2025-07-25T12:58:00Z" w16du:dateUtc="2025-07-25T15:58:00Z">
            <w:rPr>
              <w:i w:val="0"/>
              <w:iCs w:val="0"/>
              <w:color w:val="auto"/>
            </w:rPr>
          </w:rPrChange>
        </w:rPr>
        <w:t>max</w:t>
      </w:r>
      <w:r w:rsidRPr="00207D2A">
        <w:rPr>
          <w:color w:val="auto"/>
          <w:vertAlign w:val="subscript"/>
          <w:rPrChange w:id="427"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428"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429"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30" w:author="Balaena Institute whitehead" w:date="2025-07-25T12:58:00Z" w16du:dateUtc="2025-07-25T15:58:00Z">
            <w:rPr>
              <w:i w:val="0"/>
              <w:iCs w:val="0"/>
              <w:color w:val="auto"/>
            </w:rPr>
          </w:rPrChange>
        </w:rPr>
        <w:t>max</w:t>
      </w:r>
      <w:r w:rsidRPr="00207D2A">
        <w:rPr>
          <w:color w:val="auto"/>
          <w:vertAlign w:val="subscript"/>
          <w:rPrChange w:id="431"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20"/>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432"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7AAD82EC" w:rsidR="00583D2A" w:rsidRPr="00207D2A" w:rsidRDefault="00583D2A" w:rsidP="00583D2A">
      <w:pPr>
        <w:pStyle w:val="Caption"/>
      </w:pPr>
      <w:bookmarkStart w:id="433"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0A294B">
        <w:rPr>
          <w:b/>
          <w:bCs/>
          <w:noProof/>
          <w:color w:val="auto"/>
        </w:rPr>
        <w:t>5</w:t>
      </w:r>
      <w:r w:rsidRPr="00207D2A">
        <w:rPr>
          <w:b/>
          <w:bCs/>
          <w:color w:val="auto"/>
        </w:rPr>
        <w:fldChar w:fldCharType="end"/>
      </w:r>
      <w:bookmarkEnd w:id="433"/>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434"/>
      <w:r w:rsidRPr="00207D2A">
        <w:rPr>
          <w:i w:val="0"/>
          <w:iCs w:val="0"/>
          <w:color w:val="auto"/>
        </w:rPr>
        <w:t xml:space="preserve"> base of the dorsal fin</w:t>
      </w:r>
      <w:r w:rsidR="00FC74A0" w:rsidRPr="00207D2A">
        <w:rPr>
          <w:i w:val="0"/>
          <w:iCs w:val="0"/>
          <w:color w:val="auto"/>
        </w:rPr>
        <w:t xml:space="preserve"> </w:t>
      </w:r>
      <w:commentRangeEnd w:id="434"/>
      <w:r w:rsidR="000023FA">
        <w:rPr>
          <w:rStyle w:val="CommentReference"/>
          <w:i w:val="0"/>
          <w:iCs w:val="0"/>
          <w:color w:val="auto"/>
        </w:rPr>
        <w:commentReference w:id="434"/>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435"/>
      <w:r w:rsidRPr="00207D2A">
        <w:rPr>
          <w:color w:val="auto"/>
        </w:rPr>
        <w:t>R</w:t>
      </w:r>
      <w:r w:rsidR="000023FA" w:rsidRPr="000023FA">
        <w:rPr>
          <w:color w:val="auto"/>
          <w:vertAlign w:val="subscript"/>
          <w:rPrChange w:id="436"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435"/>
      <w:r w:rsidRPr="00207D2A">
        <w:rPr>
          <w:rStyle w:val="CommentReference"/>
          <w:i w:val="0"/>
          <w:iCs w:val="0"/>
          <w:color w:val="auto"/>
        </w:rPr>
        <w:commentReference w:id="435"/>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1E855A42" w14:textId="4A300F78" w:rsidR="00610477" w:rsidRPr="00610477"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437"/>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437"/>
      <w:r w:rsidR="000023FA">
        <w:rPr>
          <w:rStyle w:val="CommentReference"/>
        </w:rPr>
        <w:commentReference w:id="437"/>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438"/>
      <w:r w:rsidR="003C2CB8" w:rsidRPr="00207D2A">
        <w:t>exceeding the maximum recorded female length</w:t>
      </w:r>
      <w:commentRangeEnd w:id="438"/>
      <w:r w:rsidR="000023FA">
        <w:rPr>
          <w:rStyle w:val="CommentReference"/>
        </w:rPr>
        <w:commentReference w:id="438"/>
      </w:r>
      <w:ins w:id="439" w:author="Christine K" w:date="2025-08-09T14:13:00Z" w16du:dateUtc="2025-08-09T21:13:00Z">
        <w:r w:rsidR="000023FA">
          <w:t xml:space="preserve"> </w:t>
        </w:r>
        <w:del w:id="440" w:author="Ana Eguiguren" w:date="2025-09-16T21:21:00Z" w16du:dateUtc="2025-09-17T00:21:00Z">
          <w:r w:rsidR="000023FA" w:rsidDel="00B05530">
            <w:delText>of X m</w:delText>
          </w:r>
        </w:del>
      </w:ins>
      <w:ins w:id="441"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del w:id="442" w:author="Balaena Institute whitehead" w:date="2025-09-04T17:16:00Z" w16du:dateUtc="2025-09-04T20:16:00Z">
        <w:r w:rsidR="001C3A91" w:rsidRPr="00207D2A" w:rsidDel="00610477">
          <w:delText xml:space="preserve">Images of a sample of individuals and their corresponding </w:delText>
        </w:r>
        <w:r w:rsidR="001C3A91" w:rsidRPr="00207D2A" w:rsidDel="00610477">
          <w:rPr>
            <w:i/>
            <w:iCs/>
          </w:rPr>
          <w:delText>P(f)</w:delText>
        </w:r>
        <w:r w:rsidR="001C3A91" w:rsidRPr="00207D2A" w:rsidDel="00610477">
          <w:delText xml:space="preserve"> values are shown in the </w:delText>
        </w:r>
        <w:r w:rsidR="009B17FC" w:rsidRPr="00207D2A" w:rsidDel="00610477">
          <w:rPr>
            <w:b/>
            <w:bCs/>
          </w:rPr>
          <w:delText xml:space="preserve">Supplementary Material </w:delText>
        </w:r>
      </w:del>
      <w:del w:id="443" w:author="Balaena Institute whitehead" w:date="2025-09-04T17:10:00Z" w16du:dateUtc="2025-09-04T20:10:00Z">
        <w:r w:rsidR="00C744D6" w:rsidDel="00610477">
          <w:rPr>
            <w:b/>
            <w:bCs/>
          </w:rPr>
          <w:delText>4</w:delText>
        </w:r>
      </w:del>
      <w:del w:id="444" w:author="Balaena Institute whitehead" w:date="2025-09-04T17:16:00Z" w16du:dateUtc="2025-09-04T20:16:00Z">
        <w:r w:rsidR="001C3A91" w:rsidRPr="00207D2A" w:rsidDel="00610477">
          <w:delText xml:space="preserve">. </w:delText>
        </w:r>
      </w:del>
      <w:ins w:id="445" w:author="Balaena Institute whitehead" w:date="2025-09-04T17:09:00Z" w16du:dateUtc="2025-09-04T20:09:00Z">
        <w:r w:rsidR="00610477">
          <w:rPr>
            <w:i/>
            <w:iCs/>
          </w:rPr>
          <w:t xml:space="preserve">P(f) </w:t>
        </w:r>
        <w:r w:rsidR="00610477">
          <w:t xml:space="preserve">estimates were robust to varying </w:t>
        </w:r>
        <w:r w:rsidR="00610477">
          <w:rPr>
            <w:i/>
            <w:iCs/>
          </w:rPr>
          <w:t xml:space="preserve">chm </w:t>
        </w:r>
        <w:r w:rsidR="00610477">
          <w:t xml:space="preserve">and </w:t>
        </w:r>
      </w:ins>
      <w:ins w:id="446" w:author="Balaena Institute whitehead" w:date="2025-09-04T17:10:00Z" w16du:dateUtc="2025-09-04T20:10:00Z">
        <w:r w:rsidR="00610477">
          <w:t xml:space="preserve">prior </w:t>
        </w:r>
        <w:r w:rsidR="00610477">
          <w:rPr>
            <w:i/>
            <w:iCs/>
          </w:rPr>
          <w:t>P(f)</w:t>
        </w:r>
        <w:r w:rsidR="00610477">
          <w:t xml:space="preserve"> values for most individuals</w:t>
        </w:r>
      </w:ins>
      <w:ins w:id="447" w:author="Balaena Institute whitehead" w:date="2025-09-04T17:15:00Z" w16du:dateUtc="2025-09-04T20:15:00Z">
        <w:r w:rsidR="00610477">
          <w:t xml:space="preserve">, particularly </w:t>
        </w:r>
      </w:ins>
      <w:r w:rsidR="00682A68">
        <w:t xml:space="preserve">for </w:t>
      </w:r>
      <w:ins w:id="448" w:author="Balaena Institute whitehead" w:date="2025-09-04T17:15:00Z" w16du:dateUtc="2025-09-04T20:15:00Z">
        <w:r w:rsidR="00610477">
          <w:t xml:space="preserve">those that had consistently </w:t>
        </w:r>
      </w:ins>
      <w:ins w:id="449" w:author="Balaena Institute whitehead" w:date="2025-09-04T17:16:00Z" w16du:dateUtc="2025-09-04T20:16:00Z">
        <w:r w:rsidR="00610477">
          <w:t xml:space="preserve">either </w:t>
        </w:r>
      </w:ins>
      <w:ins w:id="450" w:author="Balaena Institute whitehead" w:date="2025-09-04T17:15:00Z" w16du:dateUtc="2025-09-04T20:15:00Z">
        <w:r w:rsidR="00610477">
          <w:t>high</w:t>
        </w:r>
      </w:ins>
      <w:ins w:id="451" w:author="Balaena Institute whitehead" w:date="2025-09-04T17:16:00Z" w16du:dateUtc="2025-09-04T20:16:00Z">
        <w:r w:rsidR="00610477">
          <w:t xml:space="preserve"> or low probabilities of being fema</w:t>
        </w:r>
      </w:ins>
      <w:ins w:id="452" w:author="Balaena Institute whitehead" w:date="2025-09-04T17:17:00Z" w16du:dateUtc="2025-09-04T20:17:00Z">
        <w:r w:rsidR="00610477">
          <w:t>l</w:t>
        </w:r>
      </w:ins>
      <w:ins w:id="453" w:author="Balaena Institute whitehead" w:date="2025-09-04T17:16:00Z" w16du:dateUtc="2025-09-04T20:16:00Z">
        <w:r w:rsidR="00610477">
          <w:t>e (</w:t>
        </w:r>
        <w:r w:rsidR="00610477">
          <w:rPr>
            <w:b/>
            <w:bCs/>
          </w:rPr>
          <w:t>Supplementary Material 4</w:t>
        </w:r>
        <w:r w:rsidR="00610477">
          <w:t>)</w:t>
        </w:r>
      </w:ins>
      <w:ins w:id="454" w:author="Balaena Institute whitehead" w:date="2025-09-04T17:12:00Z" w16du:dateUtc="2025-09-04T20:12:00Z">
        <w:r w:rsidR="00610477">
          <w:t>.</w:t>
        </w:r>
      </w:ins>
      <w:r w:rsidR="00682A68">
        <w:t xml:space="preserve"> </w:t>
      </w:r>
      <w:ins w:id="455" w:author="Balaena Institute whitehead" w:date="2025-09-04T17:12:00Z" w16du:dateUtc="2025-09-04T20:12:00Z">
        <w:r w:rsidR="00610477">
          <w:t xml:space="preserve">Individuals for which varying parameter values had a </w:t>
        </w:r>
      </w:ins>
      <w:ins w:id="456" w:author="Balaena Institute whitehead" w:date="2025-09-04T17:13:00Z" w16du:dateUtc="2025-09-04T20:13:00Z">
        <w:r w:rsidR="00610477">
          <w:t>more considerable effect (i.e., &gt; 0.05 difference</w:t>
        </w:r>
      </w:ins>
      <w:r w:rsidR="00682A68">
        <w:t xml:space="preserve"> in </w:t>
      </w:r>
      <w:r w:rsidR="00682A68">
        <w:rPr>
          <w:i/>
          <w:iCs/>
        </w:rPr>
        <w:t>P(f)</w:t>
      </w:r>
      <w:ins w:id="457" w:author="Balaena Institute whitehead" w:date="2025-09-04T17:13:00Z" w16du:dateUtc="2025-09-04T20:13:00Z">
        <w:r w:rsidR="00610477">
          <w:t xml:space="preserve"> between scenarios)</w:t>
        </w:r>
      </w:ins>
      <w:ins w:id="458" w:author="Balaena Institute whitehead" w:date="2025-09-04T17:12:00Z" w16du:dateUtc="2025-09-04T20:12:00Z">
        <w:r w:rsidR="00610477">
          <w:t xml:space="preserve"> </w:t>
        </w:r>
      </w:ins>
      <w:ins w:id="459" w:author="Balaena Institute whitehead" w:date="2025-09-04T17:14:00Z" w16du:dateUtc="2025-09-04T20:14:00Z">
        <w:r w:rsidR="00610477">
          <w:t xml:space="preserve">had generally </w:t>
        </w:r>
        <w:r w:rsidR="00610477">
          <w:lastRenderedPageBreak/>
          <w:t xml:space="preserve">intermediate posterior </w:t>
        </w:r>
        <w:r w:rsidR="00610477">
          <w:rPr>
            <w:i/>
            <w:iCs/>
          </w:rPr>
          <w:t xml:space="preserve">P(f) </w:t>
        </w:r>
        <w:r w:rsidR="00610477">
          <w:t xml:space="preserve">estimates (0.25-0.80), and wide bootstrapped 95% confidence intervals. </w:t>
        </w:r>
      </w:ins>
      <w:ins w:id="460" w:author="Balaena Institute whitehead" w:date="2025-09-04T17:16:00Z" w16du:dateUtc="2025-09-04T20:16:00Z">
        <w:r w:rsidR="00610477" w:rsidRPr="00207D2A">
          <w:t xml:space="preserve">Images of a sample of individuals and their corresponding </w:t>
        </w:r>
        <w:r w:rsidR="00610477" w:rsidRPr="00207D2A">
          <w:rPr>
            <w:i/>
            <w:iCs/>
          </w:rPr>
          <w:t>P(f)</w:t>
        </w:r>
        <w:r w:rsidR="00610477" w:rsidRPr="00207D2A">
          <w:t xml:space="preserve"> values are shown in </w:t>
        </w:r>
        <w:r w:rsidR="00610477" w:rsidRPr="00207D2A">
          <w:rPr>
            <w:b/>
            <w:bCs/>
          </w:rPr>
          <w:t xml:space="preserve">Supplementary Material </w:t>
        </w:r>
        <w:r w:rsidR="00610477">
          <w:rPr>
            <w:b/>
            <w:bCs/>
          </w:rPr>
          <w:t>5</w:t>
        </w:r>
        <w:r w:rsidR="00610477" w:rsidRPr="00207D2A">
          <w:t xml:space="preserve">. </w:t>
        </w:r>
      </w:ins>
      <w:ins w:id="461" w:author="Balaena Institute whitehead" w:date="2025-09-04T17:14:00Z" w16du:dateUtc="2025-09-04T20:14:00Z">
        <w:r w:rsidR="00610477">
          <w:t xml:space="preserve"> </w:t>
        </w:r>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676CD80F" w:rsidR="005F05A3" w:rsidRPr="00207D2A" w:rsidRDefault="00583D2A" w:rsidP="005F05A3">
      <w:pPr>
        <w:pStyle w:val="Caption"/>
        <w:rPr>
          <w:i w:val="0"/>
          <w:iCs w:val="0"/>
          <w:color w:val="auto"/>
        </w:rPr>
      </w:pPr>
      <w:bookmarkStart w:id="462" w:name="_Ref201777743"/>
      <w:commentRangeStart w:id="463"/>
      <w:commentRangeStart w:id="464"/>
      <w:commentRangeStart w:id="465"/>
      <w:r w:rsidRPr="00207D2A">
        <w:rPr>
          <w:b/>
          <w:bCs/>
          <w:color w:val="auto"/>
        </w:rPr>
        <w:t xml:space="preserve">Figure </w:t>
      </w:r>
      <w:bookmarkEnd w:id="462"/>
      <w:commentRangeEnd w:id="463"/>
      <w:r w:rsidR="00CF02DB">
        <w:rPr>
          <w:b/>
          <w:bCs/>
          <w:color w:val="auto"/>
        </w:rPr>
        <w:t>6</w:t>
      </w:r>
      <w:r w:rsidR="000023FA">
        <w:rPr>
          <w:rStyle w:val="CommentReference"/>
          <w:i w:val="0"/>
          <w:iCs w:val="0"/>
          <w:color w:val="auto"/>
        </w:rPr>
        <w:commentReference w:id="463"/>
      </w:r>
      <w:commentRangeEnd w:id="464"/>
      <w:r w:rsidR="00AD46A2">
        <w:rPr>
          <w:rStyle w:val="CommentReference"/>
          <w:i w:val="0"/>
          <w:iCs w:val="0"/>
          <w:color w:val="auto"/>
        </w:rPr>
        <w:commentReference w:id="464"/>
      </w:r>
      <w:r w:rsidRPr="00207D2A">
        <w:rPr>
          <w:b/>
          <w:bCs/>
          <w:color w:val="auto"/>
        </w:rPr>
        <w:t>.</w:t>
      </w:r>
      <w:r w:rsidRPr="00207D2A">
        <w:rPr>
          <w:color w:val="auto"/>
        </w:rPr>
        <w:t xml:space="preserve"> </w:t>
      </w:r>
      <w:commentRangeStart w:id="466"/>
      <w:commentRangeStart w:id="467"/>
      <w:r w:rsidRPr="00207D2A">
        <w:rPr>
          <w:i w:val="0"/>
          <w:iCs w:val="0"/>
          <w:color w:val="auto"/>
        </w:rPr>
        <w:t xml:space="preserve">Bootstrapped </w:t>
      </w:r>
      <w:commentRangeEnd w:id="466"/>
      <w:r w:rsidR="00571C21">
        <w:rPr>
          <w:rStyle w:val="CommentReference"/>
          <w:i w:val="0"/>
          <w:iCs w:val="0"/>
          <w:color w:val="auto"/>
        </w:rPr>
        <w:commentReference w:id="466"/>
      </w:r>
      <w:commentRangeEnd w:id="467"/>
      <w:r w:rsidR="00AD46A2">
        <w:rPr>
          <w:rStyle w:val="CommentReference"/>
          <w:i w:val="0"/>
          <w:iCs w:val="0"/>
          <w:color w:val="auto"/>
        </w:rPr>
        <w:commentReference w:id="467"/>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468"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469"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470" w:author="Ana Eguiguren" w:date="2025-09-18T16:35:00Z" w16du:dateUtc="2025-09-18T19:35:00Z">
        <w:r w:rsidR="007253FA">
          <w:rPr>
            <w:i w:val="0"/>
            <w:iCs w:val="0"/>
            <w:color w:val="auto"/>
          </w:rPr>
          <w:t xml:space="preserve">The </w:t>
        </w:r>
      </w:ins>
      <w:r w:rsidR="00DE08C4">
        <w:rPr>
          <w:i w:val="0"/>
          <w:iCs w:val="0"/>
          <w:color w:val="auto"/>
        </w:rPr>
        <w:t>rhombi</w:t>
      </w:r>
      <w:ins w:id="471" w:author="Ana Eguiguren" w:date="2025-09-18T16:35:00Z" w16du:dateUtc="2025-09-18T19:35:00Z">
        <w:r w:rsidR="007253FA">
          <w:rPr>
            <w:i w:val="0"/>
            <w:iCs w:val="0"/>
            <w:color w:val="auto"/>
          </w:rPr>
          <w:t xml:space="preserve"> </w:t>
        </w:r>
      </w:ins>
      <w:ins w:id="472" w:author="Ana Eguiguren" w:date="2025-09-18T16:36:00Z" w16du:dateUtc="2025-09-18T19:36:00Z">
        <w:r w:rsidR="007253FA">
          <w:rPr>
            <w:i w:val="0"/>
            <w:iCs w:val="0"/>
            <w:color w:val="auto"/>
          </w:rPr>
          <w:t xml:space="preserve">show measurements </w:t>
        </w:r>
      </w:ins>
      <w:r w:rsidR="00DE08C4">
        <w:rPr>
          <w:i w:val="0"/>
          <w:iCs w:val="0"/>
          <w:color w:val="auto"/>
        </w:rPr>
        <w:t xml:space="preserve">and </w:t>
      </w:r>
      <w:r w:rsidR="00102F09">
        <w:rPr>
          <w:i w:val="0"/>
          <w:iCs w:val="0"/>
          <w:color w:val="auto"/>
        </w:rPr>
        <w:t xml:space="preserve"> </w:t>
      </w:r>
      <w:r w:rsidR="00102F09">
        <w:rPr>
          <w:color w:val="auto"/>
        </w:rPr>
        <w:t xml:space="preserve">P(f) </w:t>
      </w:r>
      <w:r w:rsidR="00DE08C4">
        <w:rPr>
          <w:i w:val="0"/>
          <w:iCs w:val="0"/>
          <w:color w:val="auto"/>
        </w:rPr>
        <w:t>estimate</w:t>
      </w:r>
      <w:r w:rsidR="00102F09">
        <w:rPr>
          <w:i w:val="0"/>
          <w:iCs w:val="0"/>
          <w:color w:val="auto"/>
        </w:rPr>
        <w:t>s</w:t>
      </w:r>
      <w:r w:rsidR="00DE08C4">
        <w:rPr>
          <w:i w:val="0"/>
          <w:iCs w:val="0"/>
          <w:color w:val="auto"/>
        </w:rPr>
        <w:t xml:space="preserve"> </w:t>
      </w:r>
      <w:ins w:id="473" w:author="Ana Eguiguren" w:date="2025-09-18T16:36:00Z" w16du:dateUtc="2025-09-18T19:36:00Z">
        <w:r w:rsidR="007253FA">
          <w:rPr>
            <w:i w:val="0"/>
            <w:iCs w:val="0"/>
            <w:color w:val="auto"/>
          </w:rPr>
          <w:t>for m</w:t>
        </w:r>
      </w:ins>
      <w:ins w:id="474" w:author="Ana Eguiguren" w:date="2025-09-18T16:35:00Z" w16du:dateUtc="2025-09-18T19:35:00Z">
        <w:r w:rsidR="007253FA">
          <w:rPr>
            <w:i w:val="0"/>
            <w:iCs w:val="0"/>
            <w:color w:val="auto"/>
          </w:rPr>
          <w:t>ales observed in the North Atlantic</w:t>
        </w:r>
      </w:ins>
      <w:ins w:id="475" w:author="Ana Eguiguren" w:date="2025-09-18T17:18:00Z" w16du:dateUtc="2025-09-18T20:18:00Z">
        <w:r w:rsidR="00077A16">
          <w:rPr>
            <w:i w:val="0"/>
            <w:iCs w:val="0"/>
            <w:color w:val="auto"/>
          </w:rPr>
          <w:t xml:space="preserve"> and Arctic Oceans</w:t>
        </w:r>
      </w:ins>
      <w:ins w:id="476" w:author="Ana Eguiguren" w:date="2025-09-18T16:35:00Z" w16du:dateUtc="2025-09-18T19:35:00Z">
        <w:r w:rsidR="007253FA">
          <w:rPr>
            <w:i w:val="0"/>
            <w:iCs w:val="0"/>
            <w:color w:val="auto"/>
          </w:rPr>
          <w:t xml:space="preserve">. </w:t>
        </w:r>
      </w:ins>
      <w:commentRangeStart w:id="477"/>
      <w:del w:id="478"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477"/>
        <w:r w:rsidR="00571C21" w:rsidDel="007253FA">
          <w:rPr>
            <w:rStyle w:val="CommentReference"/>
            <w:i w:val="0"/>
            <w:iCs w:val="0"/>
            <w:color w:val="auto"/>
          </w:rPr>
          <w:commentReference w:id="477"/>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465"/>
      <w:r w:rsidR="00A940E9" w:rsidRPr="00207D2A">
        <w:rPr>
          <w:rStyle w:val="CommentReference"/>
          <w:i w:val="0"/>
          <w:iCs w:val="0"/>
          <w:color w:val="auto"/>
        </w:rPr>
        <w:commentReference w:id="465"/>
      </w:r>
    </w:p>
    <w:p w14:paraId="20B5FB0D" w14:textId="2F42B6DA" w:rsidR="00583D2A" w:rsidRPr="00207D2A" w:rsidRDefault="00583D2A">
      <w:pPr>
        <w:pStyle w:val="Heading4"/>
        <w:pPrChange w:id="479" w:author="Ana Eguiguren" w:date="2025-07-09T19:51:00Z" w16du:dateUtc="2025-07-09T22:51:00Z">
          <w:pPr>
            <w:pStyle w:val="Caption"/>
          </w:pPr>
        </w:pPrChange>
      </w:pPr>
      <w:r w:rsidRPr="00207D2A">
        <w:rPr>
          <w:rFonts w:cs="Times New Roman"/>
        </w:rPr>
        <w:t>3.3.3 Peduncle dive patterns</w:t>
      </w:r>
    </w:p>
    <w:p w14:paraId="006CE085" w14:textId="3CFE358A"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Pr="00207D2A">
        <w:t xml:space="preserve">). We were able to measure more individuals receiving peduncle dives than those performing them because the frequent diving involved in performing </w:t>
      </w:r>
      <w:r w:rsidRPr="00207D2A">
        <w:lastRenderedPageBreak/>
        <w:t xml:space="preserve">peduncle dives often resulted in an arched body position which was not suitable for accurate length measurements. </w:t>
      </w:r>
    </w:p>
    <w:p w14:paraId="6BEDFAAC" w14:textId="79A9B9C7" w:rsidR="00583D2A" w:rsidRPr="00207D2A" w:rsidRDefault="00583D2A" w:rsidP="00583D2A">
      <w:r w:rsidRPr="00207D2A">
        <w:t xml:space="preserve">Length measurements of individuals that performed peduncle dives either fell within the total length ranges corresponding to calves </w:t>
      </w:r>
      <w:commentRangeStart w:id="480"/>
      <w:commentRangeStart w:id="481"/>
      <w:r w:rsidRPr="00207D2A">
        <w:t>(n = 1) or juveniles (n = 3</w:t>
      </w:r>
      <w:commentRangeEnd w:id="480"/>
      <w:r w:rsidR="00571C21">
        <w:rPr>
          <w:rStyle w:val="CommentReference"/>
        </w:rPr>
        <w:commentReference w:id="480"/>
      </w:r>
      <w:commentRangeEnd w:id="481"/>
      <w:r w:rsidR="00AD46A2">
        <w:rPr>
          <w:rStyle w:val="CommentReference"/>
        </w:rPr>
        <w:commentReference w:id="481"/>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r w:rsidR="009B793A" w:rsidRPr="00207D2A">
        <w:t>The remaining three individuals had slightly lower probabilities of being female associated with a high degree of uncertainty (ID11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00052A57" w:rsidRPr="00207D2A">
        <w:t>)</w:t>
      </w:r>
      <w:r w:rsidRPr="00207D2A">
        <w:t>.</w:t>
      </w:r>
    </w:p>
    <w:p w14:paraId="23B686B5" w14:textId="47D5C4DE"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ins w:id="482" w:author="Ana Eguiguren" w:date="2025-07-10T20:01:00Z" w16du:dateUtc="2025-07-10T23:01:00Z">
        <w:r w:rsidR="00AA392C" w:rsidRPr="00207D2A">
          <w:rPr>
            <w:noProof/>
          </w:rPr>
          <w:drawing>
            <wp:inline distT="0" distB="0" distL="0" distR="0" wp14:anchorId="37183D72" wp14:editId="0444DEBF">
              <wp:extent cx="5943600" cy="3396615"/>
              <wp:effectExtent l="0" t="0" r="0" b="0"/>
              <wp:docPr id="96780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2566" name="Picture 9678025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C5A9443" w14:textId="6FB6CE9B" w:rsidR="00583D2A" w:rsidRPr="00207D2A" w:rsidRDefault="00583D2A" w:rsidP="00583D2A">
      <w:pPr>
        <w:pStyle w:val="Caption"/>
        <w:rPr>
          <w:i w:val="0"/>
          <w:iCs w:val="0"/>
          <w:color w:val="auto"/>
        </w:rPr>
      </w:pPr>
      <w:bookmarkStart w:id="483" w:name="_Ref201915523"/>
      <w:commentRangeStart w:id="484"/>
      <w:commentRangeStart w:id="485"/>
      <w:commentRangeStart w:id="486"/>
      <w:r w:rsidRPr="00207D2A">
        <w:rPr>
          <w:b/>
          <w:bCs/>
          <w:color w:val="auto"/>
        </w:rPr>
        <w:t xml:space="preserve">Figure </w:t>
      </w:r>
      <w:bookmarkEnd w:id="483"/>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484"/>
      <w:r w:rsidRPr="00207D2A">
        <w:rPr>
          <w:rStyle w:val="CommentReference"/>
          <w:i w:val="0"/>
          <w:iCs w:val="0"/>
          <w:color w:val="auto"/>
        </w:rPr>
        <w:commentReference w:id="484"/>
      </w:r>
      <w:commentRangeEnd w:id="485"/>
      <w:r w:rsidRPr="00207D2A">
        <w:rPr>
          <w:rStyle w:val="CommentReference"/>
          <w:i w:val="0"/>
          <w:iCs w:val="0"/>
          <w:color w:val="auto"/>
        </w:rPr>
        <w:commentReference w:id="485"/>
      </w:r>
      <w:commentRangeEnd w:id="486"/>
      <w:r w:rsidR="00D9550C" w:rsidRPr="00207D2A">
        <w:rPr>
          <w:rStyle w:val="CommentReference"/>
          <w:i w:val="0"/>
          <w:iCs w:val="0"/>
          <w:color w:val="auto"/>
        </w:rPr>
        <w:commentReference w:id="486"/>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487" w:author="Balaena Institute whitehead" w:date="2025-09-03T15:44:00Z" w16du:dateUtc="2025-09-03T18:44:00Z">
            <w:rPr>
              <w:rFonts w:cs="Times New Roman"/>
              <w:highlight w:val="green"/>
            </w:rPr>
          </w:rPrChange>
        </w:rPr>
        <w:t>4. DISCUSSION</w:t>
      </w:r>
    </w:p>
    <w:p w14:paraId="7F271DC8" w14:textId="554F66E7"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While some individuals could be classified as males</w:t>
      </w:r>
      <w:r w:rsidR="00820837" w:rsidRPr="00207D2A">
        <w:t xml:space="preserve"> or </w:t>
      </w:r>
      <w:r w:rsidRPr="00207D2A">
        <w:t xml:space="preserve">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F55EA23"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00F061E5">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1A1D7F6C" w:rsidR="00B80788" w:rsidRPr="00207D2A" w:rsidRDefault="00B80788" w:rsidP="00B80788">
      <w:pPr>
        <w:spacing w:line="360" w:lineRule="auto"/>
      </w:pPr>
      <w:r w:rsidRPr="00207D2A">
        <w:lastRenderedPageBreak/>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individuals that incorporate solid foods but still primarily rely on milk (i.e., juveniles) are between 5.5 – 7.6 m long; etc.)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488"/>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488"/>
      <w:r w:rsidRPr="00207D2A">
        <w:rPr>
          <w:rStyle w:val="CommentReference"/>
        </w:rPr>
        <w:commentReference w:id="488"/>
      </w:r>
    </w:p>
    <w:p w14:paraId="70DBCAFF" w14:textId="5859CB1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00F061E5">
        <w: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00F061E5">
        <w: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C17AA26"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w:t>
      </w:r>
      <w:r w:rsidRPr="00207D2A">
        <w:lastRenderedPageBreak/>
        <w:t xml:space="preserve">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489"/>
      <w:commentRangeStart w:id="490"/>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489"/>
      <w:r w:rsidRPr="00207D2A">
        <w:rPr>
          <w:rStyle w:val="CommentReference"/>
        </w:rPr>
        <w:commentReference w:id="489"/>
      </w:r>
      <w:commentRangeEnd w:id="490"/>
      <w:r w:rsidRPr="00207D2A">
        <w:rPr>
          <w:rStyle w:val="CommentReference"/>
        </w:rPr>
        <w:commentReference w:id="490"/>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3251FB86"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491"/>
      <w:commentRangeStart w:id="492"/>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491"/>
      <w:r w:rsidRPr="00207D2A">
        <w:rPr>
          <w:rStyle w:val="CommentReference"/>
        </w:rPr>
        <w:commentReference w:id="491"/>
      </w:r>
      <w:commentRangeEnd w:id="492"/>
      <w:r w:rsidR="005D09FC">
        <w:rPr>
          <w:rStyle w:val="CommentReference"/>
        </w:rPr>
        <w:commentReference w:id="492"/>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493" w:author="Ana Eguiguren" w:date="2025-09-04T21:04:00Z" w16du:dateUtc="2025-09-05T00:04:00Z">
        <w:r w:rsidRPr="00207D2A" w:rsidDel="00505535">
          <w:delText xml:space="preserve"> </w:delText>
        </w:r>
      </w:del>
      <w:r w:rsidRPr="00207D2A">
        <w:t xml:space="preserve"> </w:t>
      </w:r>
      <w:commentRangeStart w:id="494"/>
      <w:commentRangeStart w:id="495"/>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w:t>
      </w:r>
      <w:r w:rsidR="00D71A32">
        <w:lastRenderedPageBreak/>
        <w:t xml:space="preserve">of whale </w:t>
      </w:r>
      <w:ins w:id="496" w:author="Ana Eguiguren" w:date="2025-09-04T21:00:00Z" w16du:dateUtc="2025-09-05T00:00:00Z">
        <w:r w:rsidR="00686AFF">
          <w:t>#75</w:t>
        </w:r>
      </w:ins>
      <w:del w:id="497" w:author="Ana Eguiguren" w:date="2025-09-04T21:00:00Z" w16du:dateUtc="2025-09-05T00:00:00Z">
        <w:r w:rsidR="00D71A32" w:rsidDel="00686AFF">
          <w:delText>#11</w:delText>
        </w:r>
      </w:del>
      <w:r w:rsidR="00D71A32">
        <w:t xml:space="preserve"> being female changed from </w:t>
      </w:r>
      <w:del w:id="498" w:author="Ana Eguiguren" w:date="2025-09-04T21:01:00Z" w16du:dateUtc="2025-09-05T00:01:00Z">
        <w:r w:rsidR="00D71A32" w:rsidDel="00686AFF">
          <w:delText xml:space="preserve">0.64 to </w:delText>
        </w:r>
        <w:r w:rsidR="00D41EDB" w:rsidDel="00686AFF">
          <w:delText>0.87</w:delText>
        </w:r>
      </w:del>
      <w:ins w:id="499" w:author="Ana Eguiguren" w:date="2025-09-04T21:01:00Z" w16du:dateUtc="2025-09-05T00:01:00Z">
        <w:r w:rsidR="00686AFF">
          <w:t>0.62 to 0.80</w:t>
        </w:r>
      </w:ins>
      <w:ins w:id="500" w:author="Ana Eguiguren" w:date="2025-09-04T21:03:00Z" w16du:dateUtc="2025-09-05T00:03:00Z">
        <w:r w:rsidR="004B27FA">
          <w:t xml:space="preserve"> (</w:t>
        </w:r>
        <w:r w:rsidR="004B27FA">
          <w:rPr>
            <w:b/>
            <w:bCs/>
          </w:rPr>
          <w:t>Supplement 4 – Figure S4-2)</w:t>
        </w:r>
      </w:ins>
      <w:r w:rsidR="00D71A32">
        <w:t>.</w:t>
      </w:r>
      <w:commentRangeEnd w:id="494"/>
      <w:r w:rsidR="00D41EDB">
        <w:rPr>
          <w:rStyle w:val="CommentReference"/>
        </w:rPr>
        <w:commentReference w:id="494"/>
      </w:r>
      <w:commentRangeEnd w:id="495"/>
      <w:r w:rsidR="00686AFF">
        <w:rPr>
          <w:rStyle w:val="CommentReference"/>
        </w:rPr>
        <w:commentReference w:id="495"/>
      </w:r>
      <w:ins w:id="501" w:author="Ana Eguiguren" w:date="2025-09-04T21:01:00Z" w16du:dateUtc="2025-09-05T00:01:00Z">
        <w:r w:rsidR="004B27FA">
          <w:t xml:space="preserve"> </w:t>
        </w:r>
      </w:ins>
      <w:ins w:id="502" w:author="Ana Eguiguren" w:date="2025-09-04T21:05:00Z" w16du:dateUtc="2025-09-05T00:05:00Z">
        <w:r w:rsidR="00505535">
          <w:t>However, i</w:t>
        </w:r>
      </w:ins>
      <w:ins w:id="503" w:author="Ana Eguiguren" w:date="2025-09-04T21:01:00Z" w16du:dateUtc="2025-09-05T00:01:00Z">
        <w:r w:rsidR="004B27FA">
          <w:t xml:space="preserve">mplementing this informed prior resulted in unrealistically high probabilities </w:t>
        </w:r>
      </w:ins>
      <w:ins w:id="504" w:author="Ana Eguiguren" w:date="2025-09-04T21:02:00Z" w16du:dateUtc="2025-09-05T00:02:00Z">
        <w:r w:rsidR="004B27FA">
          <w:t xml:space="preserve">of </w:t>
        </w:r>
      </w:ins>
      <w:ins w:id="505" w:author="Ana Eguiguren" w:date="2025-09-04T21:05:00Z" w16du:dateUtc="2025-09-05T00:05:00Z">
        <w:r w:rsidR="00505535">
          <w:t xml:space="preserve">individuals </w:t>
        </w:r>
      </w:ins>
      <w:ins w:id="506" w:author="Ana Eguiguren" w:date="2025-09-04T21:02:00Z" w16du:dateUtc="2025-09-05T00:02:00Z">
        <w:r w:rsidR="004B27FA">
          <w:t xml:space="preserve">being female for calves (original = 0.5, updated = 0.80), </w:t>
        </w:r>
      </w:ins>
      <w:ins w:id="507" w:author="Ana Eguiguren" w:date="2025-09-04T21:06:00Z" w16du:dateUtc="2025-09-05T00:06:00Z">
        <w:r w:rsidR="00505535">
          <w:t xml:space="preserve">given that their nose-to-body ratios would not have diverged enough at that point to be able to tell males and females </w:t>
        </w:r>
      </w:ins>
      <w:ins w:id="508" w:author="Ana Eguiguren" w:date="2025-09-04T21:07:00Z" w16du:dateUtc="2025-09-05T00:07:00Z">
        <w:r w:rsidR="006F0DBB">
          <w:t>apart</w:t>
        </w:r>
        <w:r w:rsidR="00505535">
          <w:t>. Thus,</w:t>
        </w:r>
      </w:ins>
      <w:ins w:id="509" w:author="Ana Eguiguren" w:date="2025-09-04T21:02:00Z" w16du:dateUtc="2025-09-05T00:02:00Z">
        <w:r w:rsidR="004B27FA">
          <w:t xml:space="preserve"> we consider our co</w:t>
        </w:r>
      </w:ins>
      <w:ins w:id="510" w:author="Ana Eguiguren" w:date="2025-09-04T21:03:00Z" w16du:dateUtc="2025-09-05T00:03:00Z">
        <w:r w:rsidR="004B27FA">
          <w:t xml:space="preserve">nservative prior </w:t>
        </w:r>
      </w:ins>
      <w:ins w:id="511" w:author="Ana Eguiguren" w:date="2025-09-04T21:04:00Z" w16du:dateUtc="2025-09-05T00:04:00Z">
        <w:r w:rsidR="00505535">
          <w:t>to produce</w:t>
        </w:r>
      </w:ins>
      <w:ins w:id="512" w:author="Ana Eguiguren" w:date="2025-09-04T21:07:00Z" w16du:dateUtc="2025-09-05T00:07:00Z">
        <w:r w:rsidR="0030793A">
          <w:t xml:space="preserve"> a better representation of </w:t>
        </w:r>
        <w:r w:rsidR="006F0DBB">
          <w:t>the morpho</w:t>
        </w:r>
      </w:ins>
      <w:ins w:id="513" w:author="Ana Eguiguren" w:date="2025-09-04T21:08:00Z" w16du:dateUtc="2025-09-05T00:08:00Z">
        <w:r w:rsidR="006F0DBB">
          <w:t>metric different between males and females throughout their development</w:t>
        </w:r>
      </w:ins>
      <w:ins w:id="514"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515"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516"/>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516"/>
      <w:r w:rsidRPr="00207D2A">
        <w:rPr>
          <w:rStyle w:val="CommentReference"/>
        </w:rPr>
        <w:commentReference w:id="516"/>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w:t>
      </w:r>
      <w:r w:rsidRPr="00207D2A">
        <w:lastRenderedPageBreak/>
        <w:t xml:space="preserve">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w:t>
      </w:r>
      <w:r w:rsidRPr="00207D2A">
        <w:lastRenderedPageBreak/>
        <w:t xml:space="preserve">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517"/>
      <w:r w:rsidR="000B7221">
        <w:t xml:space="preserve"> large-scale sampling (e.g., hunting or commercial harvesting), </w:t>
      </w:r>
      <w:r w:rsidRPr="00207D2A">
        <w:t>mark-recapture methods and long-term monitoring</w:t>
      </w:r>
      <w:commentRangeEnd w:id="517"/>
      <w:r w:rsidR="00DA2810">
        <w:rPr>
          <w:rStyle w:val="CommentReference"/>
        </w:rPr>
        <w:commentReference w:id="517"/>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t>
      </w:r>
      <w:r w:rsidRPr="00207D2A">
        <w:lastRenderedPageBreak/>
        <w:t>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w:t>
      </w:r>
      <w:r w:rsidRPr="00207D2A">
        <w:lastRenderedPageBreak/>
        <w:t xml:space="preserve">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4"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5"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8"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1"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2"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3"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44"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45"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5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5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7"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8"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07"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72"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73"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182"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44"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50"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53"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47"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50"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354"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358"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389"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391"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362"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39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10"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04"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05"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06"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434" w:author="Christine K" w:date="2025-08-09T14:07:00Z" w:initials="CK">
    <w:p w14:paraId="754A14D2" w14:textId="740CB8EF" w:rsidR="000023FA" w:rsidRDefault="000023FA" w:rsidP="000023FA">
      <w:pPr>
        <w:pStyle w:val="CommentText"/>
      </w:pPr>
      <w:r>
        <w:rPr>
          <w:rStyle w:val="CommentReference"/>
        </w:rPr>
        <w:annotationRef/>
      </w:r>
      <w:r>
        <w:t>?</w:t>
      </w:r>
    </w:p>
  </w:comment>
  <w:comment w:id="435"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437"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438"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463"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464"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466" w:author="Hal Whitehead" w:date="2025-08-07T20:42:00Z" w:initials="HW">
    <w:p w14:paraId="26701014" w14:textId="5A22E08F" w:rsidR="00571C21" w:rsidRDefault="00571C21">
      <w:pPr>
        <w:pStyle w:val="CommentText"/>
      </w:pPr>
      <w:r>
        <w:rPr>
          <w:rStyle w:val="CommentReference"/>
        </w:rPr>
        <w:annotationRef/>
      </w:r>
      <w:r>
        <w:t>Why bootstrapped?</w:t>
      </w:r>
    </w:p>
  </w:comment>
  <w:comment w:id="467"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477"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465"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80"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481"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484"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485"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486"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488" w:author="Balaena Institute whitehead" w:date="2025-07-30T13:37:00Z" w:initials="Bw">
    <w:p w14:paraId="5C706169" w14:textId="438BF910" w:rsidR="00B80788" w:rsidRDefault="00B80788" w:rsidP="00B80788">
      <w:pPr>
        <w:pStyle w:val="CommentText"/>
      </w:pPr>
      <w:r>
        <w:rPr>
          <w:rStyle w:val="CommentReference"/>
        </w:rPr>
        <w:annotationRef/>
      </w:r>
      <w:r>
        <w:t>Like ICI people, not super certain but useful enough at pop level</w:t>
      </w:r>
    </w:p>
  </w:comment>
  <w:comment w:id="489"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490"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491"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492"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494"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495"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516"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517"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0"/>
  <w15:commentEx w15:paraId="67888BE1" w15:done="1"/>
  <w15:commentEx w15:paraId="4DFA658C" w15:done="1"/>
  <w15:commentEx w15:paraId="53EE3F1D" w15:done="0"/>
  <w15:commentEx w15:paraId="77DC2DC6" w15:done="0"/>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0"/>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CE301" w14:textId="77777777" w:rsidR="009431F8" w:rsidRPr="00EC30B6" w:rsidRDefault="009431F8">
      <w:pPr>
        <w:spacing w:after="0" w:line="240" w:lineRule="auto"/>
      </w:pPr>
      <w:r w:rsidRPr="00EC30B6">
        <w:separator/>
      </w:r>
    </w:p>
  </w:endnote>
  <w:endnote w:type="continuationSeparator" w:id="0">
    <w:p w14:paraId="66DFDCBC" w14:textId="77777777" w:rsidR="009431F8" w:rsidRPr="00EC30B6" w:rsidRDefault="009431F8">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518" w:author="Balaena Institute whitehead" w:date="2025-07-25T12:58:00Z" w16du:dateUtc="2025-07-25T15:58:00Z">
              <w:rPr>
                <w:noProof/>
              </w:rPr>
            </w:rPrChange>
          </w:rPr>
          <w:t>2</w:t>
        </w:r>
        <w:r w:rsidRPr="00EC30B6">
          <w:rPr>
            <w:rPrChange w:id="519"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3FFC4" w14:textId="77777777" w:rsidR="009431F8" w:rsidRPr="00EC30B6" w:rsidRDefault="009431F8">
      <w:pPr>
        <w:spacing w:after="0" w:line="240" w:lineRule="auto"/>
      </w:pPr>
      <w:r w:rsidRPr="00EC30B6">
        <w:separator/>
      </w:r>
    </w:p>
  </w:footnote>
  <w:footnote w:type="continuationSeparator" w:id="0">
    <w:p w14:paraId="0D862041" w14:textId="77777777" w:rsidR="009431F8" w:rsidRPr="00EC30B6" w:rsidRDefault="009431F8">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7359C"/>
    <w:rsid w:val="00076109"/>
    <w:rsid w:val="000763B9"/>
    <w:rsid w:val="00077A16"/>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E144B"/>
    <w:rsid w:val="000E1C7F"/>
    <w:rsid w:val="000F552C"/>
    <w:rsid w:val="000F59CE"/>
    <w:rsid w:val="001027DD"/>
    <w:rsid w:val="00102F09"/>
    <w:rsid w:val="001077C3"/>
    <w:rsid w:val="00110949"/>
    <w:rsid w:val="0011182C"/>
    <w:rsid w:val="001129B3"/>
    <w:rsid w:val="00112DDA"/>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4086F"/>
    <w:rsid w:val="00352471"/>
    <w:rsid w:val="003603EC"/>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394A"/>
    <w:rsid w:val="003E4703"/>
    <w:rsid w:val="003E56B7"/>
    <w:rsid w:val="003E5933"/>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447D8"/>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0CDA"/>
    <w:rsid w:val="004C42E8"/>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306CA"/>
    <w:rsid w:val="005337B0"/>
    <w:rsid w:val="00537252"/>
    <w:rsid w:val="00537453"/>
    <w:rsid w:val="00547F4B"/>
    <w:rsid w:val="00551A9A"/>
    <w:rsid w:val="00557198"/>
    <w:rsid w:val="005618C0"/>
    <w:rsid w:val="005648F6"/>
    <w:rsid w:val="00565177"/>
    <w:rsid w:val="00570B88"/>
    <w:rsid w:val="0057186C"/>
    <w:rsid w:val="00571C21"/>
    <w:rsid w:val="00572935"/>
    <w:rsid w:val="0057381F"/>
    <w:rsid w:val="0057396D"/>
    <w:rsid w:val="00574C21"/>
    <w:rsid w:val="00576FA9"/>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12737"/>
    <w:rsid w:val="00922BBE"/>
    <w:rsid w:val="00932132"/>
    <w:rsid w:val="00934943"/>
    <w:rsid w:val="009400EC"/>
    <w:rsid w:val="00941758"/>
    <w:rsid w:val="009427D9"/>
    <w:rsid w:val="009431F8"/>
    <w:rsid w:val="009443CD"/>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3778"/>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46A2"/>
    <w:rsid w:val="00B03D88"/>
    <w:rsid w:val="00B05530"/>
    <w:rsid w:val="00B055DC"/>
    <w:rsid w:val="00B10704"/>
    <w:rsid w:val="00B15236"/>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7F9F"/>
    <w:rsid w:val="00BE1ADA"/>
    <w:rsid w:val="00BE57BC"/>
    <w:rsid w:val="00BE68B1"/>
    <w:rsid w:val="00BF3BF0"/>
    <w:rsid w:val="00C04D6B"/>
    <w:rsid w:val="00C11F97"/>
    <w:rsid w:val="00C1259C"/>
    <w:rsid w:val="00C16AC2"/>
    <w:rsid w:val="00C21E4B"/>
    <w:rsid w:val="00C30AE6"/>
    <w:rsid w:val="00C33163"/>
    <w:rsid w:val="00C33279"/>
    <w:rsid w:val="00C36F3D"/>
    <w:rsid w:val="00C43471"/>
    <w:rsid w:val="00C456DE"/>
    <w:rsid w:val="00C45B56"/>
    <w:rsid w:val="00C45E33"/>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3B18"/>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87D6A"/>
    <w:rsid w:val="00E92495"/>
    <w:rsid w:val="00E95600"/>
    <w:rsid w:val="00E97A22"/>
    <w:rsid w:val="00E97DC5"/>
    <w:rsid w:val="00EA082D"/>
    <w:rsid w:val="00EA0850"/>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06C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27</Pages>
  <Words>46414</Words>
  <Characters>264566</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49</cp:revision>
  <cp:lastPrinted>2025-09-02T22:44:00Z</cp:lastPrinted>
  <dcterms:created xsi:type="dcterms:W3CDTF">2025-08-27T14:55:00Z</dcterms:created>
  <dcterms:modified xsi:type="dcterms:W3CDTF">2025-09-24T15:34:00Z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id="Y1Z0xwHr"/&gt;&lt;style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