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6F786942"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70A80E0A"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ins w:id="34" w:author="Ana Eguiguren" w:date="2025-09-24T19:15:00Z" w16du:dateUtc="2025-09-24T22:15:00Z">
        <w:r w:rsidR="003B55B4">
          <w:t xml:space="preserve">from the research </w:t>
        </w:r>
      </w:ins>
      <w:r w:rsidR="00C45E33" w:rsidRPr="00207D2A">
        <w:t xml:space="preserve">vessel </w:t>
      </w:r>
      <w:commentRangeStart w:id="35"/>
      <w:commentRangeStart w:id="36"/>
      <w:r w:rsidR="00876D20">
        <w:t>were largely unsuccessful</w:t>
      </w:r>
      <w:commentRangeEnd w:id="35"/>
      <w:r w:rsidR="00876D20">
        <w:rPr>
          <w:rStyle w:val="CommentReference"/>
        </w:rPr>
        <w:commentReference w:id="35"/>
      </w:r>
      <w:commentRangeEnd w:id="36"/>
      <w:r w:rsidR="00037DCB">
        <w:rPr>
          <w:rStyle w:val="CommentReference"/>
        </w:rPr>
        <w:commentReference w:id="36"/>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7"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8"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9"/>
      <w:r w:rsidRPr="00207D2A">
        <w:rPr>
          <w:rFonts w:eastAsiaTheme="minorEastAsia"/>
        </w:rPr>
        <w:t xml:space="preserve">scaling </w:t>
      </w:r>
      <w:commentRangeEnd w:id="39"/>
      <w:r w:rsidR="00876D20">
        <w:rPr>
          <w:rStyle w:val="CommentReference"/>
        </w:rPr>
        <w:commentReference w:id="39"/>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40"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1"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9B7C2D6"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del w:id="42" w:author="Balaena Institute whitehead" w:date="2025-09-25T10:33:00Z" w16du:dateUtc="2025-09-25T13:33:00Z">
        <w:r w:rsidRPr="00207D2A" w:rsidDel="00FA4C14">
          <w:rPr>
            <w:rFonts w:eastAsiaTheme="minorEastAsia"/>
          </w:rPr>
          <w:delText xml:space="preserve">from </w:delText>
        </w:r>
      </w:del>
      <w:ins w:id="43" w:author="Balaena Institute whitehead" w:date="2025-09-25T10:33:00Z" w16du:dateUtc="2025-09-25T13:33:00Z">
        <w:r w:rsidR="00FA4C14">
          <w:rPr>
            <w:rFonts w:eastAsiaTheme="minorEastAsia"/>
          </w:rPr>
          <w:t>of</w:t>
        </w:r>
        <w:r w:rsidR="00FA4C14" w:rsidRPr="00207D2A">
          <w:rPr>
            <w:rFonts w:eastAsiaTheme="minorEastAsia"/>
          </w:rPr>
          <w:t xml:space="preserve"> </w:t>
        </w:r>
      </w:ins>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4"/>
      <w:r w:rsidR="00DB08E5" w:rsidRPr="00207D2A">
        <w:rPr>
          <w:rFonts w:eastAsiaTheme="minorEastAsia"/>
        </w:rPr>
        <w:t xml:space="preserve">a negligible effect on measurement error. </w:t>
      </w:r>
      <w:commentRangeEnd w:id="44"/>
      <w:r w:rsidR="00D0654D">
        <w:rPr>
          <w:rStyle w:val="CommentReference"/>
        </w:rPr>
        <w:commentReference w:id="44"/>
      </w:r>
      <w:ins w:id="45" w:author="Balaena Institute whitehead" w:date="2025-09-25T10:33:00Z" w16du:dateUtc="2025-09-25T13:33:00Z">
        <w:r w:rsidR="00FA4C14">
          <w:rPr>
            <w:rFonts w:eastAsiaTheme="minorEastAsia"/>
          </w:rPr>
          <w:t xml:space="preserve">This likely results from </w:t>
        </w:r>
      </w:ins>
      <w:ins w:id="46" w:author="Balaena Institute whitehead" w:date="2025-09-25T10:39:00Z" w16du:dateUtc="2025-09-25T13:39:00Z">
        <w:r w:rsidR="00FA4C14">
          <w:rPr>
            <w:rFonts w:eastAsiaTheme="minorEastAsia"/>
          </w:rPr>
          <w:t>our study area</w:t>
        </w:r>
      </w:ins>
      <w:ins w:id="47" w:author="Balaena Institute whitehead" w:date="2025-09-25T10:36:00Z" w16du:dateUtc="2025-09-25T13:36:00Z">
        <w:r w:rsidR="00FA4C14">
          <w:rPr>
            <w:rFonts w:eastAsiaTheme="minorEastAsia"/>
          </w:rPr>
          <w:t xml:space="preserve"> </w:t>
        </w:r>
      </w:ins>
      <w:ins w:id="48" w:author="Balaena Institute whitehead" w:date="2025-09-25T10:33:00Z" w16du:dateUtc="2025-09-25T13:33:00Z">
        <w:r w:rsidR="00FA4C14">
          <w:rPr>
            <w:rFonts w:eastAsiaTheme="minorEastAsia"/>
          </w:rPr>
          <w:t xml:space="preserve">being </w:t>
        </w:r>
      </w:ins>
      <w:ins w:id="49" w:author="Balaena Institute whitehead" w:date="2025-09-25T10:40:00Z" w16du:dateUtc="2025-09-25T13:40:00Z">
        <w:r w:rsidR="00FA4C14">
          <w:rPr>
            <w:rFonts w:eastAsiaTheme="minorEastAsia"/>
          </w:rPr>
          <w:t>having very</w:t>
        </w:r>
      </w:ins>
      <w:ins w:id="50" w:author="Balaena Institute whitehead" w:date="2025-09-25T10:39:00Z" w16du:dateUtc="2025-09-25T13:39:00Z">
        <w:r w:rsidR="00FA4C14">
          <w:rPr>
            <w:rFonts w:eastAsiaTheme="minorEastAsia"/>
          </w:rPr>
          <w:t xml:space="preserve"> little </w:t>
        </w:r>
        <w:r w:rsidR="00FA4C14">
          <w:rPr>
            <w:rFonts w:eastAsiaTheme="minorEastAsia"/>
          </w:rPr>
          <w:lastRenderedPageBreak/>
          <w:t>variation in</w:t>
        </w:r>
      </w:ins>
      <w:ins w:id="51" w:author="Balaena Institute whitehead" w:date="2025-09-25T10:40:00Z" w16du:dateUtc="2025-09-25T13:40:00Z">
        <w:r w:rsidR="00FA4C14">
          <w:rPr>
            <w:rFonts w:eastAsiaTheme="minorEastAsia"/>
          </w:rPr>
          <w:t xml:space="preserve"> barometric </w:t>
        </w:r>
      </w:ins>
      <w:ins w:id="52" w:author="Balaena Institute whitehead" w:date="2025-09-25T10:39:00Z" w16du:dateUtc="2025-09-25T13:39:00Z">
        <w:r w:rsidR="00FA4C14">
          <w:rPr>
            <w:rFonts w:eastAsiaTheme="minorEastAsia"/>
          </w:rPr>
          <w:t>pressure within and between days</w:t>
        </w:r>
      </w:ins>
      <w:ins w:id="53" w:author="Balaena Institute whitehead" w:date="2025-09-25T10:40:00Z" w16du:dateUtc="2025-09-25T13:40:00Z">
        <w:r w:rsidR="00FA4C14">
          <w:rPr>
            <w:rFonts w:eastAsiaTheme="minorEastAsia"/>
          </w:rPr>
          <w:t>.</w:t>
        </w:r>
      </w:ins>
      <w:ins w:id="54" w:author="Balaena Institute whitehead" w:date="2025-09-25T10:33:00Z" w16du:dateUtc="2025-09-25T13:33:00Z">
        <w:r w:rsidR="00FA4C14">
          <w:rPr>
            <w:rFonts w:eastAsiaTheme="minorEastAsia"/>
          </w:rPr>
          <w:t xml:space="preserve"> </w:t>
        </w:r>
      </w:ins>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4B38CFDE" w:rsidR="00862972" w:rsidRPr="00207D2A" w:rsidRDefault="00862972" w:rsidP="00862972">
      <w:pPr>
        <w:rPr>
          <w:b/>
          <w:bCs/>
        </w:rPr>
      </w:pPr>
      <w:r w:rsidRPr="00207D2A">
        <w:t xml:space="preserve">Drone footage was quality-rated on </w:t>
      </w:r>
      <w:commentRangeStart w:id="55"/>
      <w:r w:rsidRPr="00207D2A">
        <w:t>a scale of 0 – 8, with 0 being high quality and 8 being low quality</w:t>
      </w:r>
      <w:commentRangeEnd w:id="55"/>
      <w:r w:rsidR="00876D20">
        <w:rPr>
          <w:rStyle w:val="CommentReference"/>
        </w:rPr>
        <w:commentReference w:id="5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56"/>
      <w:r w:rsidRPr="00207D2A">
        <w:t>located near the center of the frame</w:t>
      </w:r>
      <w:commentRangeEnd w:id="56"/>
      <w:ins w:id="57" w:author="Balaena Institute whitehead" w:date="2025-09-25T10:42:00Z" w16du:dateUtc="2025-09-25T13:42:00Z">
        <w:r w:rsidR="003E74A1">
          <w:t>,</w:t>
        </w:r>
      </w:ins>
      <w:r w:rsidR="00037DCB">
        <w:t xml:space="preserve"> </w:t>
      </w:r>
      <w:ins w:id="58" w:author="Balaena Institute whitehead" w:date="2025-09-25T10:42:00Z" w16du:dateUtc="2025-09-25T13:42:00Z">
        <w:r w:rsidR="003E74A1">
          <w:t xml:space="preserve">where the possible effects of lens distortion are negligible </w:t>
        </w:r>
      </w:ins>
      <w:r w:rsidR="003E74A1">
        <w:fldChar w:fldCharType="begin"/>
      </w:r>
      <w:r w:rsidR="0056733A">
        <w:instrText xml:space="preserve"> ADDIN ZOTERO_ITEM CSL_CITATION {"citationID":"a29f32va5ij","properties":{"formattedCitation":"\\uldash{(Burnett et al. 2019)}","plainCitation":"(Burnett et al. 2019)","noteIndex":0},"citationItems":[{"id":1380,"uris":["http://zotero.org/users/5395629/items/INAAHVJQ"],"itemData":{"id":1380,"type":"article-journal","abstract":"Small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56733A" w:rsidRPr="0056733A">
        <w:rPr>
          <w:kern w:val="0"/>
          <w:u w:val="dash"/>
        </w:rPr>
        <w:t>(Burnett et al. 2019)</w:t>
      </w:r>
      <w:r w:rsidR="003E74A1">
        <w:fldChar w:fldCharType="end"/>
      </w:r>
      <w:commentRangeStart w:id="59"/>
      <w:del w:id="60" w:author="Balaena Institute whitehead" w:date="2025-09-25T10:42:00Z" w16du:dateUtc="2025-09-25T13:42:00Z">
        <w:r w:rsidR="00037DCB" w:rsidDel="003E74A1">
          <w:delText>to minimize distortion</w:delText>
        </w:r>
        <w:r w:rsidR="00876D20" w:rsidDel="003E74A1">
          <w:rPr>
            <w:rStyle w:val="CommentReference"/>
          </w:rPr>
          <w:commentReference w:id="56"/>
        </w:r>
        <w:commentRangeEnd w:id="59"/>
        <w:r w:rsidR="00D0654D" w:rsidDel="003E74A1">
          <w:rPr>
            <w:rStyle w:val="CommentReference"/>
          </w:rPr>
          <w:commentReference w:id="59"/>
        </w:r>
      </w:del>
      <w:r w:rsidRPr="00207D2A">
        <w:t>, and whe</w:t>
      </w:r>
      <w:r w:rsidR="00D0654D">
        <w:t>n</w:t>
      </w:r>
      <w:r w:rsidRPr="00207D2A">
        <w:t xml:space="preserve"> the drone camera was positioned at nadir relative to the water surface</w:t>
      </w:r>
      <w:ins w:id="61" w:author="Balaena Institute whitehead" w:date="2025-09-25T10:43:00Z" w16du:dateUtc="2025-09-25T13:43:00Z">
        <w:r w:rsidR="0056733A">
          <w:t>, as confirmed by the flight log data</w:t>
        </w:r>
      </w:ins>
      <w:r w:rsidRPr="00207D2A">
        <w:t xml:space="preserve">. </w:t>
      </w:r>
      <w:commentRangeStart w:id="62"/>
      <w:r w:rsidR="00876D20">
        <w:t>W</w:t>
      </w:r>
      <w:r w:rsidR="002E01B8" w:rsidRPr="00207D2A">
        <w:t>e</w:t>
      </w:r>
      <w:commentRangeEnd w:id="62"/>
      <w:r w:rsidR="00D0654D">
        <w:rPr>
          <w:rStyle w:val="CommentReference"/>
        </w:rPr>
        <w:commentReference w:id="62"/>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63"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64"/>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64"/>
      <w:r w:rsidR="00323AC6">
        <w:rPr>
          <w:rStyle w:val="CommentReference"/>
        </w:rPr>
        <w:commentReference w:id="64"/>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65"/>
      <w:r w:rsidR="00583D2A" w:rsidRPr="00207D2A">
        <w:t>piecewise</w:t>
      </w:r>
      <w:commentRangeEnd w:id="65"/>
      <w:r w:rsidR="003C5F32" w:rsidRPr="00207D2A">
        <w:rPr>
          <w:rStyle w:val="CommentReference"/>
        </w:rPr>
        <w:commentReference w:id="65"/>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66"/>
      <w:r w:rsidR="00323AC6">
        <w:t xml:space="preserve">anterior </w:t>
      </w:r>
      <w:commentRangeEnd w:id="66"/>
      <w:r w:rsidR="00323AC6">
        <w:rPr>
          <w:rStyle w:val="CommentReference"/>
        </w:rPr>
        <w:commentReference w:id="66"/>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 xml:space="preserve">As sperm whales often tuck their flippers against their body, the insertion point of the flipper </w:t>
      </w:r>
      <w:r w:rsidR="00EC69CA" w:rsidRPr="00207D2A">
        <w:lastRenderedPageBreak/>
        <w:t>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67"/>
      <w:commentRangeStart w:id="68"/>
      <w:r w:rsidR="00137A4D" w:rsidRPr="00207D2A">
        <w:t>light and water conditions</w:t>
      </w:r>
      <w:commentRangeEnd w:id="67"/>
      <w:r w:rsidR="00323AC6">
        <w:rPr>
          <w:rStyle w:val="CommentReference"/>
        </w:rPr>
        <w:commentReference w:id="67"/>
      </w:r>
      <w:commentRangeEnd w:id="68"/>
      <w:r w:rsidR="004B1854">
        <w:rPr>
          <w:rStyle w:val="CommentReference"/>
        </w:rPr>
        <w:commentReference w:id="68"/>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ins w:id="69" w:author="Ana Eguiguren" w:date="2025-09-24T19:18:00Z" w16du:dateUtc="2025-09-24T22:18:00Z">
        <w:r w:rsidR="00EA434E">
          <w:t xml:space="preserve">% </w:t>
        </w:r>
      </w:ins>
      <w:r w:rsidR="003D11D0" w:rsidRPr="00207D2A">
        <w:t xml:space="preserve">CV), calculated by dividing the standard deviation (SD) by the mean </w:t>
      </w:r>
      <w:ins w:id="70" w:author="Ana Eguiguren" w:date="2025-09-24T19:18:00Z" w16du:dateUtc="2025-09-24T22:18:00Z">
        <w:r w:rsidR="00EA434E">
          <w:t xml:space="preserve">x 100 </w:t>
        </w:r>
      </w:ins>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CC9FDF4" w:rsidR="00862972" w:rsidRPr="00207D2A" w:rsidRDefault="00862972" w:rsidP="00862972">
      <w:pPr>
        <w:pStyle w:val="Caption"/>
        <w:rPr>
          <w:i w:val="0"/>
          <w:iCs w:val="0"/>
          <w:color w:val="auto"/>
        </w:rPr>
      </w:pPr>
      <w:commentRangeStart w:id="7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72" w:author="Ana Eguiguren" w:date="2025-09-24T20:34:00Z" w16du:dateUtc="2025-09-24T23:34:00Z">
        <w:r w:rsidR="00C00B6C">
          <w:rPr>
            <w:b/>
            <w:bCs/>
            <w:noProof/>
            <w:color w:val="auto"/>
          </w:rPr>
          <w:t>1</w:t>
        </w:r>
      </w:ins>
      <w:del w:id="73" w:author="Ana Eguiguren" w:date="2025-09-02T19:44:00Z" w16du:dateUtc="2025-09-02T22:44:00Z">
        <w:r w:rsidR="00897888" w:rsidRPr="000A294B" w:rsidDel="000A294B">
          <w:rPr>
            <w:b/>
            <w:bCs/>
            <w:noProof/>
            <w:color w:val="auto"/>
          </w:rPr>
          <w:delText>1</w:delText>
        </w:r>
      </w:del>
      <w:r w:rsidR="007459AF" w:rsidRPr="00207D2A">
        <w:rPr>
          <w:b/>
          <w:bCs/>
          <w:color w:val="auto"/>
          <w:rPrChange w:id="74" w:author="Balaena Institute whitehead" w:date="2025-07-25T12:58:00Z" w16du:dateUtc="2025-07-25T15:58:00Z">
            <w:rPr>
              <w:b/>
              <w:bCs/>
              <w:noProof/>
              <w:color w:val="auto"/>
            </w:rPr>
          </w:rPrChange>
        </w:rPr>
        <w:fldChar w:fldCharType="end"/>
      </w:r>
      <w:commentRangeEnd w:id="71"/>
      <w:r w:rsidR="00323AC6">
        <w:rPr>
          <w:rStyle w:val="CommentReference"/>
          <w:i w:val="0"/>
          <w:iCs w:val="0"/>
          <w:color w:val="auto"/>
        </w:rPr>
        <w:commentReference w:id="71"/>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w:t>
      </w:r>
      <w:r w:rsidRPr="00207D2A">
        <w:lastRenderedPageBreak/>
        <w:t xml:space="preserve">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75"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75"/>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76"/>
              <w:commentRangeEnd w:id="76"/>
              <m:r>
                <m:rPr>
                  <m:sty m:val="p"/>
                </m:rPr>
                <w:rPr>
                  <w:rStyle w:val="CommentReference"/>
                  <w:rFonts w:ascii="Cambria Math" w:hAnsi="Cambria Math"/>
                </w:rPr>
                <w:commentReference w:id="76"/>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77"/>
    <w:p w14:paraId="363F85F5" w14:textId="6F4770FF" w:rsidR="00DE1874" w:rsidRPr="00207D2A" w:rsidDel="00B03D88" w:rsidRDefault="00000000" w:rsidP="00862972">
      <w:pPr>
        <w:rPr>
          <w:del w:id="78" w:author="Ana Eguiguren" w:date="2025-09-19T16:12:00Z" w16du:dateUtc="2025-09-19T19:12:00Z"/>
          <w:rFonts w:eastAsiaTheme="minorEastAsia"/>
        </w:rPr>
      </w:pPr>
      <m:oMathPara>
        <m:oMath>
          <m:eqArr>
            <m:eqArrPr>
              <m:maxDist m:val="1"/>
              <m:ctrlPr>
                <w:del w:id="79" w:author="Ana Eguiguren" w:date="2025-09-19T16:12:00Z" w16du:dateUtc="2025-09-19T19:12:00Z">
                  <w:rPr>
                    <w:rFonts w:ascii="Cambria Math" w:hAnsi="Cambria Math"/>
                    <w:i/>
                  </w:rPr>
                </w:del>
              </m:ctrlPr>
            </m:eqArrPr>
            <m:e>
              <m:sSub>
                <m:sSubPr>
                  <m:ctrlPr>
                    <w:del w:id="80" w:author="Ana Eguiguren" w:date="2025-09-19T16:12:00Z" w16du:dateUtc="2025-09-19T19:12:00Z">
                      <w:rPr>
                        <w:rFonts w:ascii="Cambria Math" w:hAnsi="Cambria Math"/>
                        <w:i/>
                      </w:rPr>
                    </w:del>
                  </m:ctrlPr>
                </m:sSubPr>
                <m:e>
                  <m:r>
                    <w:del w:id="81" w:author="Ana Eguiguren" w:date="2025-09-19T16:12:00Z" w16du:dateUtc="2025-09-19T19:12:00Z">
                      <w:rPr>
                        <w:rFonts w:ascii="Cambria Math" w:hAnsi="Cambria Math"/>
                      </w:rPr>
                      <m:t>NR</m:t>
                    </w:del>
                  </m:r>
                </m:e>
                <m:sub>
                  <m:r>
                    <w:del w:id="82" w:author="Ana Eguiguren" w:date="2025-09-19T16:12:00Z" w16du:dateUtc="2025-09-19T19:12:00Z">
                      <w:rPr>
                        <w:rFonts w:ascii="Cambria Math" w:hAnsi="Cambria Math"/>
                      </w:rPr>
                      <m:t>M</m:t>
                    </w:del>
                  </m:r>
                </m:sub>
              </m:sSub>
              <m:r>
                <w:del w:id="83" w:author="Ana Eguiguren" w:date="2025-09-19T16:12:00Z" w16du:dateUtc="2025-09-19T19:12:00Z">
                  <w:rPr>
                    <w:rFonts w:ascii="Cambria Math" w:hAnsi="Cambria Math"/>
                  </w:rPr>
                  <m:t xml:space="preserve">= </m:t>
                </w:del>
              </m:r>
              <m:sSub>
                <m:sSubPr>
                  <m:ctrlPr>
                    <w:del w:id="84" w:author="Ana Eguiguren" w:date="2025-09-19T16:12:00Z" w16du:dateUtc="2025-09-19T19:12:00Z">
                      <w:rPr>
                        <w:rFonts w:ascii="Cambria Math" w:eastAsiaTheme="minorEastAsia" w:hAnsi="Cambria Math"/>
                        <w:i/>
                      </w:rPr>
                    </w:del>
                  </m:ctrlPr>
                </m:sSubPr>
                <m:e>
                  <m:r>
                    <w:del w:id="85" w:author="Ana Eguiguren" w:date="2025-09-19T16:12:00Z" w16du:dateUtc="2025-09-19T19:12:00Z">
                      <w:rPr>
                        <w:rFonts w:ascii="Cambria Math" w:eastAsiaTheme="minorEastAsia" w:hAnsi="Cambria Math"/>
                      </w:rPr>
                      <m:t>max</m:t>
                    </w:del>
                  </m:r>
                </m:e>
                <m:sub>
                  <m:r>
                    <w:del w:id="86" w:author="Ana Eguiguren" w:date="2025-09-19T16:12:00Z" w16du:dateUtc="2025-09-19T19:12:00Z">
                      <w:rPr>
                        <w:rFonts w:ascii="Cambria Math" w:eastAsiaTheme="minorEastAsia" w:hAnsi="Cambria Math"/>
                      </w:rPr>
                      <m:t xml:space="preserve">F </m:t>
                    </w:del>
                  </m:r>
                </m:sub>
              </m:sSub>
              <m:r>
                <w:del w:id="87" w:author="Ana Eguiguren" w:date="2025-09-19T16:12:00Z" w16du:dateUtc="2025-09-19T19:12:00Z">
                  <w:rPr>
                    <w:rFonts w:ascii="Cambria Math" w:eastAsiaTheme="minorEastAsia" w:hAnsi="Cambria Math"/>
                  </w:rPr>
                  <m:t xml:space="preserve">× </m:t>
                </w:del>
              </m:r>
              <m:f>
                <m:fPr>
                  <m:ctrlPr>
                    <w:del w:id="88" w:author="Ana Eguiguren" w:date="2025-09-19T16:12:00Z" w16du:dateUtc="2025-09-19T19:12:00Z">
                      <w:rPr>
                        <w:rFonts w:ascii="Cambria Math" w:eastAsiaTheme="minorEastAsia" w:hAnsi="Cambria Math"/>
                        <w:i/>
                      </w:rPr>
                    </w:del>
                  </m:ctrlPr>
                </m:fPr>
                <m:num>
                  <m:sSup>
                    <m:sSupPr>
                      <m:ctrlPr>
                        <w:del w:id="89" w:author="Ana Eguiguren" w:date="2025-09-19T16:12:00Z" w16du:dateUtc="2025-09-19T19:12:00Z">
                          <w:rPr>
                            <w:rFonts w:ascii="Cambria Math" w:eastAsiaTheme="minorEastAsia" w:hAnsi="Cambria Math"/>
                            <w:i/>
                          </w:rPr>
                        </w:del>
                      </m:ctrlPr>
                    </m:sSupPr>
                    <m:e>
                      <m:r>
                        <w:del w:id="90" w:author="Ana Eguiguren" w:date="2025-09-19T16:12:00Z" w16du:dateUtc="2025-09-19T19:12:00Z">
                          <w:rPr>
                            <w:rFonts w:ascii="Cambria Math" w:eastAsiaTheme="minorEastAsia" w:hAnsi="Cambria Math"/>
                          </w:rPr>
                          <m:t>e</m:t>
                        </w:del>
                      </m:r>
                    </m:e>
                    <m:sup>
                      <m:r>
                        <w:del w:id="91" w:author="Ana Eguiguren" w:date="2025-09-19T16:12:00Z" w16du:dateUtc="2025-09-19T19:12:00Z">
                          <w:rPr>
                            <w:rFonts w:ascii="Cambria Math" w:eastAsiaTheme="minorEastAsia" w:hAnsi="Cambria Math"/>
                          </w:rPr>
                          <m:t>fr × L</m:t>
                        </w:del>
                      </m:r>
                    </m:sup>
                  </m:sSup>
                </m:num>
                <m:den>
                  <m:r>
                    <w:del w:id="92" w:author="Ana Eguiguren" w:date="2025-09-19T16:12:00Z" w16du:dateUtc="2025-09-19T19:12:00Z">
                      <w:rPr>
                        <w:rFonts w:ascii="Cambria Math" w:eastAsiaTheme="minorEastAsia" w:hAnsi="Cambria Math"/>
                      </w:rPr>
                      <m:t xml:space="preserve">1+ </m:t>
                    </w:del>
                  </m:r>
                  <m:sSup>
                    <m:sSupPr>
                      <m:ctrlPr>
                        <w:del w:id="93" w:author="Ana Eguiguren" w:date="2025-09-19T16:12:00Z" w16du:dateUtc="2025-09-19T19:12:00Z">
                          <w:rPr>
                            <w:rFonts w:ascii="Cambria Math" w:eastAsiaTheme="minorEastAsia" w:hAnsi="Cambria Math"/>
                            <w:i/>
                          </w:rPr>
                        </w:del>
                      </m:ctrlPr>
                    </m:sSupPr>
                    <m:e>
                      <m:r>
                        <w:del w:id="94" w:author="Ana Eguiguren" w:date="2025-09-19T16:12:00Z" w16du:dateUtc="2025-09-19T19:12:00Z">
                          <w:rPr>
                            <w:rFonts w:ascii="Cambria Math" w:eastAsiaTheme="minorEastAsia" w:hAnsi="Cambria Math"/>
                          </w:rPr>
                          <m:t>e</m:t>
                        </w:del>
                      </m:r>
                    </m:e>
                    <m:sup>
                      <m:r>
                        <w:del w:id="95" w:author="Ana Eguiguren" w:date="2025-09-19T16:12:00Z" w16du:dateUtc="2025-09-19T19:12:00Z">
                          <w:rPr>
                            <w:rFonts w:ascii="Cambria Math" w:eastAsiaTheme="minorEastAsia" w:hAnsi="Cambria Math"/>
                          </w:rPr>
                          <m:t>fr × L</m:t>
                        </w:del>
                      </m:r>
                    </m:sup>
                  </m:sSup>
                </m:den>
              </m:f>
              <m:r>
                <w:del w:id="96" w:author="Ana Eguiguren" w:date="2025-09-19T16:12:00Z" w16du:dateUtc="2025-09-19T19:12:00Z">
                  <w:rPr>
                    <w:rFonts w:ascii="Cambria Math" w:eastAsiaTheme="minorEastAsia" w:hAnsi="Cambria Math"/>
                  </w:rPr>
                  <m:t xml:space="preserve">+ </m:t>
                </w:del>
              </m:r>
              <m:d>
                <m:dPr>
                  <m:begChr m:val="{"/>
                  <m:endChr m:val=""/>
                  <m:ctrlPr>
                    <w:del w:id="97" w:author="Ana Eguiguren" w:date="2025-09-19T16:12:00Z" w16du:dateUtc="2025-09-19T19:12:00Z">
                      <w:rPr>
                        <w:rFonts w:ascii="Cambria Math" w:eastAsiaTheme="minorEastAsia" w:hAnsi="Cambria Math"/>
                        <w:i/>
                      </w:rPr>
                    </w:del>
                  </m:ctrlPr>
                </m:dPr>
                <m:e>
                  <m:eqArr>
                    <m:eqArrPr>
                      <m:ctrlPr>
                        <w:del w:id="98" w:author="Ana Eguiguren" w:date="2025-09-19T16:12:00Z" w16du:dateUtc="2025-09-19T19:12:00Z">
                          <w:rPr>
                            <w:rFonts w:ascii="Cambria Math" w:eastAsiaTheme="minorEastAsia" w:hAnsi="Cambria Math"/>
                            <w:i/>
                          </w:rPr>
                        </w:del>
                      </m:ctrlPr>
                    </m:eqArrPr>
                    <m:e>
                      <m:r>
                        <w:del w:id="99" w:author="Ana Eguiguren" w:date="2025-09-19T16:12:00Z" w16du:dateUtc="2025-09-19T19:12:00Z">
                          <w:rPr>
                            <w:rFonts w:ascii="Cambria Math" w:eastAsiaTheme="minorEastAsia" w:hAnsi="Cambria Math"/>
                          </w:rPr>
                          <m:t>0,                                                                                  L ≤chm</m:t>
                        </w:del>
                      </m:r>
                    </m:e>
                    <m:e>
                      <m:sSub>
                        <m:sSubPr>
                          <m:ctrlPr>
                            <w:del w:id="100" w:author="Ana Eguiguren" w:date="2025-09-19T16:12:00Z" w16du:dateUtc="2025-09-19T19:12:00Z">
                              <w:rPr>
                                <w:rFonts w:ascii="Cambria Math" w:eastAsiaTheme="minorEastAsia" w:hAnsi="Cambria Math"/>
                                <w:i/>
                              </w:rPr>
                            </w:del>
                          </m:ctrlPr>
                        </m:sSubPr>
                        <m:e>
                          <m:r>
                            <w:del w:id="101" w:author="Ana Eguiguren" w:date="2025-09-19T16:12:00Z" w16du:dateUtc="2025-09-19T19:12:00Z">
                              <w:rPr>
                                <w:rFonts w:ascii="Cambria Math" w:eastAsiaTheme="minorEastAsia" w:hAnsi="Cambria Math"/>
                              </w:rPr>
                              <m:t>max</m:t>
                            </w:del>
                          </m:r>
                        </m:e>
                        <m:sub>
                          <m:r>
                            <w:del w:id="102" w:author="Ana Eguiguren" w:date="2025-09-19T16:12:00Z" w16du:dateUtc="2025-09-19T19:12:00Z">
                              <w:rPr>
                                <w:rFonts w:ascii="Cambria Math" w:eastAsiaTheme="minorEastAsia" w:hAnsi="Cambria Math"/>
                              </w:rPr>
                              <m:t>M</m:t>
                            </w:del>
                          </m:r>
                        </m:sub>
                      </m:sSub>
                      <m:r>
                        <w:del w:id="103" w:author="Ana Eguiguren" w:date="2025-09-19T16:12:00Z" w16du:dateUtc="2025-09-19T19:12:00Z">
                          <w:rPr>
                            <w:rFonts w:ascii="Cambria Math" w:eastAsiaTheme="minorEastAsia" w:hAnsi="Cambria Math"/>
                          </w:rPr>
                          <m:t xml:space="preserve"> × </m:t>
                        </w:del>
                      </m:r>
                      <m:d>
                        <m:dPr>
                          <m:ctrlPr>
                            <w:del w:id="104" w:author="Ana Eguiguren" w:date="2025-09-19T16:12:00Z" w16du:dateUtc="2025-09-19T19:12:00Z">
                              <w:rPr>
                                <w:rFonts w:ascii="Cambria Math" w:eastAsiaTheme="minorEastAsia" w:hAnsi="Cambria Math"/>
                                <w:i/>
                              </w:rPr>
                            </w:del>
                          </m:ctrlPr>
                        </m:dPr>
                        <m:e>
                          <m:f>
                            <m:fPr>
                              <m:ctrlPr>
                                <w:del w:id="105" w:author="Ana Eguiguren" w:date="2025-09-19T16:12:00Z" w16du:dateUtc="2025-09-19T19:12:00Z">
                                  <w:rPr>
                                    <w:rFonts w:ascii="Cambria Math" w:eastAsiaTheme="minorEastAsia" w:hAnsi="Cambria Math"/>
                                    <w:i/>
                                  </w:rPr>
                                </w:del>
                              </m:ctrlPr>
                            </m:fPr>
                            <m:num>
                              <m:sSup>
                                <m:sSupPr>
                                  <m:ctrlPr>
                                    <w:del w:id="106" w:author="Ana Eguiguren" w:date="2025-09-19T16:12:00Z" w16du:dateUtc="2025-09-19T19:12:00Z">
                                      <w:rPr>
                                        <w:rFonts w:ascii="Cambria Math" w:eastAsiaTheme="minorEastAsia" w:hAnsi="Cambria Math"/>
                                        <w:i/>
                                      </w:rPr>
                                    </w:del>
                                  </m:ctrlPr>
                                </m:sSupPr>
                                <m:e>
                                  <m:r>
                                    <w:del w:id="107" w:author="Ana Eguiguren" w:date="2025-09-19T16:12:00Z" w16du:dateUtc="2025-09-19T19:12:00Z">
                                      <w:rPr>
                                        <w:rFonts w:ascii="Cambria Math" w:eastAsiaTheme="minorEastAsia" w:hAnsi="Cambria Math"/>
                                      </w:rPr>
                                      <m:t>e</m:t>
                                    </w:del>
                                  </m:r>
                                </m:e>
                                <m:sup>
                                  <m:r>
                                    <w:del w:id="108" w:author="Ana Eguiguren" w:date="2025-09-19T16:12:00Z" w16du:dateUtc="2025-09-19T19:12:00Z">
                                      <w:rPr>
                                        <w:rFonts w:ascii="Cambria Math" w:eastAsiaTheme="minorEastAsia" w:hAnsi="Cambria Math"/>
                                      </w:rPr>
                                      <m:t>mr × L</m:t>
                                    </w:del>
                                  </m:r>
                                </m:sup>
                              </m:sSup>
                            </m:num>
                            <m:den>
                              <m:r>
                                <w:del w:id="109" w:author="Ana Eguiguren" w:date="2025-09-19T16:12:00Z" w16du:dateUtc="2025-09-19T19:12:00Z">
                                  <w:rPr>
                                    <w:rFonts w:ascii="Cambria Math" w:eastAsiaTheme="minorEastAsia" w:hAnsi="Cambria Math"/>
                                  </w:rPr>
                                  <m:t xml:space="preserve">1+ </m:t>
                                </w:del>
                              </m:r>
                              <m:sSup>
                                <m:sSupPr>
                                  <m:ctrlPr>
                                    <w:del w:id="110" w:author="Ana Eguiguren" w:date="2025-09-19T16:12:00Z" w16du:dateUtc="2025-09-19T19:12:00Z">
                                      <w:rPr>
                                        <w:rFonts w:ascii="Cambria Math" w:eastAsiaTheme="minorEastAsia" w:hAnsi="Cambria Math"/>
                                        <w:i/>
                                      </w:rPr>
                                    </w:del>
                                  </m:ctrlPr>
                                </m:sSupPr>
                                <m:e>
                                  <m:r>
                                    <w:del w:id="111" w:author="Ana Eguiguren" w:date="2025-09-19T16:12:00Z" w16du:dateUtc="2025-09-19T19:12:00Z">
                                      <w:rPr>
                                        <w:rFonts w:ascii="Cambria Math" w:eastAsiaTheme="minorEastAsia" w:hAnsi="Cambria Math"/>
                                      </w:rPr>
                                      <m:t>e</m:t>
                                    </w:del>
                                  </m:r>
                                </m:e>
                                <m:sup>
                                  <m:r>
                                    <w:del w:id="112" w:author="Ana Eguiguren" w:date="2025-09-19T16:12:00Z" w16du:dateUtc="2025-09-19T19:12:00Z">
                                      <w:rPr>
                                        <w:rFonts w:ascii="Cambria Math" w:eastAsiaTheme="minorEastAsia" w:hAnsi="Cambria Math"/>
                                      </w:rPr>
                                      <m:t>mr × L</m:t>
                                    </w:del>
                                  </m:r>
                                </m:sup>
                              </m:sSup>
                            </m:den>
                          </m:f>
                          <m:r>
                            <w:del w:id="113" w:author="Ana Eguiguren" w:date="2025-09-19T16:12:00Z" w16du:dateUtc="2025-09-19T19:12:00Z">
                              <w:rPr>
                                <w:rFonts w:ascii="Cambria Math" w:eastAsiaTheme="minorEastAsia" w:hAnsi="Cambria Math"/>
                              </w:rPr>
                              <m:t>-</m:t>
                            </w:del>
                          </m:r>
                          <m:f>
                            <m:fPr>
                              <m:ctrlPr>
                                <w:del w:id="114" w:author="Ana Eguiguren" w:date="2025-09-19T16:12:00Z" w16du:dateUtc="2025-09-19T19:12:00Z">
                                  <w:rPr>
                                    <w:rFonts w:ascii="Cambria Math" w:eastAsiaTheme="minorEastAsia" w:hAnsi="Cambria Math"/>
                                    <w:i/>
                                  </w:rPr>
                                </w:del>
                              </m:ctrlPr>
                            </m:fPr>
                            <m:num>
                              <m:sSup>
                                <m:sSupPr>
                                  <m:ctrlPr>
                                    <w:del w:id="115" w:author="Ana Eguiguren" w:date="2025-09-19T16:12:00Z" w16du:dateUtc="2025-09-19T19:12:00Z">
                                      <w:rPr>
                                        <w:rFonts w:ascii="Cambria Math" w:eastAsiaTheme="minorEastAsia" w:hAnsi="Cambria Math"/>
                                        <w:i/>
                                      </w:rPr>
                                    </w:del>
                                  </m:ctrlPr>
                                </m:sSupPr>
                                <m:e>
                                  <m:r>
                                    <w:del w:id="116" w:author="Ana Eguiguren" w:date="2025-09-19T16:12:00Z" w16du:dateUtc="2025-09-19T19:12:00Z">
                                      <w:rPr>
                                        <w:rFonts w:ascii="Cambria Math" w:eastAsiaTheme="minorEastAsia" w:hAnsi="Cambria Math"/>
                                      </w:rPr>
                                      <m:t>e</m:t>
                                    </w:del>
                                  </m:r>
                                </m:e>
                                <m:sup>
                                  <m:r>
                                    <w:del w:id="117" w:author="Ana Eguiguren" w:date="2025-09-19T16:12:00Z" w16du:dateUtc="2025-09-19T19:12:00Z">
                                      <w:rPr>
                                        <w:rFonts w:ascii="Cambria Math" w:eastAsiaTheme="minorEastAsia" w:hAnsi="Cambria Math"/>
                                      </w:rPr>
                                      <m:t>mr × chm</m:t>
                                    </w:del>
                                  </m:r>
                                </m:sup>
                              </m:sSup>
                            </m:num>
                            <m:den>
                              <m:r>
                                <w:del w:id="118" w:author="Ana Eguiguren" w:date="2025-09-19T16:12:00Z" w16du:dateUtc="2025-09-19T19:12:00Z">
                                  <w:rPr>
                                    <w:rFonts w:ascii="Cambria Math" w:eastAsiaTheme="minorEastAsia" w:hAnsi="Cambria Math"/>
                                  </w:rPr>
                                  <m:t xml:space="preserve">1+ </m:t>
                                </w:del>
                              </m:r>
                              <m:sSup>
                                <m:sSupPr>
                                  <m:ctrlPr>
                                    <w:del w:id="119" w:author="Ana Eguiguren" w:date="2025-09-19T16:12:00Z" w16du:dateUtc="2025-09-19T19:12:00Z">
                                      <w:rPr>
                                        <w:rFonts w:ascii="Cambria Math" w:eastAsiaTheme="minorEastAsia" w:hAnsi="Cambria Math"/>
                                        <w:i/>
                                      </w:rPr>
                                    </w:del>
                                  </m:ctrlPr>
                                </m:sSupPr>
                                <m:e>
                                  <m:r>
                                    <w:del w:id="120" w:author="Ana Eguiguren" w:date="2025-09-19T16:12:00Z" w16du:dateUtc="2025-09-19T19:12:00Z">
                                      <w:rPr>
                                        <w:rFonts w:ascii="Cambria Math" w:eastAsiaTheme="minorEastAsia" w:hAnsi="Cambria Math"/>
                                      </w:rPr>
                                      <m:t>e</m:t>
                                    </w:del>
                                  </m:r>
                                </m:e>
                                <m:sup>
                                  <m:r>
                                    <w:del w:id="121" w:author="Ana Eguiguren" w:date="2025-09-19T16:12:00Z" w16du:dateUtc="2025-09-19T19:12:00Z">
                                      <w:rPr>
                                        <w:rFonts w:ascii="Cambria Math" w:eastAsiaTheme="minorEastAsia" w:hAnsi="Cambria Math"/>
                                      </w:rPr>
                                      <m:t>mr × chm</m:t>
                                    </w:del>
                                  </m:r>
                                </m:sup>
                              </m:sSup>
                            </m:den>
                          </m:f>
                        </m:e>
                      </m:d>
                      <m:r>
                        <w:del w:id="122" w:author="Ana Eguiguren" w:date="2025-09-19T16:12:00Z" w16du:dateUtc="2025-09-19T19:12:00Z">
                          <w:rPr>
                            <w:rFonts w:ascii="Cambria Math" w:eastAsiaTheme="minorEastAsia" w:hAnsi="Cambria Math"/>
                          </w:rPr>
                          <m:t>,     L &gt;chm</m:t>
                        </w:del>
                      </m:r>
                    </m:e>
                  </m:eqArr>
                </m:e>
              </m:d>
              <m:r>
                <w:del w:id="123" w:author="Ana Eguiguren" w:date="2025-09-19T16:12:00Z" w16du:dateUtc="2025-09-19T19:12:00Z">
                  <w:rPr>
                    <w:rFonts w:ascii="Cambria Math" w:eastAsiaTheme="minorEastAsia" w:hAnsi="Cambria Math"/>
                  </w:rPr>
                  <m:t xml:space="preserve"> </m:t>
                </w:del>
              </m:r>
              <m:r>
                <w:del w:id="124" w:author="Ana Eguiguren" w:date="2025-09-19T16:12:00Z" w16du:dateUtc="2025-09-19T19:12:00Z">
                  <w:rPr>
                    <w:rFonts w:ascii="Cambria Math" w:hAnsi="Cambria Math"/>
                  </w:rPr>
                  <m:t>#7</m:t>
                </w:del>
              </m:r>
            </m:e>
          </m:eqArr>
          <w:commentRangeEnd w:id="77"/>
          <m:r>
            <w:del w:id="125" w:author="Ana Eguiguren" w:date="2025-09-19T16:12:00Z" w16du:dateUtc="2025-09-19T19:12:00Z">
              <m:rPr>
                <m:sty m:val="p"/>
              </m:rPr>
              <w:rPr>
                <w:rStyle w:val="CommentReference"/>
              </w:rPr>
              <w:commentReference w:id="77"/>
            </w:del>
          </m:r>
        </m:oMath>
      </m:oMathPara>
    </w:p>
    <w:commentRangeStart w:id="126"/>
    <w:p w14:paraId="438AD699" w14:textId="28553F34" w:rsidR="00B03D88" w:rsidRPr="00B03D88" w:rsidRDefault="00000000" w:rsidP="00B03D88">
      <w:pPr>
        <w:rPr>
          <w:ins w:id="127" w:author="Ana Eguiguren" w:date="2025-09-19T16:10:00Z" w16du:dateUtc="2025-09-19T19:10:00Z"/>
          <w:rFonts w:eastAsiaTheme="minorEastAsia"/>
        </w:rPr>
      </w:pPr>
      <m:oMathPara>
        <m:oMathParaPr>
          <m:jc m:val="left"/>
        </m:oMathParaPr>
        <m:oMath>
          <m:eqArr>
            <m:eqArrPr>
              <m:maxDist m:val="1"/>
              <m:ctrlPr>
                <w:ins w:id="128" w:author="Ana Eguiguren" w:date="2025-09-19T16:10:00Z" w16du:dateUtc="2025-09-19T19:10:00Z">
                  <w:rPr>
                    <w:rFonts w:ascii="Cambria Math" w:hAnsi="Cambria Math"/>
                    <w:i/>
                  </w:rPr>
                </w:ins>
              </m:ctrlPr>
            </m:eqArrPr>
            <m:e>
              <m:sSub>
                <m:sSubPr>
                  <m:ctrlPr>
                    <w:ins w:id="129" w:author="Ana Eguiguren" w:date="2025-09-19T16:10:00Z" w16du:dateUtc="2025-09-19T19:10:00Z">
                      <w:rPr>
                        <w:rFonts w:ascii="Cambria Math" w:hAnsi="Cambria Math"/>
                        <w:i/>
                      </w:rPr>
                    </w:ins>
                  </m:ctrlPr>
                </m:sSubPr>
                <m:e>
                  <m:r>
                    <w:ins w:id="130" w:author="Ana Eguiguren" w:date="2025-09-19T16:10:00Z" w16du:dateUtc="2025-09-19T19:10:00Z">
                      <w:rPr>
                        <w:rFonts w:ascii="Cambria Math" w:hAnsi="Cambria Math"/>
                      </w:rPr>
                      <m:t>NR</m:t>
                    </w:ins>
                  </m:r>
                </m:e>
                <m:sub>
                  <m:r>
                    <w:ins w:id="131" w:author="Ana Eguiguren" w:date="2025-09-19T16:10:00Z" w16du:dateUtc="2025-09-19T19:10:00Z">
                      <w:rPr>
                        <w:rFonts w:ascii="Cambria Math" w:hAnsi="Cambria Math"/>
                      </w:rPr>
                      <m:t>M</m:t>
                    </w:ins>
                  </m:r>
                </m:sub>
              </m:sSub>
              <m:r>
                <w:ins w:id="132" w:author="Ana Eguiguren" w:date="2025-09-19T16:10:00Z" w16du:dateUtc="2025-09-19T19:10:00Z">
                  <w:rPr>
                    <w:rFonts w:ascii="Cambria Math" w:hAnsi="Cambria Math"/>
                  </w:rPr>
                  <m:t xml:space="preserve">= </m:t>
                </w:ins>
              </m:r>
              <m:r>
                <w:ins w:id="133" w:author="Ana Eguiguren" w:date="2025-09-19T16:10:00Z" w16du:dateUtc="2025-09-19T19:10:00Z">
                  <w:rPr>
                    <w:rFonts w:ascii="Cambria Math" w:eastAsiaTheme="minorEastAsia" w:hAnsi="Cambria Math"/>
                  </w:rPr>
                  <m:t xml:space="preserve"> </m:t>
                </w:ins>
              </m:r>
              <m:d>
                <m:dPr>
                  <m:begChr m:val="{"/>
                  <m:endChr m:val=""/>
                  <m:ctrlPr>
                    <w:ins w:id="134" w:author="Ana Eguiguren" w:date="2025-09-19T16:10:00Z" w16du:dateUtc="2025-09-19T19:10:00Z">
                      <w:rPr>
                        <w:rFonts w:ascii="Cambria Math" w:eastAsiaTheme="minorEastAsia" w:hAnsi="Cambria Math"/>
                        <w:i/>
                      </w:rPr>
                    </w:ins>
                  </m:ctrlPr>
                </m:dPr>
                <m:e>
                  <m:eqArr>
                    <m:eqArrPr>
                      <m:ctrlPr>
                        <w:ins w:id="135" w:author="Ana Eguiguren" w:date="2025-09-19T16:10:00Z" w16du:dateUtc="2025-09-19T19:10:00Z">
                          <w:rPr>
                            <w:rFonts w:ascii="Cambria Math" w:eastAsiaTheme="minorEastAsia" w:hAnsi="Cambria Math"/>
                            <w:i/>
                          </w:rPr>
                        </w:ins>
                      </m:ctrlPr>
                    </m:eqArrPr>
                    <m:e>
                      <m:sSub>
                        <m:sSubPr>
                          <m:ctrlPr>
                            <w:ins w:id="136" w:author="Ana Eguiguren" w:date="2025-09-19T16:10:00Z" w16du:dateUtc="2025-09-19T19:10:00Z">
                              <w:rPr>
                                <w:rFonts w:ascii="Cambria Math" w:eastAsiaTheme="minorEastAsia" w:hAnsi="Cambria Math"/>
                                <w:i/>
                              </w:rPr>
                            </w:ins>
                          </m:ctrlPr>
                        </m:sSubPr>
                        <m:e>
                          <m:r>
                            <w:ins w:id="137" w:author="Ana Eguiguren" w:date="2025-09-19T16:10:00Z" w16du:dateUtc="2025-09-19T19:10:00Z">
                              <w:rPr>
                                <w:rFonts w:ascii="Cambria Math" w:eastAsiaTheme="minorEastAsia" w:hAnsi="Cambria Math"/>
                              </w:rPr>
                              <m:t>max</m:t>
                            </w:ins>
                          </m:r>
                        </m:e>
                        <m:sub>
                          <m:r>
                            <w:ins w:id="138" w:author="Ana Eguiguren" w:date="2025-09-19T16:10:00Z" w16du:dateUtc="2025-09-19T19:10:00Z">
                              <w:rPr>
                                <w:rFonts w:ascii="Cambria Math" w:eastAsiaTheme="minorEastAsia" w:hAnsi="Cambria Math"/>
                              </w:rPr>
                              <m:t xml:space="preserve">F </m:t>
                            </w:ins>
                          </m:r>
                        </m:sub>
                      </m:sSub>
                      <m:r>
                        <w:ins w:id="139" w:author="Ana Eguiguren" w:date="2025-09-19T16:10:00Z" w16du:dateUtc="2025-09-19T19:10:00Z">
                          <w:rPr>
                            <w:rFonts w:ascii="Cambria Math" w:eastAsiaTheme="minorEastAsia" w:hAnsi="Cambria Math"/>
                          </w:rPr>
                          <m:t xml:space="preserve">× </m:t>
                        </w:ins>
                      </m:r>
                      <m:f>
                        <m:fPr>
                          <m:ctrlPr>
                            <w:ins w:id="140" w:author="Ana Eguiguren" w:date="2025-09-19T16:10:00Z" w16du:dateUtc="2025-09-19T19:10:00Z">
                              <w:rPr>
                                <w:rFonts w:ascii="Cambria Math" w:eastAsiaTheme="minorEastAsia" w:hAnsi="Cambria Math"/>
                                <w:i/>
                              </w:rPr>
                            </w:ins>
                          </m:ctrlPr>
                        </m:fPr>
                        <m:num>
                          <m:sSup>
                            <m:sSupPr>
                              <m:ctrlPr>
                                <w:ins w:id="141" w:author="Ana Eguiguren" w:date="2025-09-19T16:10:00Z" w16du:dateUtc="2025-09-19T19:10:00Z">
                                  <w:rPr>
                                    <w:rFonts w:ascii="Cambria Math" w:eastAsiaTheme="minorEastAsia" w:hAnsi="Cambria Math"/>
                                    <w:i/>
                                  </w:rPr>
                                </w:ins>
                              </m:ctrlPr>
                            </m:sSupPr>
                            <m:e>
                              <m:r>
                                <w:ins w:id="142" w:author="Ana Eguiguren" w:date="2025-09-19T16:10:00Z" w16du:dateUtc="2025-09-19T19:10:00Z">
                                  <w:rPr>
                                    <w:rFonts w:ascii="Cambria Math" w:eastAsiaTheme="minorEastAsia" w:hAnsi="Cambria Math"/>
                                  </w:rPr>
                                  <m:t>e</m:t>
                                </w:ins>
                              </m:r>
                            </m:e>
                            <m:sup>
                              <m:r>
                                <w:ins w:id="143" w:author="Ana Eguiguren" w:date="2025-09-19T16:10:00Z" w16du:dateUtc="2025-09-19T19:10:00Z">
                                  <w:rPr>
                                    <w:rFonts w:ascii="Cambria Math" w:eastAsiaTheme="minorEastAsia" w:hAnsi="Cambria Math"/>
                                  </w:rPr>
                                  <m:t>fr × L</m:t>
                                </w:ins>
                              </m:r>
                            </m:sup>
                          </m:sSup>
                        </m:num>
                        <m:den>
                          <m:r>
                            <w:ins w:id="144" w:author="Ana Eguiguren" w:date="2025-09-19T16:10:00Z" w16du:dateUtc="2025-09-19T19:10:00Z">
                              <w:rPr>
                                <w:rFonts w:ascii="Cambria Math" w:eastAsiaTheme="minorEastAsia" w:hAnsi="Cambria Math"/>
                              </w:rPr>
                              <m:t xml:space="preserve">1+ </m:t>
                            </w:ins>
                          </m:r>
                          <m:sSup>
                            <m:sSupPr>
                              <m:ctrlPr>
                                <w:ins w:id="145" w:author="Ana Eguiguren" w:date="2025-09-19T16:10:00Z" w16du:dateUtc="2025-09-19T19:10:00Z">
                                  <w:rPr>
                                    <w:rFonts w:ascii="Cambria Math" w:eastAsiaTheme="minorEastAsia" w:hAnsi="Cambria Math"/>
                                    <w:i/>
                                  </w:rPr>
                                </w:ins>
                              </m:ctrlPr>
                            </m:sSupPr>
                            <m:e>
                              <m:r>
                                <w:ins w:id="146" w:author="Ana Eguiguren" w:date="2025-09-19T16:10:00Z" w16du:dateUtc="2025-09-19T19:10:00Z">
                                  <w:rPr>
                                    <w:rFonts w:ascii="Cambria Math" w:eastAsiaTheme="minorEastAsia" w:hAnsi="Cambria Math"/>
                                  </w:rPr>
                                  <m:t>e</m:t>
                                </w:ins>
                              </m:r>
                            </m:e>
                            <m:sup>
                              <m:r>
                                <w:ins w:id="147" w:author="Ana Eguiguren" w:date="2025-09-19T16:10:00Z" w16du:dateUtc="2025-09-19T19:10:00Z">
                                  <w:rPr>
                                    <w:rFonts w:ascii="Cambria Math" w:eastAsiaTheme="minorEastAsia" w:hAnsi="Cambria Math"/>
                                  </w:rPr>
                                  <m:t>fr × L</m:t>
                                </w:ins>
                              </m:r>
                            </m:sup>
                          </m:sSup>
                        </m:den>
                      </m:f>
                      <m:r>
                        <w:ins w:id="148" w:author="Ana Eguiguren" w:date="2025-09-19T16:10:00Z" w16du:dateUtc="2025-09-19T19:10:00Z">
                          <w:rPr>
                            <w:rFonts w:ascii="Cambria Math" w:eastAsiaTheme="minorEastAsia" w:hAnsi="Cambria Math"/>
                          </w:rPr>
                          <m:t xml:space="preserve">,                                                                                  </m:t>
                        </w:ins>
                      </m:r>
                      <m:r>
                        <w:ins w:id="149" w:author="Ana Eguiguren" w:date="2025-09-19T16:12:00Z" w16du:dateUtc="2025-09-19T19:12:00Z">
                          <w:rPr>
                            <w:rFonts w:ascii="Cambria Math" w:eastAsiaTheme="minorEastAsia" w:hAnsi="Cambria Math"/>
                          </w:rPr>
                          <m:t xml:space="preserve">         </m:t>
                        </w:ins>
                      </m:r>
                      <m:r>
                        <w:ins w:id="150" w:author="Ana Eguiguren" w:date="2025-09-19T16:10:00Z" w16du:dateUtc="2025-09-19T19:10:00Z">
                          <w:rPr>
                            <w:rFonts w:ascii="Cambria Math" w:eastAsiaTheme="minorEastAsia" w:hAnsi="Cambria Math"/>
                          </w:rPr>
                          <m:t>L ≤chm</m:t>
                        </w:ins>
                      </m:r>
                    </m:e>
                    <m:e>
                      <m:sSub>
                        <m:sSubPr>
                          <m:ctrlPr>
                            <w:ins w:id="151" w:author="Ana Eguiguren" w:date="2025-09-19T16:10:00Z" w16du:dateUtc="2025-09-19T19:10:00Z">
                              <w:rPr>
                                <w:rFonts w:ascii="Cambria Math" w:eastAsiaTheme="minorEastAsia" w:hAnsi="Cambria Math"/>
                                <w:i/>
                              </w:rPr>
                            </w:ins>
                          </m:ctrlPr>
                        </m:sSubPr>
                        <m:e>
                          <m:sSub>
                            <m:sSubPr>
                              <m:ctrlPr>
                                <w:ins w:id="152" w:author="Ana Eguiguren" w:date="2025-09-19T16:11:00Z" w16du:dateUtc="2025-09-19T19:11:00Z">
                                  <w:rPr>
                                    <w:rFonts w:ascii="Cambria Math" w:eastAsiaTheme="minorEastAsia" w:hAnsi="Cambria Math"/>
                                    <w:i/>
                                  </w:rPr>
                                </w:ins>
                              </m:ctrlPr>
                            </m:sSubPr>
                            <m:e>
                              <m:r>
                                <w:ins w:id="153" w:author="Ana Eguiguren" w:date="2025-09-19T16:11:00Z" w16du:dateUtc="2025-09-19T19:11:00Z">
                                  <w:rPr>
                                    <w:rFonts w:ascii="Cambria Math" w:eastAsiaTheme="minorEastAsia" w:hAnsi="Cambria Math"/>
                                  </w:rPr>
                                  <m:t>max</m:t>
                                </w:ins>
                              </m:r>
                            </m:e>
                            <m:sub>
                              <m:r>
                                <w:ins w:id="154" w:author="Ana Eguiguren" w:date="2025-09-19T16:11:00Z" w16du:dateUtc="2025-09-19T19:11:00Z">
                                  <w:rPr>
                                    <w:rFonts w:ascii="Cambria Math" w:eastAsiaTheme="minorEastAsia" w:hAnsi="Cambria Math"/>
                                  </w:rPr>
                                  <m:t xml:space="preserve">F </m:t>
                                </w:ins>
                              </m:r>
                            </m:sub>
                          </m:sSub>
                          <m:r>
                            <w:ins w:id="155" w:author="Ana Eguiguren" w:date="2025-09-19T16:11:00Z" w16du:dateUtc="2025-09-19T19:11:00Z">
                              <w:rPr>
                                <w:rFonts w:ascii="Cambria Math" w:eastAsiaTheme="minorEastAsia" w:hAnsi="Cambria Math"/>
                              </w:rPr>
                              <m:t xml:space="preserve">× </m:t>
                            </w:ins>
                          </m:r>
                          <m:f>
                            <m:fPr>
                              <m:ctrlPr>
                                <w:ins w:id="156" w:author="Ana Eguiguren" w:date="2025-09-19T16:11:00Z" w16du:dateUtc="2025-09-19T19:11:00Z">
                                  <w:rPr>
                                    <w:rFonts w:ascii="Cambria Math" w:eastAsiaTheme="minorEastAsia" w:hAnsi="Cambria Math"/>
                                    <w:i/>
                                  </w:rPr>
                                </w:ins>
                              </m:ctrlPr>
                            </m:fPr>
                            <m:num>
                              <m:sSup>
                                <m:sSupPr>
                                  <m:ctrlPr>
                                    <w:ins w:id="157" w:author="Ana Eguiguren" w:date="2025-09-19T16:11:00Z" w16du:dateUtc="2025-09-19T19:11:00Z">
                                      <w:rPr>
                                        <w:rFonts w:ascii="Cambria Math" w:eastAsiaTheme="minorEastAsia" w:hAnsi="Cambria Math"/>
                                        <w:i/>
                                      </w:rPr>
                                    </w:ins>
                                  </m:ctrlPr>
                                </m:sSupPr>
                                <m:e>
                                  <m:r>
                                    <w:ins w:id="158" w:author="Ana Eguiguren" w:date="2025-09-19T16:11:00Z" w16du:dateUtc="2025-09-19T19:11:00Z">
                                      <w:rPr>
                                        <w:rFonts w:ascii="Cambria Math" w:eastAsiaTheme="minorEastAsia" w:hAnsi="Cambria Math"/>
                                      </w:rPr>
                                      <m:t>e</m:t>
                                    </w:ins>
                                  </m:r>
                                </m:e>
                                <m:sup>
                                  <m:r>
                                    <w:ins w:id="159" w:author="Ana Eguiguren" w:date="2025-09-19T16:11:00Z" w16du:dateUtc="2025-09-19T19:11:00Z">
                                      <w:rPr>
                                        <w:rFonts w:ascii="Cambria Math" w:eastAsiaTheme="minorEastAsia" w:hAnsi="Cambria Math"/>
                                      </w:rPr>
                                      <m:t>fr × L</m:t>
                                    </w:ins>
                                  </m:r>
                                </m:sup>
                              </m:sSup>
                            </m:num>
                            <m:den>
                              <m:r>
                                <w:ins w:id="160" w:author="Ana Eguiguren" w:date="2025-09-19T16:11:00Z" w16du:dateUtc="2025-09-19T19:11:00Z">
                                  <w:rPr>
                                    <w:rFonts w:ascii="Cambria Math" w:eastAsiaTheme="minorEastAsia" w:hAnsi="Cambria Math"/>
                                  </w:rPr>
                                  <m:t xml:space="preserve">1+ </m:t>
                                </w:ins>
                              </m:r>
                              <m:sSup>
                                <m:sSupPr>
                                  <m:ctrlPr>
                                    <w:ins w:id="161" w:author="Ana Eguiguren" w:date="2025-09-19T16:11:00Z" w16du:dateUtc="2025-09-19T19:11:00Z">
                                      <w:rPr>
                                        <w:rFonts w:ascii="Cambria Math" w:eastAsiaTheme="minorEastAsia" w:hAnsi="Cambria Math"/>
                                        <w:i/>
                                      </w:rPr>
                                    </w:ins>
                                  </m:ctrlPr>
                                </m:sSupPr>
                                <m:e>
                                  <m:r>
                                    <w:ins w:id="162" w:author="Ana Eguiguren" w:date="2025-09-19T16:11:00Z" w16du:dateUtc="2025-09-19T19:11:00Z">
                                      <w:rPr>
                                        <w:rFonts w:ascii="Cambria Math" w:eastAsiaTheme="minorEastAsia" w:hAnsi="Cambria Math"/>
                                      </w:rPr>
                                      <m:t>e</m:t>
                                    </w:ins>
                                  </m:r>
                                </m:e>
                                <m:sup>
                                  <m:r>
                                    <w:ins w:id="163" w:author="Ana Eguiguren" w:date="2025-09-19T16:11:00Z" w16du:dateUtc="2025-09-19T19:11:00Z">
                                      <w:rPr>
                                        <w:rFonts w:ascii="Cambria Math" w:eastAsiaTheme="minorEastAsia" w:hAnsi="Cambria Math"/>
                                      </w:rPr>
                                      <m:t>fr × L</m:t>
                                    </w:ins>
                                  </m:r>
                                </m:sup>
                              </m:sSup>
                            </m:den>
                          </m:f>
                          <m:r>
                            <w:ins w:id="164" w:author="Ana Eguiguren" w:date="2025-09-19T16:11:00Z" w16du:dateUtc="2025-09-19T19:11:00Z">
                              <w:rPr>
                                <w:rFonts w:ascii="Cambria Math" w:eastAsiaTheme="minorEastAsia" w:hAnsi="Cambria Math"/>
                              </w:rPr>
                              <m:t xml:space="preserve">+ </m:t>
                            </w:ins>
                          </m:r>
                          <m:r>
                            <w:ins w:id="165" w:author="Ana Eguiguren" w:date="2025-09-19T16:10:00Z" w16du:dateUtc="2025-09-19T19:10:00Z">
                              <w:rPr>
                                <w:rFonts w:ascii="Cambria Math" w:eastAsiaTheme="minorEastAsia" w:hAnsi="Cambria Math"/>
                              </w:rPr>
                              <m:t>max</m:t>
                            </w:ins>
                          </m:r>
                        </m:e>
                        <m:sub>
                          <m:r>
                            <w:ins w:id="166" w:author="Ana Eguiguren" w:date="2025-09-19T16:10:00Z" w16du:dateUtc="2025-09-19T19:10:00Z">
                              <w:rPr>
                                <w:rFonts w:ascii="Cambria Math" w:eastAsiaTheme="minorEastAsia" w:hAnsi="Cambria Math"/>
                              </w:rPr>
                              <m:t>M</m:t>
                            </w:ins>
                          </m:r>
                        </m:sub>
                      </m:sSub>
                      <m:r>
                        <w:ins w:id="167" w:author="Ana Eguiguren" w:date="2025-09-19T16:10:00Z" w16du:dateUtc="2025-09-19T19:10:00Z">
                          <w:rPr>
                            <w:rFonts w:ascii="Cambria Math" w:eastAsiaTheme="minorEastAsia" w:hAnsi="Cambria Math"/>
                          </w:rPr>
                          <m:t xml:space="preserve"> × </m:t>
                        </w:ins>
                      </m:r>
                      <m:d>
                        <m:dPr>
                          <m:ctrlPr>
                            <w:ins w:id="168" w:author="Ana Eguiguren" w:date="2025-09-19T16:10:00Z" w16du:dateUtc="2025-09-19T19:10:00Z">
                              <w:rPr>
                                <w:rFonts w:ascii="Cambria Math" w:eastAsiaTheme="minorEastAsia" w:hAnsi="Cambria Math"/>
                                <w:i/>
                              </w:rPr>
                            </w:ins>
                          </m:ctrlPr>
                        </m:dPr>
                        <m:e>
                          <m:f>
                            <m:fPr>
                              <m:ctrlPr>
                                <w:ins w:id="169" w:author="Ana Eguiguren" w:date="2025-09-19T16:10:00Z" w16du:dateUtc="2025-09-19T19:10:00Z">
                                  <w:rPr>
                                    <w:rFonts w:ascii="Cambria Math" w:eastAsiaTheme="minorEastAsia" w:hAnsi="Cambria Math"/>
                                    <w:i/>
                                  </w:rPr>
                                </w:ins>
                              </m:ctrlPr>
                            </m:fPr>
                            <m:num>
                              <m:sSup>
                                <m:sSupPr>
                                  <m:ctrlPr>
                                    <w:ins w:id="170" w:author="Ana Eguiguren" w:date="2025-09-19T16:10:00Z" w16du:dateUtc="2025-09-19T19:10:00Z">
                                      <w:rPr>
                                        <w:rFonts w:ascii="Cambria Math" w:eastAsiaTheme="minorEastAsia" w:hAnsi="Cambria Math"/>
                                        <w:i/>
                                      </w:rPr>
                                    </w:ins>
                                  </m:ctrlPr>
                                </m:sSupPr>
                                <m:e>
                                  <m:r>
                                    <w:ins w:id="171" w:author="Ana Eguiguren" w:date="2025-09-19T16:10:00Z" w16du:dateUtc="2025-09-19T19:10:00Z">
                                      <w:rPr>
                                        <w:rFonts w:ascii="Cambria Math" w:eastAsiaTheme="minorEastAsia" w:hAnsi="Cambria Math"/>
                                      </w:rPr>
                                      <m:t>e</m:t>
                                    </w:ins>
                                  </m:r>
                                </m:e>
                                <m:sup>
                                  <m:r>
                                    <w:ins w:id="172" w:author="Ana Eguiguren" w:date="2025-09-19T16:10:00Z" w16du:dateUtc="2025-09-19T19:10:00Z">
                                      <w:rPr>
                                        <w:rFonts w:ascii="Cambria Math" w:eastAsiaTheme="minorEastAsia" w:hAnsi="Cambria Math"/>
                                      </w:rPr>
                                      <m:t>mr × L</m:t>
                                    </w:ins>
                                  </m:r>
                                </m:sup>
                              </m:sSup>
                            </m:num>
                            <m:den>
                              <m:r>
                                <w:ins w:id="173" w:author="Ana Eguiguren" w:date="2025-09-19T16:10:00Z" w16du:dateUtc="2025-09-19T19:10:00Z">
                                  <w:rPr>
                                    <w:rFonts w:ascii="Cambria Math" w:eastAsiaTheme="minorEastAsia" w:hAnsi="Cambria Math"/>
                                  </w:rPr>
                                  <m:t xml:space="preserve">1+ </m:t>
                                </w:ins>
                              </m:r>
                              <m:sSup>
                                <m:sSupPr>
                                  <m:ctrlPr>
                                    <w:ins w:id="174" w:author="Ana Eguiguren" w:date="2025-09-19T16:10:00Z" w16du:dateUtc="2025-09-19T19:10:00Z">
                                      <w:rPr>
                                        <w:rFonts w:ascii="Cambria Math" w:eastAsiaTheme="minorEastAsia" w:hAnsi="Cambria Math"/>
                                        <w:i/>
                                      </w:rPr>
                                    </w:ins>
                                  </m:ctrlPr>
                                </m:sSupPr>
                                <m:e>
                                  <m:r>
                                    <w:ins w:id="175" w:author="Ana Eguiguren" w:date="2025-09-19T16:10:00Z" w16du:dateUtc="2025-09-19T19:10:00Z">
                                      <w:rPr>
                                        <w:rFonts w:ascii="Cambria Math" w:eastAsiaTheme="minorEastAsia" w:hAnsi="Cambria Math"/>
                                      </w:rPr>
                                      <m:t>e</m:t>
                                    </w:ins>
                                  </m:r>
                                </m:e>
                                <m:sup>
                                  <m:r>
                                    <w:ins w:id="176" w:author="Ana Eguiguren" w:date="2025-09-19T16:10:00Z" w16du:dateUtc="2025-09-19T19:10:00Z">
                                      <w:rPr>
                                        <w:rFonts w:ascii="Cambria Math" w:eastAsiaTheme="minorEastAsia" w:hAnsi="Cambria Math"/>
                                      </w:rPr>
                                      <m:t>mr × L</m:t>
                                    </w:ins>
                                  </m:r>
                                </m:sup>
                              </m:sSup>
                            </m:den>
                          </m:f>
                          <m:r>
                            <w:ins w:id="177" w:author="Ana Eguiguren" w:date="2025-09-19T16:10:00Z" w16du:dateUtc="2025-09-19T19:10:00Z">
                              <w:rPr>
                                <w:rFonts w:ascii="Cambria Math" w:eastAsiaTheme="minorEastAsia" w:hAnsi="Cambria Math"/>
                              </w:rPr>
                              <m:t>-</m:t>
                            </w:ins>
                          </m:r>
                          <m:f>
                            <m:fPr>
                              <m:ctrlPr>
                                <w:ins w:id="178" w:author="Ana Eguiguren" w:date="2025-09-19T16:10:00Z" w16du:dateUtc="2025-09-19T19:10:00Z">
                                  <w:rPr>
                                    <w:rFonts w:ascii="Cambria Math" w:eastAsiaTheme="minorEastAsia" w:hAnsi="Cambria Math"/>
                                    <w:i/>
                                  </w:rPr>
                                </w:ins>
                              </m:ctrlPr>
                            </m:fPr>
                            <m:num>
                              <m:sSup>
                                <m:sSupPr>
                                  <m:ctrlPr>
                                    <w:ins w:id="179" w:author="Ana Eguiguren" w:date="2025-09-19T16:10:00Z" w16du:dateUtc="2025-09-19T19:10:00Z">
                                      <w:rPr>
                                        <w:rFonts w:ascii="Cambria Math" w:eastAsiaTheme="minorEastAsia" w:hAnsi="Cambria Math"/>
                                        <w:i/>
                                      </w:rPr>
                                    </w:ins>
                                  </m:ctrlPr>
                                </m:sSupPr>
                                <m:e>
                                  <m:r>
                                    <w:ins w:id="180" w:author="Ana Eguiguren" w:date="2025-09-19T16:10:00Z" w16du:dateUtc="2025-09-19T19:10:00Z">
                                      <w:rPr>
                                        <w:rFonts w:ascii="Cambria Math" w:eastAsiaTheme="minorEastAsia" w:hAnsi="Cambria Math"/>
                                      </w:rPr>
                                      <m:t>e</m:t>
                                    </w:ins>
                                  </m:r>
                                </m:e>
                                <m:sup>
                                  <m:r>
                                    <w:ins w:id="181" w:author="Ana Eguiguren" w:date="2025-09-19T16:10:00Z" w16du:dateUtc="2025-09-19T19:10:00Z">
                                      <w:rPr>
                                        <w:rFonts w:ascii="Cambria Math" w:eastAsiaTheme="minorEastAsia" w:hAnsi="Cambria Math"/>
                                      </w:rPr>
                                      <m:t>mr × chm</m:t>
                                    </w:ins>
                                  </m:r>
                                </m:sup>
                              </m:sSup>
                            </m:num>
                            <m:den>
                              <m:r>
                                <w:ins w:id="182" w:author="Ana Eguiguren" w:date="2025-09-19T16:10:00Z" w16du:dateUtc="2025-09-19T19:10:00Z">
                                  <w:rPr>
                                    <w:rFonts w:ascii="Cambria Math" w:eastAsiaTheme="minorEastAsia" w:hAnsi="Cambria Math"/>
                                  </w:rPr>
                                  <m:t xml:space="preserve">1+ </m:t>
                                </w:ins>
                              </m:r>
                              <m:sSup>
                                <m:sSupPr>
                                  <m:ctrlPr>
                                    <w:ins w:id="183" w:author="Ana Eguiguren" w:date="2025-09-19T16:10:00Z" w16du:dateUtc="2025-09-19T19:10:00Z">
                                      <w:rPr>
                                        <w:rFonts w:ascii="Cambria Math" w:eastAsiaTheme="minorEastAsia" w:hAnsi="Cambria Math"/>
                                        <w:i/>
                                      </w:rPr>
                                    </w:ins>
                                  </m:ctrlPr>
                                </m:sSupPr>
                                <m:e>
                                  <m:r>
                                    <w:ins w:id="184" w:author="Ana Eguiguren" w:date="2025-09-19T16:10:00Z" w16du:dateUtc="2025-09-19T19:10:00Z">
                                      <w:rPr>
                                        <w:rFonts w:ascii="Cambria Math" w:eastAsiaTheme="minorEastAsia" w:hAnsi="Cambria Math"/>
                                      </w:rPr>
                                      <m:t>e</m:t>
                                    </w:ins>
                                  </m:r>
                                </m:e>
                                <m:sup>
                                  <m:r>
                                    <w:ins w:id="185" w:author="Ana Eguiguren" w:date="2025-09-19T16:10:00Z" w16du:dateUtc="2025-09-19T19:10:00Z">
                                      <w:rPr>
                                        <w:rFonts w:ascii="Cambria Math" w:eastAsiaTheme="minorEastAsia" w:hAnsi="Cambria Math"/>
                                      </w:rPr>
                                      <m:t>mr × chm</m:t>
                                    </w:ins>
                                  </m:r>
                                </m:sup>
                              </m:sSup>
                            </m:den>
                          </m:f>
                        </m:e>
                      </m:d>
                      <m:r>
                        <w:ins w:id="186" w:author="Ana Eguiguren" w:date="2025-09-19T16:10:00Z" w16du:dateUtc="2025-09-19T19:10:00Z">
                          <w:rPr>
                            <w:rFonts w:ascii="Cambria Math" w:eastAsiaTheme="minorEastAsia" w:hAnsi="Cambria Math"/>
                          </w:rPr>
                          <m:t>,     L &gt;chm</m:t>
                        </w:ins>
                      </m:r>
                    </m:e>
                  </m:eqArr>
                </m:e>
              </m:d>
              <m:r>
                <w:ins w:id="187" w:author="Ana Eguiguren" w:date="2025-09-19T16:10:00Z" w16du:dateUtc="2025-09-19T19:10:00Z">
                  <w:rPr>
                    <w:rFonts w:ascii="Cambria Math" w:eastAsiaTheme="minorEastAsia" w:hAnsi="Cambria Math"/>
                  </w:rPr>
                  <m:t xml:space="preserve"> </m:t>
                </w:ins>
              </m:r>
              <m:r>
                <w:ins w:id="188" w:author="Ana Eguiguren" w:date="2025-09-19T16:10:00Z" w16du:dateUtc="2025-09-19T19:10:00Z">
                  <w:rPr>
                    <w:rFonts w:ascii="Cambria Math" w:hAnsi="Cambria Math"/>
                  </w:rPr>
                  <m:t>#7</m:t>
                </w:ins>
              </m:r>
            </m:e>
          </m:eqArr>
          <w:commentRangeEnd w:id="126"/>
          <m:r>
            <w:ins w:id="189" w:author="Ana Eguiguren" w:date="2025-09-19T16:10:00Z" w16du:dateUtc="2025-09-19T19:10:00Z">
              <m:rPr>
                <m:sty m:val="p"/>
              </m:rPr>
              <w:rPr>
                <w:rStyle w:val="CommentReference"/>
              </w:rPr>
              <w:commentReference w:id="126"/>
            </w:ins>
          </m:r>
        </m:oMath>
      </m:oMathPara>
    </w:p>
    <w:p w14:paraId="578E510C" w14:textId="77777777" w:rsidR="00B03D88" w:rsidRDefault="00B03D88" w:rsidP="00862972">
      <w:pPr>
        <w:rPr>
          <w:ins w:id="190"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91"/>
      <w:commentRangeStart w:id="192"/>
      <w:r w:rsidRPr="00207D2A">
        <w:rPr>
          <w:rFonts w:eastAsiaTheme="minorEastAsia"/>
        </w:rPr>
        <w:t xml:space="preserve">the maximum </w:t>
      </w:r>
      <w:del w:id="193"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94" w:author="Ana Eguiguren" w:date="2025-09-19T16:13:00Z" w16du:dateUtc="2025-09-19T19:13:00Z">
        <w:r w:rsidRPr="00207D2A" w:rsidDel="00B03D88">
          <w:rPr>
            <w:rFonts w:eastAsiaTheme="minorEastAsia"/>
          </w:rPr>
          <w:delText xml:space="preserve">of </w:delText>
        </w:r>
      </w:del>
      <w:ins w:id="195" w:author="Ana Eguiguren" w:date="2025-09-19T16:13:00Z" w16du:dateUtc="2025-09-19T19:13:00Z">
        <w:r w:rsidR="00B03D88">
          <w:rPr>
            <w:rFonts w:eastAsiaTheme="minorEastAsia"/>
          </w:rPr>
          <w:t>for</w:t>
        </w:r>
      </w:ins>
      <w:del w:id="196"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97" w:author="Ana Eguiguren" w:date="2025-09-19T16:13:00Z" w16du:dateUtc="2025-09-19T19:13:00Z">
        <w:r w:rsidRPr="00207D2A" w:rsidDel="00B03D88">
          <w:rPr>
            <w:rFonts w:eastAsiaTheme="minorEastAsia"/>
          </w:rPr>
          <w:delText xml:space="preserve">compared </w:delText>
        </w:r>
      </w:del>
      <w:ins w:id="198" w:author="Ana Eguiguren" w:date="2025-09-19T16:13:00Z" w16du:dateUtc="2025-09-19T19:13:00Z">
        <w:r w:rsidR="00B03D88">
          <w:rPr>
            <w:rFonts w:eastAsiaTheme="minorEastAsia"/>
          </w:rPr>
          <w:t xml:space="preserve">sperm whales </w:t>
        </w:r>
      </w:ins>
      <w:del w:id="199" w:author="Ana Eguiguren" w:date="2025-09-19T16:13:00Z" w16du:dateUtc="2025-09-19T19:13:00Z">
        <w:r w:rsidRPr="00207D2A" w:rsidDel="00B03D88">
          <w:rPr>
            <w:rFonts w:eastAsiaTheme="minorEastAsia"/>
          </w:rPr>
          <w:delText>to a female of the same size</w:delText>
        </w:r>
        <w:commentRangeEnd w:id="191"/>
        <w:r w:rsidR="005C6869" w:rsidDel="00B03D88">
          <w:rPr>
            <w:rStyle w:val="CommentReference"/>
          </w:rPr>
          <w:commentReference w:id="191"/>
        </w:r>
        <w:commentRangeEnd w:id="192"/>
        <w:r w:rsidR="004B1854" w:rsidDel="00B03D88">
          <w:rPr>
            <w:rStyle w:val="CommentReference"/>
          </w:rPr>
          <w:commentReference w:id="192"/>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23670F1E"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w:t>
      </w:r>
      <w:del w:id="200" w:author="Ana Eguiguren" w:date="2025-09-24T19:19:00Z" w16du:dateUtc="2025-09-24T22:19:00Z">
        <w:r w:rsidRPr="00207D2A" w:rsidDel="009E47FF">
          <w:delText xml:space="preserve">default </w:delText>
        </w:r>
      </w:del>
      <w:del w:id="201" w:author="Ana Eguiguren" w:date="2025-09-24T19:28:00Z" w16du:dateUtc="2025-09-24T22:28:00Z">
        <w:r w:rsidRPr="00207D2A" w:rsidDel="009E47FF">
          <w:delText xml:space="preserve">Nelder-Mead </w:delText>
        </w:r>
      </w:del>
      <w:ins w:id="202" w:author="Ana Eguiguren" w:date="2025-09-24T19:28:00Z" w16du:dateUtc="2025-09-24T22:28:00Z">
        <w:r w:rsidR="009E47FF">
          <w:t xml:space="preserve">BFGS optimizing </w:t>
        </w:r>
      </w:ins>
      <w:r w:rsidRPr="00207D2A">
        <w:t xml:space="preserve">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lastRenderedPageBreak/>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203" w:author="Balaena Institute whitehead" w:date="2025-07-14T11:53:00Z" w16du:dateUtc="2025-07-14T14:53:00Z">
        <w:r w:rsidR="00583D2A" w:rsidRPr="00207D2A" w:rsidDel="00C804FD">
          <w:delText xml:space="preserve"> </w:delText>
        </w:r>
      </w:del>
      <w:r w:rsidR="00583D2A" w:rsidRPr="00207D2A">
        <w:t xml:space="preserve">. </w:t>
      </w:r>
      <w:ins w:id="204" w:author="Ana Eguiguren" w:date="2025-09-24T19:28:00Z" w16du:dateUtc="2025-09-24T22:28:00Z">
        <w:r w:rsidR="009E47FF">
          <w:t xml:space="preserve">We constrained </w:t>
        </w:r>
      </w:ins>
      <w:ins w:id="205" w:author="Ana Eguiguren" w:date="2025-09-24T19:29:00Z" w16du:dateUtc="2025-09-24T22:29:00Z">
        <w:r w:rsidR="009E47FF">
          <w:t xml:space="preserve">the optimizing </w:t>
        </w:r>
      </w:ins>
      <w:ins w:id="206" w:author="Ana Eguiguren" w:date="2025-09-24T19:31:00Z" w16du:dateUtc="2025-09-24T22:31:00Z">
        <w:r w:rsidR="00F40022">
          <w:t>to</w:t>
        </w:r>
      </w:ins>
      <w:ins w:id="207" w:author="Ana Eguiguren" w:date="2025-09-24T19:29:00Z" w16du:dateUtc="2025-09-24T22:29:00Z">
        <w:r w:rsidR="009E47FF">
          <w:t xml:space="preserve"> </w:t>
        </w:r>
        <w:proofErr w:type="spellStart"/>
        <w:r w:rsidR="009E47FF">
          <w:rPr>
            <w:i/>
            <w:iCs/>
          </w:rPr>
          <w:t>mr</w:t>
        </w:r>
        <w:proofErr w:type="spellEnd"/>
        <w:r w:rsidR="009E47FF">
          <w:rPr>
            <w:i/>
            <w:iCs/>
          </w:rPr>
          <w:t xml:space="preserve"> </w:t>
        </w:r>
      </w:ins>
      <w:ins w:id="208" w:author="Ana Eguiguren" w:date="2025-09-24T19:31:00Z" w16du:dateUtc="2025-09-24T22:31:00Z">
        <w:r w:rsidR="00F40022">
          <w:t>values</w:t>
        </w:r>
      </w:ins>
      <w:ins w:id="209" w:author="Ana Eguiguren" w:date="2025-09-24T19:29:00Z" w16du:dateUtc="2025-09-24T22:29:00Z">
        <w:r w:rsidR="009E47FF">
          <w:t xml:space="preserve"> &gt; 0</w:t>
        </w:r>
      </w:ins>
      <w:ins w:id="210" w:author="Ana Eguiguren" w:date="2025-09-24T19:31:00Z" w16du:dateUtc="2025-09-24T22:31:00Z">
        <w:r w:rsidR="00F40022">
          <w:t xml:space="preserve"> to ensure that </w:t>
        </w:r>
      </w:ins>
      <w:ins w:id="211" w:author="Ana Eguiguren" w:date="2025-09-24T19:34:00Z" w16du:dateUtc="2025-09-24T22:34:00Z">
        <w:r w:rsidR="00F40022">
          <w:t xml:space="preserve">modelled </w:t>
        </w:r>
      </w:ins>
      <w:ins w:id="212" w:author="Ana Eguiguren" w:date="2025-09-24T19:33:00Z" w16du:dateUtc="2025-09-24T22:33:00Z">
        <w:r w:rsidR="00F40022">
          <w:rPr>
            <w:i/>
            <w:iCs/>
          </w:rPr>
          <w:t xml:space="preserve">NR </w:t>
        </w:r>
        <w:r w:rsidR="00F40022">
          <w:t xml:space="preserve">values </w:t>
        </w:r>
      </w:ins>
      <w:ins w:id="213" w:author="Ana Eguiguren" w:date="2025-09-24T19:35:00Z" w16du:dateUtc="2025-09-24T22:35:00Z">
        <w:r w:rsidR="00F40022">
          <w:t>based on male</w:t>
        </w:r>
      </w:ins>
      <w:ins w:id="214" w:author="Ana Eguiguren" w:date="2025-09-24T19:34:00Z" w16du:dateUtc="2025-09-24T22:34:00Z">
        <w:r w:rsidR="00F40022">
          <w:t xml:space="preserve"> growth model</w:t>
        </w:r>
      </w:ins>
      <w:ins w:id="215" w:author="Ana Eguiguren" w:date="2025-09-24T19:36:00Z" w16du:dateUtc="2025-09-24T22:36:00Z">
        <w:r w:rsidR="00F40022">
          <w:t>s</w:t>
        </w:r>
      </w:ins>
      <w:ins w:id="216" w:author="Ana Eguiguren" w:date="2025-09-24T19:35:00Z" w16du:dateUtc="2025-09-24T22:35:00Z">
        <w:r w:rsidR="00F40022">
          <w:t xml:space="preserve"> would be higher than</w:t>
        </w:r>
      </w:ins>
      <w:ins w:id="217" w:author="Ana Eguiguren" w:date="2025-09-24T19:34:00Z" w16du:dateUtc="2025-09-24T22:34:00Z">
        <w:r w:rsidR="00F40022">
          <w:t xml:space="preserve"> </w:t>
        </w:r>
      </w:ins>
      <w:ins w:id="218" w:author="Ana Eguiguren" w:date="2025-09-24T19:35:00Z" w16du:dateUtc="2025-09-24T22:35:00Z">
        <w:r w:rsidR="00F40022">
          <w:t xml:space="preserve">those </w:t>
        </w:r>
      </w:ins>
      <w:ins w:id="219" w:author="Ana Eguiguren" w:date="2025-09-24T19:36:00Z" w16du:dateUtc="2025-09-24T22:36:00Z">
        <w:r w:rsidR="00F40022">
          <w:t>of</w:t>
        </w:r>
      </w:ins>
      <w:ins w:id="220" w:author="Ana Eguiguren" w:date="2025-09-24T19:34:00Z" w16du:dateUtc="2025-09-24T22:34:00Z">
        <w:r w:rsidR="00F40022">
          <w:t xml:space="preserve"> the female </w:t>
        </w:r>
      </w:ins>
      <w:ins w:id="221" w:author="Ana Eguiguren" w:date="2025-09-24T19:36:00Z" w16du:dateUtc="2025-09-24T22:36:00Z">
        <w:r w:rsidR="00F40022">
          <w:t xml:space="preserve">growth </w:t>
        </w:r>
      </w:ins>
      <w:ins w:id="222" w:author="Ana Eguiguren" w:date="2025-09-24T19:34:00Z" w16du:dateUtc="2025-09-24T22:34:00Z">
        <w:r w:rsidR="00F40022">
          <w:t xml:space="preserve">model. </w:t>
        </w:r>
      </w:ins>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23"/>
              <w:commentRangeEnd w:id="223"/>
              <m:r>
                <m:rPr>
                  <m:sty m:val="p"/>
                </m:rPr>
                <w:rPr>
                  <w:rStyle w:val="CommentReference"/>
                  <w:rFonts w:ascii="Cambria Math" w:hAnsi="Cambria Math"/>
                </w:rPr>
                <w:commentReference w:id="223"/>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224"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225"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226"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227"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w:t>
      </w:r>
      <w:r w:rsidRPr="00207D2A">
        <w:rPr>
          <w:rFonts w:eastAsiaTheme="minorEastAsia"/>
        </w:rPr>
        <w:lastRenderedPageBreak/>
        <w:t>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228" w:author="Ana Eguiguren" w:date="2025-09-02T19:39:00Z" w16du:dateUtc="2025-09-02T22:39:00Z">
        <w:r>
          <w:rPr>
            <w:rFonts w:eastAsiaTheme="minorEastAsia"/>
          </w:rPr>
          <w:t xml:space="preserve">We carried out </w:t>
        </w:r>
      </w:ins>
      <w:ins w:id="229" w:author="Ana Eguiguren" w:date="2025-09-04T20:41:00Z" w16du:dateUtc="2025-09-04T23:41:00Z">
        <w:r w:rsidR="00C33163">
          <w:rPr>
            <w:rFonts w:eastAsiaTheme="minorEastAsia"/>
          </w:rPr>
          <w:t>robustness checks</w:t>
        </w:r>
      </w:ins>
      <w:ins w:id="230" w:author="Ana Eguiguren" w:date="2025-09-02T19:39:00Z" w16du:dateUtc="2025-09-02T22:39:00Z">
        <w:r>
          <w:rPr>
            <w:rFonts w:eastAsiaTheme="minorEastAsia"/>
          </w:rPr>
          <w:t xml:space="preserve"> evaluate</w:t>
        </w:r>
      </w:ins>
      <w:ins w:id="231" w:author="Ana Eguiguren" w:date="2025-09-02T19:37:00Z" w16du:dateUtc="2025-09-02T22:37:00Z">
        <w:r>
          <w:rPr>
            <w:rFonts w:eastAsiaTheme="minorEastAsia"/>
          </w:rPr>
          <w:t xml:space="preserve"> the </w:t>
        </w:r>
      </w:ins>
      <w:ins w:id="232" w:author="Ana Eguiguren" w:date="2025-09-04T20:41:00Z" w16du:dateUtc="2025-09-04T23:41:00Z">
        <w:r w:rsidR="00C33163">
          <w:rPr>
            <w:rFonts w:eastAsiaTheme="minorEastAsia"/>
          </w:rPr>
          <w:t>effect of our modelling assumptions on</w:t>
        </w:r>
      </w:ins>
      <w:ins w:id="233" w:author="Ana Eguiguren" w:date="2025-09-02T19:37:00Z" w16du:dateUtc="2025-09-02T22:37:00Z">
        <w:r>
          <w:rPr>
            <w:rFonts w:eastAsiaTheme="minorEastAsia"/>
          </w:rPr>
          <w:t xml:space="preserve"> </w:t>
        </w:r>
      </w:ins>
      <w:ins w:id="234" w:author="Balaena Institute whitehead" w:date="2025-09-03T15:46:00Z" w16du:dateUtc="2025-09-03T18:46:00Z">
        <w:del w:id="235"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236" w:author="Ana Eguiguren" w:date="2025-09-02T19:38:00Z" w16du:dateUtc="2025-09-02T22:38:00Z">
        <w:r>
          <w:rPr>
            <w:rFonts w:eastAsiaTheme="minorEastAsia"/>
          </w:rPr>
          <w:t xml:space="preserve"> </w:t>
        </w:r>
        <w:del w:id="237" w:author="Balaena Institute whitehead" w:date="2025-09-03T15:46:00Z" w16du:dateUtc="2025-09-03T18:46:00Z">
          <w:r w:rsidDel="003E7570">
            <w:rPr>
              <w:rFonts w:eastAsiaTheme="minorEastAsia"/>
            </w:rPr>
            <w:delText>our</w:delText>
          </w:r>
        </w:del>
      </w:ins>
      <w:ins w:id="238" w:author="Ana Eguiguren" w:date="2025-09-02T19:46:00Z" w16du:dateUtc="2025-09-02T22:46:00Z">
        <w:del w:id="239" w:author="Balaena Institute whitehead" w:date="2025-09-03T15:46:00Z" w16du:dateUtc="2025-09-03T18:46:00Z">
          <w:r w:rsidR="00A9605A" w:rsidDel="003E7570">
            <w:rPr>
              <w:rFonts w:eastAsiaTheme="minorEastAsia"/>
            </w:rPr>
            <w:delText xml:space="preserve"> posterior</w:delText>
          </w:r>
        </w:del>
      </w:ins>
      <w:ins w:id="240" w:author="Ana Eguiguren" w:date="2025-09-02T19:37:00Z" w16du:dateUtc="2025-09-02T22:37:00Z">
        <w:del w:id="241"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42" w:author="Ana Eguiguren" w:date="2025-09-02T19:38:00Z" w16du:dateUtc="2025-09-02T22:38:00Z">
        <w:r>
          <w:rPr>
            <w:rFonts w:eastAsiaTheme="minorEastAsia"/>
          </w:rPr>
          <w:t xml:space="preserve"> to</w:t>
        </w:r>
      </w:ins>
      <w:ins w:id="243" w:author="Ana Eguiguren" w:date="2025-09-02T19:37:00Z" w16du:dateUtc="2025-09-02T22:37:00Z">
        <w:r>
          <w:rPr>
            <w:rFonts w:eastAsiaTheme="minorEastAsia"/>
          </w:rPr>
          <w:t xml:space="preserve"> </w:t>
        </w:r>
      </w:ins>
      <w:ins w:id="244" w:author="Ana Eguiguren" w:date="2025-09-02T19:47:00Z" w16du:dateUtc="2025-09-02T22:47:00Z">
        <w:r w:rsidR="00A9605A">
          <w:rPr>
            <w:rFonts w:eastAsiaTheme="minorEastAsia"/>
          </w:rPr>
          <w:t>our modelling decisions</w:t>
        </w:r>
      </w:ins>
      <w:ins w:id="245" w:author="Ana Eguiguren" w:date="2025-09-02T19:39:00Z" w16du:dateUtc="2025-09-02T22:39:00Z">
        <w:r>
          <w:rPr>
            <w:rFonts w:eastAsiaTheme="minorEastAsia"/>
          </w:rPr>
          <w:t xml:space="preserve">. </w:t>
        </w:r>
      </w:ins>
      <w:ins w:id="246" w:author="Ana Eguiguren" w:date="2025-09-02T19:54:00Z" w16du:dateUtc="2025-09-02T22:54:00Z">
        <w:r w:rsidR="00CE586D">
          <w:rPr>
            <w:rFonts w:eastAsiaTheme="minorEastAsia"/>
          </w:rPr>
          <w:t>Specifically</w:t>
        </w:r>
      </w:ins>
      <w:ins w:id="247" w:author="Ana Eguiguren" w:date="2025-09-02T19:47:00Z" w16du:dateUtc="2025-09-02T22:47:00Z">
        <w:r w:rsidR="00A9605A">
          <w:rPr>
            <w:rFonts w:eastAsiaTheme="minorEastAsia"/>
          </w:rPr>
          <w:t>, w</w:t>
        </w:r>
      </w:ins>
      <w:ins w:id="248" w:author="Ana Eguiguren" w:date="2025-09-02T19:39:00Z" w16du:dateUtc="2025-09-02T22:39:00Z">
        <w:r>
          <w:rPr>
            <w:rFonts w:eastAsiaTheme="minorEastAsia"/>
          </w:rPr>
          <w:t xml:space="preserve">e </w:t>
        </w:r>
      </w:ins>
      <w:ins w:id="249" w:author="Ana Eguiguren" w:date="2025-09-02T19:40:00Z" w16du:dateUtc="2025-09-02T22:40:00Z">
        <w:r>
          <w:rPr>
            <w:rFonts w:eastAsiaTheme="minorEastAsia"/>
          </w:rPr>
          <w:t xml:space="preserve">systematically varied </w:t>
        </w:r>
      </w:ins>
      <w:ins w:id="250" w:author="Ana Eguiguren" w:date="2025-09-02T19:39:00Z" w16du:dateUtc="2025-09-02T22:39:00Z">
        <w:r>
          <w:rPr>
            <w:rFonts w:eastAsiaTheme="minorEastAsia"/>
            <w:i/>
            <w:iCs/>
          </w:rPr>
          <w:t>chm</w:t>
        </w:r>
        <w:r>
          <w:rPr>
            <w:rFonts w:eastAsiaTheme="minorEastAsia"/>
          </w:rPr>
          <w:t xml:space="preserve"> values with</w:t>
        </w:r>
      </w:ins>
      <w:ins w:id="251" w:author="Ana Eguiguren" w:date="2025-09-02T19:40:00Z" w16du:dateUtc="2025-09-02T22:40:00Z">
        <w:r>
          <w:rPr>
            <w:rFonts w:eastAsiaTheme="minorEastAsia"/>
          </w:rPr>
          <w:t xml:space="preserve">in a reasonable range (5 – </w:t>
        </w:r>
      </w:ins>
      <w:ins w:id="252" w:author="Ana Eguiguren" w:date="2025-09-04T20:42:00Z" w16du:dateUtc="2025-09-04T23:42:00Z">
        <w:r w:rsidR="00C33163">
          <w:rPr>
            <w:rFonts w:eastAsiaTheme="minorEastAsia"/>
          </w:rPr>
          <w:t>7</w:t>
        </w:r>
      </w:ins>
      <w:ins w:id="253" w:author="Ana Eguiguren" w:date="2025-09-02T19:46:00Z" w16du:dateUtc="2025-09-02T22:46:00Z">
        <w:r w:rsidR="0085518B">
          <w:rPr>
            <w:rFonts w:eastAsiaTheme="minorEastAsia"/>
          </w:rPr>
          <w:t xml:space="preserve"> </w:t>
        </w:r>
      </w:ins>
      <w:ins w:id="254" w:author="Ana Eguiguren" w:date="2025-09-02T19:40:00Z" w16du:dateUtc="2025-09-02T22:40:00Z">
        <w:r>
          <w:rPr>
            <w:rFonts w:eastAsiaTheme="minorEastAsia"/>
          </w:rPr>
          <w:t xml:space="preserve">m) to </w:t>
        </w:r>
      </w:ins>
      <w:ins w:id="255" w:author="Ana Eguiguren" w:date="2025-09-02T19:47:00Z" w16du:dateUtc="2025-09-02T22:47:00Z">
        <w:r w:rsidR="00A9605A">
          <w:rPr>
            <w:rFonts w:eastAsiaTheme="minorEastAsia"/>
          </w:rPr>
          <w:t>compare</w:t>
        </w:r>
      </w:ins>
      <w:ins w:id="256" w:author="Ana Eguiguren" w:date="2025-09-02T19:40:00Z" w16du:dateUtc="2025-09-02T22:40:00Z">
        <w:r>
          <w:rPr>
            <w:rFonts w:eastAsiaTheme="minorEastAsia"/>
          </w:rPr>
          <w:t xml:space="preserve"> </w:t>
        </w:r>
      </w:ins>
      <w:ins w:id="257" w:author="Ana Eguiguren" w:date="2025-09-02T19:47:00Z" w16du:dateUtc="2025-09-02T22:47:00Z">
        <w:r w:rsidR="00A9605A">
          <w:rPr>
            <w:rFonts w:eastAsiaTheme="minorEastAsia"/>
          </w:rPr>
          <w:t>resulting posterior</w:t>
        </w:r>
      </w:ins>
      <w:ins w:id="258"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59" w:author="Ana Eguiguren" w:date="2025-09-02T19:41:00Z" w16du:dateUtc="2025-09-02T22:41:00Z">
        <w:r>
          <w:rPr>
            <w:rFonts w:eastAsiaTheme="minorEastAsia"/>
          </w:rPr>
          <w:t xml:space="preserve">. We also </w:t>
        </w:r>
      </w:ins>
      <w:ins w:id="260" w:author="Ana Eguiguren" w:date="2025-09-02T19:43:00Z" w16du:dateUtc="2025-09-02T22:43:00Z">
        <w:r w:rsidR="000A294B">
          <w:rPr>
            <w:rFonts w:eastAsiaTheme="minorEastAsia"/>
          </w:rPr>
          <w:t>computed</w:t>
        </w:r>
      </w:ins>
      <w:ins w:id="261" w:author="Ana Eguiguren" w:date="2025-09-02T19:41:00Z" w16du:dateUtc="2025-09-02T22:41:00Z">
        <w:r>
          <w:rPr>
            <w:rFonts w:eastAsiaTheme="minorEastAsia"/>
          </w:rPr>
          <w:t xml:space="preserve"> </w:t>
        </w:r>
      </w:ins>
      <w:ins w:id="262" w:author="Ana Eguiguren" w:date="2025-09-02T19:43:00Z" w16du:dateUtc="2025-09-02T22:43:00Z">
        <w:r w:rsidR="000A294B">
          <w:rPr>
            <w:rFonts w:eastAsiaTheme="minorEastAsia"/>
          </w:rPr>
          <w:t>posterior</w:t>
        </w:r>
      </w:ins>
      <w:ins w:id="263" w:author="Ana Eguiguren" w:date="2025-09-02T19:41:00Z" w16du:dateUtc="2025-09-02T22:41:00Z">
        <w:r>
          <w:rPr>
            <w:rFonts w:eastAsiaTheme="minorEastAsia"/>
          </w:rPr>
          <w:t xml:space="preserve"> </w:t>
        </w:r>
        <w:r>
          <w:rPr>
            <w:rFonts w:eastAsiaTheme="minorEastAsia"/>
            <w:i/>
            <w:iCs/>
          </w:rPr>
          <w:t xml:space="preserve">P(f) </w:t>
        </w:r>
      </w:ins>
      <w:ins w:id="264" w:author="Ana Eguiguren" w:date="2025-09-02T19:42:00Z" w16du:dateUtc="2025-09-02T22:42:00Z">
        <w:r>
          <w:rPr>
            <w:rFonts w:eastAsiaTheme="minorEastAsia"/>
          </w:rPr>
          <w:t>estimates</w:t>
        </w:r>
      </w:ins>
      <w:ins w:id="265" w:author="Ana Eguiguren" w:date="2025-09-02T19:41:00Z" w16du:dateUtc="2025-09-02T22:41:00Z">
        <w:r>
          <w:rPr>
            <w:rFonts w:eastAsiaTheme="minorEastAsia"/>
          </w:rPr>
          <w:t xml:space="preserve"> </w:t>
        </w:r>
      </w:ins>
      <w:r w:rsidR="00C33163">
        <w:rPr>
          <w:rFonts w:eastAsiaTheme="minorEastAsia"/>
        </w:rPr>
        <w:t>using</w:t>
      </w:r>
      <w:ins w:id="266" w:author="Ana Eguiguren" w:date="2025-09-02T19:44:00Z" w16du:dateUtc="2025-09-02T22:44:00Z">
        <w:r w:rsidR="000A294B">
          <w:rPr>
            <w:rFonts w:eastAsiaTheme="minorEastAsia"/>
          </w:rPr>
          <w:t xml:space="preserve"> on</w:t>
        </w:r>
      </w:ins>
      <w:ins w:id="267" w:author="Ana Eguiguren" w:date="2025-09-04T20:42:00Z" w16du:dateUtc="2025-09-04T23:42:00Z">
        <w:r w:rsidR="00C33163">
          <w:rPr>
            <w:rFonts w:eastAsiaTheme="minorEastAsia"/>
          </w:rPr>
          <w:t xml:space="preserve"> </w:t>
        </w:r>
      </w:ins>
      <w:r w:rsidR="00C33163">
        <w:rPr>
          <w:rFonts w:eastAsiaTheme="minorEastAsia"/>
        </w:rPr>
        <w:t>a</w:t>
      </w:r>
      <w:ins w:id="268" w:author="Ana Eguiguren" w:date="2025-09-04T20:42:00Z" w16du:dateUtc="2025-09-04T23:42:00Z">
        <w:r w:rsidR="00C33163">
          <w:rPr>
            <w:rFonts w:eastAsiaTheme="minorEastAsia"/>
          </w:rPr>
          <w:t xml:space="preserve"> </w:t>
        </w:r>
      </w:ins>
      <w:ins w:id="269" w:author="Ana Eguiguren" w:date="2025-09-02T19:45:00Z" w16du:dateUtc="2025-09-02T22:45:00Z">
        <w:r w:rsidR="000A294B">
          <w:t>prior</w:t>
        </w:r>
      </w:ins>
      <w:r w:rsidR="00C33163">
        <w:t xml:space="preserve"> </w:t>
      </w:r>
      <w:r w:rsidR="00C33163">
        <w:rPr>
          <w:i/>
          <w:iCs/>
        </w:rPr>
        <w:t>P(f)</w:t>
      </w:r>
      <w:ins w:id="270" w:author="Ana Eguiguren" w:date="2025-09-02T19:45:00Z" w16du:dateUtc="2025-09-02T22:45:00Z">
        <w:r w:rsidR="000A294B">
          <w:t xml:space="preserve"> </w:t>
        </w:r>
      </w:ins>
      <w:r w:rsidR="00C33163">
        <w:t>set to</w:t>
      </w:r>
      <w:ins w:id="271" w:author="Ana Eguiguren" w:date="2025-09-02T19:45:00Z" w16du:dateUtc="2025-09-02T22:45:00Z">
        <w:r w:rsidR="000A294B">
          <w:t xml:space="preserve"> 0.79</w:t>
        </w:r>
      </w:ins>
      <w:ins w:id="272" w:author="Ana Eguiguren" w:date="2025-09-02T19:48:00Z" w16du:dateUtc="2025-09-02T22:48:00Z">
        <w:r w:rsidR="00A9605A">
          <w:t>, which correspond</w:t>
        </w:r>
      </w:ins>
      <w:ins w:id="273" w:author="Ana Eguiguren" w:date="2025-09-02T19:49:00Z" w16du:dateUtc="2025-09-02T22:49:00Z">
        <w:r w:rsidR="00A9605A">
          <w:t>s</w:t>
        </w:r>
      </w:ins>
      <w:ins w:id="274" w:author="Ana Eguiguren" w:date="2025-09-02T19:48:00Z" w16du:dateUtc="2025-09-02T22:48:00Z">
        <w:r w:rsidR="00A9605A">
          <w:t xml:space="preserve"> to </w:t>
        </w:r>
      </w:ins>
      <w:ins w:id="275" w:author="Ana Eguiguren" w:date="2025-09-02T19:45:00Z" w16du:dateUtc="2025-09-02T22:45:00Z">
        <w:r w:rsidR="000A294B">
          <w:t xml:space="preserve">the proportion of females in </w:t>
        </w:r>
        <w:del w:id="276" w:author="Balaena Institute whitehead" w:date="2025-09-03T15:47:00Z" w16du:dateUtc="2025-09-03T18:47:00Z">
          <w:r w:rsidR="000A294B" w:rsidDel="003E7570">
            <w:delText xml:space="preserve">the </w:delText>
          </w:r>
        </w:del>
        <w:r w:rsidR="000A294B">
          <w:t>breeding groups of</w:t>
        </w:r>
      </w:ins>
      <w:ins w:id="277" w:author="Ana Eguiguren" w:date="2025-09-02T19:49:00Z" w16du:dateUtc="2025-09-02T22:49:00Z">
        <w:r w:rsidR="00A9605A">
          <w:t>f the Gal</w:t>
        </w:r>
        <w:r w:rsidR="00A9605A" w:rsidRPr="00A9605A">
          <w:rPr>
            <w:rPrChange w:id="278" w:author="Ana Eguiguren" w:date="2025-09-02T19:49:00Z" w16du:dateUtc="2025-09-02T22:49:00Z">
              <w:rPr>
                <w:lang w:val="es-ES"/>
              </w:rPr>
            </w:rPrChange>
          </w:rPr>
          <w:t>ápagos Islands</w:t>
        </w:r>
        <w:r w:rsidR="00A9605A">
          <w:t xml:space="preserve"> </w:t>
        </w:r>
      </w:ins>
      <w:ins w:id="279" w:author="Balaena Institute whitehead" w:date="2025-09-03T15:47:00Z" w16du:dateUtc="2025-09-03T18:47:00Z">
        <w:r w:rsidR="003E7570">
          <w:t>genetically determined in</w:t>
        </w:r>
      </w:ins>
      <w:ins w:id="280" w:author="Ana Eguiguren" w:date="2025-09-02T19:50:00Z" w16du:dateUtc="2025-09-02T22:50:00Z">
        <w:del w:id="281" w:author="Balaena Institute whitehead" w:date="2025-09-03T15:47:00Z" w16du:dateUtc="2025-09-03T18:47:00Z">
          <w:r w:rsidR="00A9605A" w:rsidDel="003E7570">
            <w:delText>in</w:delText>
          </w:r>
        </w:del>
        <w:r w:rsidR="00A9605A">
          <w:t xml:space="preserve"> 1991</w:t>
        </w:r>
      </w:ins>
      <w:ins w:id="282"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83" w:author="Balaena Institute whitehead" w:date="2025-07-25T14:13:00Z" w16du:dateUtc="2025-07-25T17:13:00Z"/>
          <w:del w:id="284" w:author="Ana Eguiguren" w:date="2025-09-02T19:30:00Z" w16du:dateUtc="2025-09-02T22:30:00Z"/>
          <w:rFonts w:eastAsiaTheme="minorEastAsia"/>
        </w:rPr>
      </w:pPr>
      <w:commentRangeStart w:id="285"/>
      <w:del w:id="286"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85"/>
        <w:r w:rsidR="007B1F0C" w:rsidDel="003878CE">
          <w:rPr>
            <w:rStyle w:val="CommentReference"/>
          </w:rPr>
          <w:commentReference w:id="285"/>
        </w:r>
      </w:del>
    </w:p>
    <w:p w14:paraId="58209EA4" w14:textId="25660A57" w:rsidR="00F1035B" w:rsidRPr="00207D2A" w:rsidRDefault="00C602AF" w:rsidP="00C602AF">
      <w:pPr>
        <w:pStyle w:val="Heading4"/>
        <w:rPr>
          <w:ins w:id="287" w:author="Balaena Institute whitehead" w:date="2025-07-25T14:13:00Z" w16du:dateUtc="2025-07-25T17:13:00Z"/>
          <w:rFonts w:cs="Times New Roman"/>
        </w:rPr>
      </w:pPr>
      <w:r w:rsidRPr="00207D2A">
        <w:rPr>
          <w:rFonts w:cs="Times New Roman"/>
        </w:rPr>
        <w:t>2.4.1 Developmental stages</w:t>
      </w:r>
    </w:p>
    <w:p w14:paraId="560BDE21" w14:textId="7E33117A"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88" w:author="Ana Eguiguren" w:date="2025-09-24T20:34:00Z" w16du:dateUtc="2025-09-24T23:34:00Z">
        <w:r w:rsidR="00C00B6C" w:rsidRPr="00207D2A">
          <w:rPr>
            <w:b/>
            <w:bCs/>
            <w:sz w:val="20"/>
            <w:szCs w:val="20"/>
          </w:rPr>
          <w:t xml:space="preserve">Table </w:t>
        </w:r>
        <w:r w:rsidR="00C00B6C">
          <w:rPr>
            <w:b/>
            <w:bCs/>
            <w:sz w:val="20"/>
            <w:szCs w:val="20"/>
          </w:rPr>
          <w:t>1</w:t>
        </w:r>
      </w:ins>
      <w:del w:id="289"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1CC3D964" w:rsidR="001625DA" w:rsidRPr="00207D2A" w:rsidRDefault="001625DA" w:rsidP="001625DA">
      <w:pPr>
        <w:pStyle w:val="Caption"/>
        <w:keepNext/>
        <w:rPr>
          <w:color w:val="auto"/>
          <w:sz w:val="20"/>
          <w:szCs w:val="20"/>
        </w:rPr>
      </w:pPr>
      <w:bookmarkStart w:id="29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29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w:t>
            </w:r>
            <w:r w:rsidRPr="00207D2A">
              <w:rPr>
                <w:sz w:val="20"/>
                <w:szCs w:val="20"/>
              </w:rPr>
              <w:lastRenderedPageBreak/>
              <w:t xml:space="preserve">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91"/>
            <w:del w:id="292" w:author="Balaena Institute whitehead" w:date="2025-09-04T17:08:00Z" w16du:dateUtc="2025-09-04T20:08:00Z">
              <w:r w:rsidRPr="00207D2A" w:rsidDel="00610477">
                <w:rPr>
                  <w:sz w:val="20"/>
                  <w:szCs w:val="20"/>
                </w:rPr>
                <w:delText xml:space="preserve">During this period, individuals continue to grow. </w:delText>
              </w:r>
              <w:commentRangeEnd w:id="291"/>
              <w:r w:rsidR="00EE0E3F" w:rsidDel="00610477">
                <w:rPr>
                  <w:rStyle w:val="CommentReference"/>
                </w:rPr>
                <w:commentReference w:id="291"/>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93" w:author="Ana Eguiguren" w:date="2025-09-18T16:44:00Z" w16du:dateUtc="2025-09-18T19:44:00Z"/>
        </w:rPr>
      </w:pPr>
      <w:commentRangeStart w:id="294"/>
      <w:r w:rsidRPr="00207D2A">
        <w:t>Peduncle</w:t>
      </w:r>
      <w:r w:rsidR="00E5259C" w:rsidRPr="00207D2A">
        <w:t xml:space="preserve"> dives </w:t>
      </w:r>
      <w:del w:id="295" w:author="Ana Eguiguren" w:date="2025-09-16T20:30:00Z" w16du:dateUtc="2025-09-16T23:30:00Z">
        <w:r w:rsidR="00E5259C" w:rsidRPr="00207D2A" w:rsidDel="001679F8">
          <w:delText xml:space="preserve">were </w:delText>
        </w:r>
      </w:del>
      <w:ins w:id="296" w:author="Ana Eguiguren" w:date="2025-09-16T20:30:00Z" w16du:dateUtc="2025-09-16T23:30:00Z">
        <w:r w:rsidR="001679F8">
          <w:t>have been</w:t>
        </w:r>
        <w:r w:rsidR="001679F8" w:rsidRPr="00207D2A">
          <w:t xml:space="preserve"> </w:t>
        </w:r>
      </w:ins>
      <w:del w:id="297" w:author="Ana Eguiguren" w:date="2025-09-16T20:30:00Z" w16du:dateUtc="2025-09-16T23:30:00Z">
        <w:r w:rsidRPr="00207D2A" w:rsidDel="001679F8">
          <w:delText xml:space="preserve">previously </w:delText>
        </w:r>
      </w:del>
      <w:r w:rsidRPr="00207D2A">
        <w:t xml:space="preserve">assumed to indicate suckling </w:t>
      </w:r>
      <w:ins w:id="298" w:author="Ana Eguiguren" w:date="2025-09-16T20:30:00Z" w16du:dateUtc="2025-09-16T23:30:00Z">
        <w:r w:rsidR="001679F8">
          <w:t>or stimulate the release of m</w:t>
        </w:r>
      </w:ins>
      <w:ins w:id="299" w:author="Ana Eguiguren" w:date="2025-09-16T20:31:00Z" w16du:dateUtc="2025-09-16T23:31:00Z">
        <w:r w:rsidR="001679F8">
          <w:t xml:space="preserve">ilk </w:t>
        </w:r>
      </w:ins>
      <w:r w:rsidRPr="00207D2A">
        <w:t>(Gero &amp; Whitehead 2007)</w:t>
      </w:r>
      <w:ins w:id="300" w:author="Ana Eguiguren" w:date="2025-09-16T20:31:00Z" w16du:dateUtc="2025-09-16T23:31:00Z">
        <w:r w:rsidR="001679F8">
          <w:t>.</w:t>
        </w:r>
      </w:ins>
      <w:del w:id="301" w:author="Ana Eguiguren" w:date="2025-09-16T20:31:00Z" w16du:dateUtc="2025-09-16T23:31:00Z">
        <w:r w:rsidRPr="00207D2A" w:rsidDel="001679F8">
          <w:delText>,</w:delText>
        </w:r>
      </w:del>
      <w:r w:rsidRPr="00207D2A">
        <w:t xml:space="preserve"> </w:t>
      </w:r>
      <w:del w:id="302" w:author="Ana Eguiguren" w:date="2025-09-16T20:31:00Z" w16du:dateUtc="2025-09-16T23:31:00Z">
        <w:r w:rsidRPr="00207D2A" w:rsidDel="001679F8">
          <w:delText xml:space="preserve">but recent </w:delText>
        </w:r>
      </w:del>
      <w:ins w:id="303" w:author="Ana Eguiguren" w:date="2025-09-16T20:31:00Z" w16du:dateUtc="2025-09-16T23:31:00Z">
        <w:r w:rsidR="001679F8">
          <w:t>U</w:t>
        </w:r>
      </w:ins>
      <w:del w:id="304" w:author="Ana Eguiguren" w:date="2025-09-16T20:31:00Z" w16du:dateUtc="2025-09-16T23:31:00Z">
        <w:r w:rsidRPr="00207D2A" w:rsidDel="001679F8">
          <w:delText>u</w:delText>
        </w:r>
      </w:del>
      <w:r w:rsidRPr="00207D2A">
        <w:t xml:space="preserve">nderwater footage suggests that they may not be associated with </w:t>
      </w:r>
      <w:ins w:id="305" w:author="Ana Eguiguren" w:date="2025-09-16T20:31:00Z" w16du:dateUtc="2025-09-16T23:31:00Z">
        <w:r w:rsidR="001679F8">
          <w:t>dire</w:t>
        </w:r>
      </w:ins>
      <w:ins w:id="306" w:author="Ana Eguiguren" w:date="2025-09-16T20:32:00Z" w16du:dateUtc="2025-09-16T23:32:00Z">
        <w:r w:rsidR="001679F8">
          <w:t xml:space="preserve">ct </w:t>
        </w:r>
      </w:ins>
      <w:r w:rsidRPr="00207D2A">
        <w:t>suckling</w:t>
      </w:r>
      <w:ins w:id="307"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308" w:author="Ana Eguiguren" w:date="2025-09-16T20:32:00Z" w16du:dateUtc="2025-09-16T23:32:00Z">
        <w:r w:rsidR="001679F8">
          <w:t>. Alternatively</w:t>
        </w:r>
      </w:ins>
      <w:r w:rsidR="00E2014B" w:rsidRPr="00207D2A">
        <w:t xml:space="preserve"> </w:t>
      </w:r>
      <w:del w:id="309" w:author="Ana Eguiguren" w:date="2025-09-16T20:33:00Z" w16du:dateUtc="2025-09-16T23:33:00Z">
        <w:r w:rsidR="00E2014B" w:rsidRPr="00207D2A" w:rsidDel="001679F8">
          <w:delText>or milk extraction,</w:delText>
        </w:r>
        <w:r w:rsidRPr="00207D2A" w:rsidDel="001679F8">
          <w:delText xml:space="preserve"> and instead</w:delText>
        </w:r>
      </w:del>
      <w:ins w:id="310"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311"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312" w:author="Ana Eguiguren" w:date="2025-09-16T20:33:00Z" w16du:dateUtc="2025-09-16T23:33:00Z">
        <w:r w:rsidR="001679F8">
          <w:t>Still, a</w:t>
        </w:r>
      </w:ins>
      <w:del w:id="313"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314"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94"/>
      <w:r w:rsidR="00F00280">
        <w:rPr>
          <w:rStyle w:val="CommentReference"/>
        </w:rPr>
        <w:commentReference w:id="294"/>
      </w:r>
    </w:p>
    <w:p w14:paraId="6456E275" w14:textId="2699A379" w:rsidR="007253FA" w:rsidRDefault="007253FA" w:rsidP="007253FA">
      <w:pPr>
        <w:pStyle w:val="Heading4"/>
        <w:rPr>
          <w:ins w:id="315" w:author="Ana Eguiguren" w:date="2025-09-18T16:44:00Z" w16du:dateUtc="2025-09-18T19:44:00Z"/>
          <w:rFonts w:cs="Times New Roman"/>
        </w:rPr>
      </w:pPr>
      <w:ins w:id="316"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317" w:author="Ana Eguiguren" w:date="2025-09-18T22:12:00Z" w16du:dateUtc="2025-09-19T01:12:00Z">
        <w:r w:rsidR="00F406C5">
          <w:rPr>
            <w:rFonts w:cs="Times New Roman"/>
          </w:rPr>
          <w:t>predictive</w:t>
        </w:r>
      </w:ins>
      <w:ins w:id="318" w:author="Ana Eguiguren" w:date="2025-09-18T17:25:00Z" w16du:dateUtc="2025-09-18T20:25:00Z">
        <w:r w:rsidR="006F167E">
          <w:rPr>
            <w:rFonts w:cs="Times New Roman"/>
          </w:rPr>
          <w:t xml:space="preserve"> </w:t>
        </w:r>
      </w:ins>
      <w:ins w:id="319" w:author="Ana Eguiguren" w:date="2025-09-18T16:44:00Z" w16du:dateUtc="2025-09-18T19:44:00Z">
        <w:r w:rsidR="00221C23">
          <w:rPr>
            <w:rFonts w:cs="Times New Roman"/>
          </w:rPr>
          <w:t>performance</w:t>
        </w:r>
      </w:ins>
    </w:p>
    <w:p w14:paraId="1246A72F" w14:textId="4C25726F" w:rsidR="007253FA" w:rsidRPr="00207D2A" w:rsidRDefault="00221C23" w:rsidP="00B904F0">
      <w:ins w:id="320" w:author="Ana Eguiguren" w:date="2025-09-18T16:44:00Z" w16du:dateUtc="2025-09-18T19:44:00Z">
        <w:r>
          <w:t xml:space="preserve">To examine </w:t>
        </w:r>
      </w:ins>
      <w:ins w:id="321" w:author="Ana Eguiguren" w:date="2025-09-18T22:12:00Z" w16du:dateUtc="2025-09-19T01:12:00Z">
        <w:r w:rsidR="00F406C5">
          <w:t>the</w:t>
        </w:r>
      </w:ins>
      <w:ins w:id="322" w:author="Ana Eguiguren" w:date="2025-09-18T16:45:00Z" w16du:dateUtc="2025-09-18T19:45:00Z">
        <w:r>
          <w:t xml:space="preserve"> performance </w:t>
        </w:r>
      </w:ins>
      <w:ins w:id="323" w:author="Ana Eguiguren" w:date="2025-09-18T22:12:00Z" w16du:dateUtc="2025-09-19T01:12:00Z">
        <w:r w:rsidR="00F406C5">
          <w:t xml:space="preserve">our method </w:t>
        </w:r>
      </w:ins>
      <w:ins w:id="324" w:author="Ana Eguiguren" w:date="2025-09-18T16:45:00Z" w16du:dateUtc="2025-09-18T19:45:00Z">
        <w:r>
          <w:t xml:space="preserve">on whales observed in other </w:t>
        </w:r>
      </w:ins>
      <w:ins w:id="325" w:author="Ana Eguiguren" w:date="2025-09-18T16:57:00Z" w16du:dateUtc="2025-09-18T19:57:00Z">
        <w:r w:rsidR="0061622F">
          <w:t>populations</w:t>
        </w:r>
      </w:ins>
      <w:ins w:id="326" w:author="Ana Eguiguren" w:date="2025-09-18T16:45:00Z" w16du:dateUtc="2025-09-18T19:45:00Z">
        <w:r>
          <w:t>, we also included morphometric measurements of two individuals</w:t>
        </w:r>
      </w:ins>
      <w:ins w:id="327" w:author="Ana Eguiguren" w:date="2025-09-18T16:57:00Z" w16du:dateUtc="2025-09-18T19:57:00Z">
        <w:r w:rsidR="0061622F">
          <w:t>, one</w:t>
        </w:r>
      </w:ins>
      <w:ins w:id="328" w:author="Ana Eguiguren" w:date="2025-09-18T16:45:00Z" w16du:dateUtc="2025-09-18T19:45:00Z">
        <w:r>
          <w:t xml:space="preserve"> </w:t>
        </w:r>
      </w:ins>
      <w:ins w:id="329" w:author="Ana Eguiguren" w:date="2025-09-18T16:46:00Z" w16du:dateUtc="2025-09-18T19:46:00Z">
        <w:r>
          <w:t xml:space="preserve">observed in the </w:t>
        </w:r>
      </w:ins>
      <w:ins w:id="330" w:author="Ana Eguiguren" w:date="2025-09-18T16:48:00Z" w16du:dateUtc="2025-09-18T19:48:00Z">
        <w:r>
          <w:t xml:space="preserve">North Atlantic (The </w:t>
        </w:r>
      </w:ins>
      <w:ins w:id="331" w:author="Ana Eguiguren" w:date="2025-09-18T16:46:00Z" w16du:dateUtc="2025-09-18T19:46:00Z">
        <w:r>
          <w:t>Gully</w:t>
        </w:r>
      </w:ins>
      <w:ins w:id="332" w:author="Ana Eguiguren" w:date="2025-09-18T16:47:00Z" w16du:dateUtc="2025-09-18T19:47:00Z">
        <w:r>
          <w:t xml:space="preserve"> Canyon off the Scotian Shelf</w:t>
        </w:r>
      </w:ins>
      <w:ins w:id="333" w:author="Ana Eguiguren" w:date="2025-09-18T16:48:00Z" w16du:dateUtc="2025-09-18T19:48:00Z">
        <w:r>
          <w:t>, Canada)</w:t>
        </w:r>
      </w:ins>
      <w:ins w:id="334" w:author="Ana Eguiguren" w:date="2025-09-18T16:49:00Z" w16du:dateUtc="2025-09-18T19:49:00Z">
        <w:r>
          <w:t xml:space="preserve"> </w:t>
        </w:r>
      </w:ins>
      <w:ins w:id="335" w:author="Ana Eguiguren" w:date="2025-09-18T16:48:00Z" w16du:dateUtc="2025-09-18T19:48:00Z">
        <w:r>
          <w:t>and</w:t>
        </w:r>
      </w:ins>
      <w:ins w:id="336" w:author="Ana Eguiguren" w:date="2025-09-18T16:57:00Z" w16du:dateUtc="2025-09-18T19:57:00Z">
        <w:r w:rsidR="0061622F">
          <w:t xml:space="preserve"> the other</w:t>
        </w:r>
      </w:ins>
      <w:ins w:id="337" w:author="Ana Eguiguren" w:date="2025-09-18T16:48:00Z" w16du:dateUtc="2025-09-18T19:48:00Z">
        <w:r>
          <w:t xml:space="preserve"> in the Arctic Ocean (Baffin Bay, Canada)</w:t>
        </w:r>
      </w:ins>
      <w:ins w:id="338" w:author="Ana Eguiguren" w:date="2025-09-18T16:49:00Z" w16du:dateUtc="2025-09-18T19:49:00Z">
        <w:r>
          <w:t xml:space="preserve">. </w:t>
        </w:r>
      </w:ins>
      <w:ins w:id="339" w:author="Ana Eguiguren" w:date="2025-09-18T17:08:00Z" w16du:dateUtc="2025-09-18T20:08:00Z">
        <w:r w:rsidR="00D53B18">
          <w:t>The North Atlantic individual was recorded using a DJI Phantom 4Pro V2 +</w:t>
        </w:r>
      </w:ins>
      <w:ins w:id="340" w:author="Ana Eguiguren" w:date="2025-09-18T22:13:00Z" w16du:dateUtc="2025-09-19T01:13:00Z">
        <w:r w:rsidR="00F406C5">
          <w:t xml:space="preserve"> and the Arctic individual</w:t>
        </w:r>
      </w:ins>
      <w:ins w:id="341" w:author="Ana Eguiguren" w:date="2025-09-18T17:09:00Z" w16du:dateUtc="2025-09-18T20:09:00Z">
        <w:r w:rsidR="00D53B18">
          <w:t xml:space="preserve"> was </w:t>
        </w:r>
      </w:ins>
      <w:ins w:id="342" w:author="Ana Eguiguren" w:date="2025-09-18T22:14:00Z" w16du:dateUtc="2025-09-19T01:14:00Z">
        <w:r w:rsidR="00F406C5">
          <w:t>recorded with a</w:t>
        </w:r>
      </w:ins>
      <w:ins w:id="343" w:author="Ana Eguiguren" w:date="2025-09-18T17:09:00Z" w16du:dateUtc="2025-09-18T20:09:00Z">
        <w:r w:rsidR="00D53B18">
          <w:t xml:space="preserve"> DJI</w:t>
        </w:r>
      </w:ins>
      <w:ins w:id="344" w:author="Ana Eguiguren" w:date="2025-09-18T17:10:00Z" w16du:dateUtc="2025-09-18T20:10:00Z">
        <w:r w:rsidR="00D53B18">
          <w:t xml:space="preserve"> Inspire 2 </w:t>
        </w:r>
      </w:ins>
      <w:ins w:id="345" w:author="Ana Eguiguren" w:date="2025-09-18T17:11:00Z" w16du:dateUtc="2025-09-18T20:11:00Z">
        <w:r w:rsidR="00D53B18">
          <w:t>equipped</w:t>
        </w:r>
      </w:ins>
      <w:ins w:id="346"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47"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48" w:author="Ana Eguiguren" w:date="2025-09-18T17:14:00Z" w16du:dateUtc="2025-09-18T20:14:00Z">
        <w:r w:rsidR="00D53B18">
          <w:t>measurements</w:t>
        </w:r>
      </w:ins>
      <w:ins w:id="349" w:author="Ana Eguiguren" w:date="2025-09-18T17:11:00Z" w16du:dateUtc="2025-09-18T20:11:00Z">
        <w:r w:rsidR="00D53B18">
          <w:t xml:space="preserve"> were obtained </w:t>
        </w:r>
      </w:ins>
      <w:ins w:id="350" w:author="Ana Eguiguren" w:date="2025-09-18T17:12:00Z" w16du:dateUtc="2025-09-18T20:12:00Z">
        <w:r w:rsidR="00D53B18">
          <w:t xml:space="preserve">through laser altimetry using </w:t>
        </w:r>
      </w:ins>
      <w:ins w:id="351" w:author="Ana Eguiguren" w:date="2025-09-24T19:38:00Z" w16du:dateUtc="2025-09-24T22:38:00Z">
        <w:r w:rsidR="005C2821">
          <w:t>a</w:t>
        </w:r>
      </w:ins>
      <w:ins w:id="352" w:author="Ana Eguiguren" w:date="2025-09-18T17:12:00Z" w16du:dateUtc="2025-09-18T20:12:00Z">
        <w:r w:rsidR="00D53B18">
          <w:t xml:space="preserve"> </w:t>
        </w:r>
        <w:proofErr w:type="spellStart"/>
        <w:r w:rsidR="00D53B18">
          <w:t>Lidar</w:t>
        </w:r>
      </w:ins>
      <w:ins w:id="353" w:author="Ana Eguiguren" w:date="2025-09-18T17:13:00Z" w16du:dateUtc="2025-09-18T20:13:00Z">
        <w:r w:rsidR="00D53B18">
          <w:t>B</w:t>
        </w:r>
      </w:ins>
      <w:ins w:id="354" w:author="Ana Eguiguren" w:date="2025-09-18T17:12:00Z" w16du:dateUtc="2025-09-18T20:12:00Z">
        <w:r w:rsidR="00D53B18">
          <w:t>o</w:t>
        </w:r>
      </w:ins>
      <w:ins w:id="355" w:author="Ana Eguiguren" w:date="2025-09-18T17:13:00Z" w16du:dateUtc="2025-09-18T20:13:00Z">
        <w:r w:rsidR="00D53B18">
          <w:t>X</w:t>
        </w:r>
      </w:ins>
      <w:proofErr w:type="spellEnd"/>
      <w:ins w:id="356" w:author="Ana Eguiguren" w:date="2025-09-18T17:12:00Z" w16du:dateUtc="2025-09-18T20:12:00Z">
        <w:r w:rsidR="00D53B18">
          <w:t xml:space="preserve"> </w:t>
        </w:r>
      </w:ins>
      <w:ins w:id="357" w:author="Ana Eguiguren" w:date="2025-09-24T19:38:00Z" w16du:dateUtc="2025-09-24T22:38:00Z">
        <w:r w:rsidR="005C2821">
          <w:t xml:space="preserve">system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58" w:author="Ana Eguiguren" w:date="2025-09-18T17:13:00Z" w16du:dateUtc="2025-09-18T20:13:00Z">
        <w:r w:rsidR="00D53B18">
          <w:t>.</w:t>
        </w:r>
        <w:r w:rsidR="00D53B18" w:rsidRPr="00D53B18">
          <w:t xml:space="preserve"> </w:t>
        </w:r>
        <w:r w:rsidR="00D53B18">
          <w:t>We computed</w:t>
        </w:r>
      </w:ins>
      <w:ins w:id="359" w:author="Ana Eguiguren" w:date="2025-09-18T17:22:00Z" w16du:dateUtc="2025-09-18T20:22:00Z">
        <w:r w:rsidR="003029CF">
          <w:t xml:space="preserve"> the</w:t>
        </w:r>
      </w:ins>
      <w:ins w:id="360" w:author="Ana Eguiguren" w:date="2025-09-18T17:13:00Z" w16du:dateUtc="2025-09-18T20:13:00Z">
        <w:r w:rsidR="00D53B18">
          <w:t xml:space="preserve"> </w:t>
        </w:r>
      </w:ins>
      <w:ins w:id="361" w:author="Ana Eguiguren" w:date="2025-09-18T17:14:00Z" w16du:dateUtc="2025-09-18T20:14:00Z">
        <w:r w:rsidR="00D53B18">
          <w:t xml:space="preserve">posterior </w:t>
        </w:r>
      </w:ins>
      <w:ins w:id="362"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63" w:author="Ana Eguiguren" w:date="2025-09-18T17:14:00Z" w16du:dateUtc="2025-09-18T20:14:00Z">
        <w:r w:rsidR="00D53B18">
          <w:rPr>
            <w:i/>
            <w:iCs/>
            <w:vertAlign w:val="subscript"/>
          </w:rPr>
          <w:t xml:space="preserve"> </w:t>
        </w:r>
        <w:r w:rsidR="00D53B18">
          <w:t>measurements</w:t>
        </w:r>
      </w:ins>
      <w:ins w:id="364" w:author="Ana Eguiguren" w:date="2025-09-18T22:14:00Z" w16du:dateUtc="2025-09-19T01:14:00Z">
        <w:r w:rsidR="00F406C5">
          <w:t xml:space="preserve"> and</w:t>
        </w:r>
      </w:ins>
      <w:ins w:id="365" w:author="Ana Eguiguren" w:date="2025-09-18T17:22:00Z" w16du:dateUtc="2025-09-18T20:22:00Z">
        <w:r w:rsidR="003029CF">
          <w:t xml:space="preserve"> </w:t>
        </w:r>
      </w:ins>
      <w:ins w:id="366" w:author="Ana Eguiguren" w:date="2025-09-18T17:14:00Z" w16du:dateUtc="2025-09-18T20:14:00Z">
        <w:r w:rsidR="00D53B18">
          <w:t xml:space="preserve">the </w:t>
        </w:r>
      </w:ins>
      <w:ins w:id="367" w:author="Ana Eguiguren" w:date="2025-09-18T17:13:00Z" w16du:dateUtc="2025-09-18T20:13:00Z">
        <w:r w:rsidR="00D53B18">
          <w:t xml:space="preserve">optimized parameter values </w:t>
        </w:r>
      </w:ins>
      <w:ins w:id="368" w:author="Ana Eguiguren" w:date="2025-09-18T17:20:00Z" w16du:dateUtc="2025-09-18T20:20:00Z">
        <w:r w:rsidR="00077A16">
          <w:t>and individual likelihoods of being male or</w:t>
        </w:r>
      </w:ins>
      <w:ins w:id="369" w:author="Ana Eguiguren" w:date="2025-09-18T17:21:00Z" w16du:dateUtc="2025-09-18T20:21:00Z">
        <w:r w:rsidR="00077A16">
          <w:t xml:space="preserve"> female </w:t>
        </w:r>
      </w:ins>
      <w:ins w:id="370" w:author="Ana Eguiguren" w:date="2025-09-18T17:13:00Z" w16du:dateUtc="2025-09-18T20:13:00Z">
        <w:r w:rsidR="00D53B18">
          <w:t>from our</w:t>
        </w:r>
      </w:ins>
      <w:ins w:id="371" w:author="Ana Eguiguren" w:date="2025-09-24T19:39:00Z" w16du:dateUtc="2025-09-24T22:39:00Z">
        <w:r w:rsidR="005C2821">
          <w:t xml:space="preserve"> original</w:t>
        </w:r>
      </w:ins>
      <w:ins w:id="372" w:author="Ana Eguiguren" w:date="2025-09-18T17:13:00Z" w16du:dateUtc="2025-09-18T20:13:00Z">
        <w:r w:rsidR="00D53B18">
          <w:t xml:space="preserve"> Gal</w:t>
        </w:r>
        <w:r w:rsidR="00D53B18" w:rsidRPr="00741C9F">
          <w:t>ápagos dataset.</w:t>
        </w:r>
      </w:ins>
      <w:ins w:id="373" w:author="Ana Eguiguren" w:date="2025-09-18T17:14:00Z" w16du:dateUtc="2025-09-18T20:14:00Z">
        <w:r w:rsidR="00D53B18">
          <w:t xml:space="preserve"> </w:t>
        </w:r>
      </w:ins>
      <w:ins w:id="374" w:author="Ana Eguiguren" w:date="2025-09-18T17:15:00Z" w16du:dateUtc="2025-09-18T20:15:00Z">
        <w:r w:rsidR="006F3DFC">
          <w:t xml:space="preserve">Because </w:t>
        </w:r>
      </w:ins>
      <w:ins w:id="375" w:author="Ana Eguiguren" w:date="2025-09-18T17:23:00Z" w16du:dateUtc="2025-09-18T20:23:00Z">
        <w:r w:rsidR="003029CF">
          <w:t xml:space="preserve">these individuals were located </w:t>
        </w:r>
      </w:ins>
      <w:ins w:id="376" w:author="Ana Eguiguren" w:date="2025-09-18T17:15:00Z" w16du:dateUtc="2025-09-18T20:15:00Z">
        <w:r w:rsidR="006F3DFC">
          <w:t>in high latitud</w:t>
        </w:r>
      </w:ins>
      <w:ins w:id="377" w:author="Ana Eguiguren" w:date="2025-09-18T17:24:00Z" w16du:dateUtc="2025-09-18T20:24:00Z">
        <w:r w:rsidR="003029CF">
          <w:t>es</w:t>
        </w:r>
      </w:ins>
      <w:ins w:id="378" w:author="Ana Eguiguren" w:date="2025-09-18T17:26:00Z" w16du:dateUtc="2025-09-18T20:26:00Z">
        <w:r w:rsidR="006F167E">
          <w:t xml:space="preserve"> </w:t>
        </w:r>
      </w:ins>
      <w:ins w:id="379"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del w:id="380" w:author="Balaena Institute whitehead" w:date="2025-09-25T10:45:00Z" w16du:dateUtc="2025-09-25T13:45:00Z">
          <w:r w:rsidR="003029CF" w:rsidDel="0056733A">
            <w:delText>,</w:delText>
          </w:r>
        </w:del>
        <w:r w:rsidR="003029CF">
          <w:t xml:space="preserve"> </w:t>
        </w:r>
      </w:ins>
      <w:ins w:id="381" w:author="Ana Eguiguren" w:date="2025-09-18T17:15:00Z" w16du:dateUtc="2025-09-18T20:15:00Z">
        <w:r w:rsidR="006F3DFC">
          <w:t>we expect</w:t>
        </w:r>
      </w:ins>
      <w:ins w:id="382" w:author="Ana Eguiguren" w:date="2025-09-18T17:24:00Z" w16du:dateUtc="2025-09-18T20:24:00Z">
        <w:r w:rsidR="003029CF">
          <w:t>ed</w:t>
        </w:r>
      </w:ins>
      <w:ins w:id="383" w:author="Ana Eguiguren" w:date="2025-09-18T17:15:00Z" w16du:dateUtc="2025-09-18T20:15:00Z">
        <w:r w:rsidR="006F3DFC">
          <w:t xml:space="preserve"> </w:t>
        </w:r>
      </w:ins>
      <w:ins w:id="384" w:author="Ana Eguiguren" w:date="2025-09-18T17:24:00Z" w16du:dateUtc="2025-09-18T20:24:00Z">
        <w:r w:rsidR="003029CF">
          <w:t>them to</w:t>
        </w:r>
      </w:ins>
      <w:ins w:id="385" w:author="Ana Eguiguren" w:date="2025-09-18T17:15:00Z" w16du:dateUtc="2025-09-18T20:15:00Z">
        <w:r w:rsidR="006F3DFC">
          <w:t xml:space="preserve"> </w:t>
        </w:r>
      </w:ins>
      <w:ins w:id="386" w:author="Ana Eguiguren" w:date="2025-09-18T22:14:00Z" w16du:dateUtc="2025-09-19T01:14:00Z">
        <w:r w:rsidR="00F406C5">
          <w:t>have near-zero</w:t>
        </w:r>
      </w:ins>
      <w:ins w:id="387" w:author="Ana Eguiguren" w:date="2025-09-18T17:16:00Z" w16du:dateUtc="2025-09-18T20:16:00Z">
        <w:r w:rsidR="006F3DFC">
          <w:t xml:space="preserve"> probabilit</w:t>
        </w:r>
      </w:ins>
      <w:ins w:id="388" w:author="Ana Eguiguren" w:date="2025-09-18T17:24:00Z" w16du:dateUtc="2025-09-18T20:24:00Z">
        <w:r w:rsidR="003029CF">
          <w:t>ies</w:t>
        </w:r>
      </w:ins>
      <w:ins w:id="389" w:author="Ana Eguiguren" w:date="2025-09-18T17:16:00Z" w16du:dateUtc="2025-09-18T20:16:00Z">
        <w:r w:rsidR="006F3DFC">
          <w:t xml:space="preserve"> of being female</w:t>
        </w:r>
      </w:ins>
      <w:ins w:id="390" w:author="Ana Eguiguren" w:date="2025-09-18T17:15:00Z" w16du:dateUtc="2025-09-18T20:15:00Z">
        <w:r w:rsidR="006F3DFC">
          <w:t>.</w:t>
        </w:r>
      </w:ins>
      <w:del w:id="391"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92" w:name="_Toc201083901"/>
      <w:r w:rsidRPr="00207D2A">
        <w:rPr>
          <w:rFonts w:cs="Times New Roman"/>
        </w:rPr>
        <w:t xml:space="preserve">3. </w:t>
      </w:r>
      <w:bookmarkEnd w:id="392"/>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2DCA94E5"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93"/>
      <w:r w:rsidRPr="00207D2A">
        <w:t xml:space="preserve">18 days </w:t>
      </w:r>
      <w:r w:rsidR="00B624C8" w:rsidRPr="00207D2A">
        <w:t>in the field</w:t>
      </w:r>
      <w:commentRangeEnd w:id="393"/>
      <w:r w:rsidR="00F00280">
        <w:rPr>
          <w:rStyle w:val="CommentReference"/>
        </w:rPr>
        <w:commentReference w:id="393"/>
      </w:r>
      <w:r w:rsidR="00B624C8" w:rsidRPr="00207D2A">
        <w:t xml:space="preserve"> </w:t>
      </w:r>
      <w:r w:rsidR="008769FC">
        <w:t>between February 1</w:t>
      </w:r>
      <w:r w:rsidR="008769FC" w:rsidRPr="008769FC">
        <w:rPr>
          <w:vertAlign w:val="superscript"/>
          <w:rPrChange w:id="394"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ins w:id="395" w:author="Ana Eguiguren" w:date="2025-09-24T19:44:00Z" w16du:dateUtc="2025-09-24T22:44:00Z">
        <w:r w:rsidR="00FC0DAF">
          <w:t>2</w:t>
        </w:r>
      </w:ins>
      <w:del w:id="396" w:author="Ana Eguiguren" w:date="2025-09-24T19:44:00Z" w16du:dateUtc="2025-09-24T22:44:00Z">
        <w:r w:rsidR="00352471" w:rsidDel="00FC0DAF">
          <w:delText>0</w:delText>
        </w:r>
      </w:del>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ins w:id="397" w:author="Ana Eguiguren" w:date="2025-09-24T19:46:00Z" w16du:dateUtc="2025-09-24T22:46:00Z">
        <w:r w:rsidR="00FC0DAF">
          <w:t>%</w:t>
        </w:r>
      </w:ins>
      <w:r w:rsidRPr="00207D2A">
        <w:t>).</w:t>
      </w:r>
      <w:ins w:id="398"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99"/>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99"/>
      <w:r w:rsidR="005E0FA5" w:rsidRPr="00207D2A">
        <w:rPr>
          <w:rStyle w:val="CommentReference"/>
        </w:rPr>
        <w:commentReference w:id="399"/>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400" w:name="_Ref201088861"/>
      <w:commentRangeStart w:id="40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2</w:t>
      </w:r>
      <w:r w:rsidR="007459AF" w:rsidRPr="00207D2A">
        <w:rPr>
          <w:b/>
          <w:bCs/>
          <w:color w:val="auto"/>
          <w:rPrChange w:id="402" w:author="Balaena Institute whitehead" w:date="2025-07-25T12:58:00Z" w16du:dateUtc="2025-07-25T15:58:00Z">
            <w:rPr>
              <w:b/>
              <w:bCs/>
              <w:noProof/>
              <w:color w:val="auto"/>
            </w:rPr>
          </w:rPrChange>
        </w:rPr>
        <w:fldChar w:fldCharType="end"/>
      </w:r>
      <w:bookmarkEnd w:id="400"/>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01"/>
      <w:r w:rsidR="008A227A" w:rsidRPr="00207D2A">
        <w:rPr>
          <w:rStyle w:val="CommentReference"/>
          <w:i w:val="0"/>
          <w:iCs w:val="0"/>
          <w:color w:val="auto"/>
        </w:rPr>
        <w:commentReference w:id="401"/>
      </w:r>
    </w:p>
    <w:p w14:paraId="4AFC43A7" w14:textId="40124935" w:rsidR="00A10676" w:rsidRPr="00207D2A" w:rsidRDefault="00583D2A">
      <w:pPr>
        <w:pStyle w:val="Heading3"/>
        <w:pPrChange w:id="403"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44C0563A" w:rsidR="00723C89" w:rsidRPr="00207D2A" w:rsidRDefault="00723934" w:rsidP="00723C89">
      <w:r w:rsidRPr="00207D2A">
        <w:t xml:space="preserve">Observed </w:t>
      </w:r>
      <w:r w:rsidR="001B6492" w:rsidRPr="00207D2A">
        <w:rPr>
          <w:i/>
          <w:iCs/>
        </w:rPr>
        <w:t>TL</w:t>
      </w:r>
      <w:r w:rsidRPr="00207D2A">
        <w:t xml:space="preserve"> measurements of the same individual had </w:t>
      </w:r>
      <w:ins w:id="404" w:author="Ana Eguiguren" w:date="2025-09-24T19:47:00Z" w16du:dateUtc="2025-09-24T22:47:00Z">
        <w:r w:rsidR="002108D2">
          <w:t xml:space="preserve">an average </w:t>
        </w:r>
      </w:ins>
      <w:r w:rsidRPr="00207D2A">
        <w:t xml:space="preserve">2% </w:t>
      </w:r>
      <w:del w:id="405" w:author="Ana Eguiguren" w:date="2025-09-24T19:47:00Z" w16du:dateUtc="2025-09-24T22:47:00Z">
        <w:r w:rsidRPr="00207D2A" w:rsidDel="002108D2">
          <w:delText xml:space="preserve">average </w:delText>
        </w:r>
      </w:del>
      <w:r w:rsidRPr="00207D2A">
        <w:t>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ins w:id="406" w:author="Ana Eguiguren" w:date="2025-09-24T20:34:00Z" w16du:dateUtc="2025-09-24T23:34:00Z">
        <w:r w:rsidR="00C00B6C" w:rsidRPr="00C00B6C">
          <w:rPr>
            <w:b/>
            <w:bCs/>
            <w:rPrChange w:id="407" w:author="Ana Eguiguren" w:date="2025-09-24T20:34:00Z" w16du:dateUtc="2025-09-24T23:34:00Z">
              <w:rPr/>
            </w:rPrChange>
          </w:rPr>
          <w:t xml:space="preserve">Figure </w:t>
        </w:r>
        <w:r w:rsidR="00C00B6C" w:rsidRPr="00C00B6C">
          <w:rPr>
            <w:b/>
            <w:bCs/>
            <w:rPrChange w:id="408" w:author="Ana Eguiguren" w:date="2025-09-24T20:34:00Z" w16du:dateUtc="2025-09-24T23:34:00Z">
              <w:rPr>
                <w:b/>
                <w:bCs/>
                <w:noProof/>
                <w:sz w:val="18"/>
                <w:szCs w:val="18"/>
              </w:rPr>
            </w:rPrChange>
          </w:rPr>
          <w:t>3</w:t>
        </w:r>
      </w:ins>
      <w:del w:id="409" w:author="Ana Eguiguren" w:date="2025-09-24T20:34:00Z" w16du:dateUtc="2025-09-24T23:34:00Z">
        <w:r w:rsidR="000A294B" w:rsidRPr="000A294B" w:rsidDel="00C00B6C">
          <w:rPr>
            <w:b/>
            <w:bCs/>
          </w:rPr>
          <w:delText>Figure 3</w:delText>
        </w:r>
      </w:del>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del w:id="410" w:author="Ana Eguiguren" w:date="2025-09-24T19:48:00Z" w16du:dateUtc="2025-09-24T22:48:00Z">
        <w:r w:rsidR="0063179E" w:rsidRPr="00207D2A" w:rsidDel="002108D2">
          <w:delText>mates</w:delText>
        </w:r>
      </w:del>
      <w:ins w:id="411" w:author="Ana Eguiguren" w:date="2025-09-24T19:48:00Z" w16du:dateUtc="2025-09-24T22:48:00Z">
        <w:r w:rsidR="002108D2">
          <w:t>males</w:t>
        </w:r>
      </w:ins>
      <w:r w:rsidR="0063179E" w:rsidRPr="00207D2A">
        <w:t xml:space="preserve">. The remainder (n = 40) fell within age classes with overlapping ranges between males and females (i.e., AF, AM, and MF). </w:t>
      </w:r>
    </w:p>
    <w:p w14:paraId="6FDCCD94" w14:textId="1E0FA847"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412" w:author="Ana Eguiguren" w:date="2025-09-24T19:56:00Z" w16du:dateUtc="2025-09-24T22:56:00Z">
        <w:r w:rsidR="00C51021">
          <w:t>2.95%</w:t>
        </w:r>
      </w:ins>
      <w:r w:rsidR="00E27601" w:rsidRPr="00207D2A">
        <w:t xml:space="preserve"> CV </w:t>
      </w:r>
      <w:commentRangeStart w:id="413"/>
      <w:r w:rsidR="00E27601" w:rsidRPr="00207D2A">
        <w:t>(</w:t>
      </w:r>
      <w:r w:rsidR="00E27601" w:rsidRPr="00260BC6">
        <w:rPr>
          <w:rPrChange w:id="414" w:author="Ana Eguiguren" w:date="2025-09-18T22:15:00Z" w16du:dateUtc="2025-09-19T01:15:00Z">
            <w:rPr>
              <w:highlight w:val="yellow"/>
            </w:rPr>
          </w:rPrChange>
        </w:rPr>
        <w:t>SD =</w:t>
      </w:r>
      <w:del w:id="415" w:author="Ana Eguiguren" w:date="2025-09-24T19:56:00Z" w16du:dateUtc="2025-09-24T22:56:00Z">
        <w:r w:rsidR="00CA2709" w:rsidDel="00C51021">
          <w:delText>0.01</w:delText>
        </w:r>
      </w:del>
      <w:ins w:id="416" w:author="Ana Eguiguren" w:date="2025-09-24T19:58:00Z" w16du:dateUtc="2025-09-24T22:58:00Z">
        <w:r w:rsidR="00C51021">
          <w:t>2.12%</w:t>
        </w:r>
      </w:ins>
      <w:r w:rsidR="00E27601" w:rsidRPr="00207D2A">
        <w:t>)</w:t>
      </w:r>
      <w:r w:rsidR="00E05126" w:rsidRPr="00207D2A">
        <w:t>.</w:t>
      </w:r>
      <w:commentRangeEnd w:id="413"/>
      <w:r w:rsidR="00AD46A2">
        <w:rPr>
          <w:rStyle w:val="CommentReference"/>
        </w:rPr>
        <w:commentReference w:id="413"/>
      </w:r>
    </w:p>
    <w:p w14:paraId="529523F8" w14:textId="0DCE9FE6" w:rsidR="00A10676" w:rsidRPr="00207D2A" w:rsidRDefault="0063179E">
      <w:pPr>
        <w:keepNext/>
        <w:pPrChange w:id="417"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65EAA6B5" w:rsidR="0063179E" w:rsidRPr="00207D2A" w:rsidRDefault="00A10676" w:rsidP="0063179E">
      <w:pPr>
        <w:pStyle w:val="Heading4"/>
        <w:spacing w:line="240" w:lineRule="auto"/>
        <w:rPr>
          <w:rFonts w:cs="Times New Roman"/>
          <w:i w:val="0"/>
          <w:iCs w:val="0"/>
          <w:sz w:val="18"/>
          <w:szCs w:val="18"/>
        </w:rPr>
      </w:pPr>
      <w:bookmarkStart w:id="418" w:name="_Ref203040586"/>
      <w:commentRangeStart w:id="419"/>
      <w:r w:rsidRPr="00207D2A">
        <w:rPr>
          <w:rFonts w:eastAsiaTheme="minorHAnsi" w:cs="Times New Roman"/>
          <w:b/>
          <w:bCs/>
          <w:sz w:val="18"/>
          <w:szCs w:val="18"/>
          <w:rPrChange w:id="420" w:author="Balaena Institute whitehead" w:date="2025-07-25T12:58:00Z" w16du:dateUtc="2025-07-25T15:58:00Z">
            <w:rPr/>
          </w:rPrChange>
        </w:rPr>
        <w:t xml:space="preserve">Figure </w:t>
      </w:r>
      <w:r w:rsidRPr="00207D2A">
        <w:rPr>
          <w:rFonts w:eastAsiaTheme="minorHAnsi" w:cs="Times New Roman"/>
          <w:b/>
          <w:bCs/>
          <w:sz w:val="18"/>
          <w:szCs w:val="18"/>
          <w:rPrChange w:id="421" w:author="Balaena Institute whitehead" w:date="2025-07-25T12:58:00Z" w16du:dateUtc="2025-07-25T15:58:00Z">
            <w:rPr/>
          </w:rPrChange>
        </w:rPr>
        <w:fldChar w:fldCharType="begin"/>
      </w:r>
      <w:r w:rsidRPr="00207D2A">
        <w:rPr>
          <w:rFonts w:eastAsiaTheme="minorHAnsi" w:cs="Times New Roman"/>
          <w:b/>
          <w:bCs/>
          <w:sz w:val="18"/>
          <w:szCs w:val="18"/>
          <w:rPrChange w:id="422"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423" w:author="Balaena Institute whitehead" w:date="2025-07-25T12:58:00Z" w16du:dateUtc="2025-07-25T15:58:00Z">
            <w:rPr/>
          </w:rPrChange>
        </w:rPr>
        <w:fldChar w:fldCharType="separate"/>
      </w:r>
      <w:ins w:id="424" w:author="Ana Eguiguren" w:date="2025-09-24T20:34:00Z" w16du:dateUtc="2025-09-24T23:34:00Z">
        <w:r w:rsidR="00C00B6C">
          <w:rPr>
            <w:rFonts w:eastAsiaTheme="minorHAnsi" w:cs="Times New Roman"/>
            <w:b/>
            <w:bCs/>
            <w:noProof/>
            <w:sz w:val="18"/>
            <w:szCs w:val="18"/>
          </w:rPr>
          <w:t>3</w:t>
        </w:r>
      </w:ins>
      <w:r w:rsidRPr="00207D2A">
        <w:rPr>
          <w:rFonts w:eastAsiaTheme="minorHAnsi" w:cs="Times New Roman"/>
          <w:b/>
          <w:bCs/>
          <w:sz w:val="18"/>
          <w:szCs w:val="18"/>
          <w:rPrChange w:id="425" w:author="Balaena Institute whitehead" w:date="2025-07-25T12:58:00Z" w16du:dateUtc="2025-07-25T15:58:00Z">
            <w:rPr/>
          </w:rPrChange>
        </w:rPr>
        <w:fldChar w:fldCharType="end"/>
      </w:r>
      <w:bookmarkEnd w:id="418"/>
      <w:r w:rsidRPr="00207D2A">
        <w:rPr>
          <w:rFonts w:eastAsiaTheme="minorHAnsi" w:cs="Times New Roman"/>
          <w:b/>
          <w:bCs/>
          <w:sz w:val="18"/>
          <w:szCs w:val="18"/>
          <w:rPrChange w:id="426" w:author="Balaena Institute whitehead" w:date="2025-07-25T12:58:00Z" w16du:dateUtc="2025-07-25T15:58:00Z">
            <w:rPr/>
          </w:rPrChange>
        </w:rPr>
        <w:t>.</w:t>
      </w:r>
      <w:r w:rsidRPr="00207D2A">
        <w:rPr>
          <w:rFonts w:eastAsiaTheme="minorHAnsi" w:cs="Times New Roman"/>
          <w:sz w:val="18"/>
          <w:szCs w:val="18"/>
          <w:rPrChange w:id="427" w:author="Balaena Institute whitehead" w:date="2025-07-25T12:58:00Z" w16du:dateUtc="2025-07-25T15:58:00Z">
            <w:rPr/>
          </w:rPrChange>
        </w:rPr>
        <w:t xml:space="preserve"> </w:t>
      </w:r>
      <w:bookmarkStart w:id="428" w:name="_Hlk203128466"/>
      <w:r w:rsidRPr="00207D2A">
        <w:rPr>
          <w:rFonts w:eastAsiaTheme="minorHAnsi" w:cs="Times New Roman"/>
          <w:i w:val="0"/>
          <w:iCs w:val="0"/>
          <w:sz w:val="18"/>
          <w:szCs w:val="18"/>
          <w:rPrChange w:id="429"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430"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431"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432" w:author="Balaena Institute whitehead" w:date="2025-07-25T12:58:00Z" w16du:dateUtc="2025-07-25T15:58:00Z">
            <w:rPr/>
          </w:rPrChange>
        </w:rPr>
        <w:t>NR</w:t>
      </w:r>
      <w:r w:rsidRPr="00207D2A">
        <w:rPr>
          <w:rFonts w:eastAsiaTheme="minorHAnsi" w:cs="Times New Roman"/>
          <w:sz w:val="18"/>
          <w:szCs w:val="18"/>
          <w:vertAlign w:val="subscript"/>
          <w:rPrChange w:id="433"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434"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435"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436"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437"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438"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439"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440"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441" w:author="Balaena Institute whitehead" w:date="2025-07-25T12:58:00Z" w16du:dateUtc="2025-07-25T15:58:00Z">
            <w:rPr>
              <w:i w:val="0"/>
              <w:iCs w:val="0"/>
            </w:rPr>
          </w:rPrChange>
        </w:rPr>
        <w:t xml:space="preserve"> (N simulations = 1000), horizontal error bars show the corresponding 95% CI length range, and vertical error bars show the</w:t>
      </w:r>
      <w:ins w:id="442" w:author="Balaena Institute whitehead" w:date="2025-09-25T10:45:00Z" w16du:dateUtc="2025-09-25T13:45:00Z">
        <w:r w:rsidR="0056733A">
          <w:rPr>
            <w:rFonts w:eastAsiaTheme="minorHAnsi" w:cs="Times New Roman"/>
            <w:i w:val="0"/>
            <w:iCs w:val="0"/>
            <w:sz w:val="18"/>
            <w:szCs w:val="18"/>
          </w:rPr>
          <w:t xml:space="preserve"> bootstrapped</w:t>
        </w:r>
      </w:ins>
      <w:r w:rsidR="003752AB" w:rsidRPr="00207D2A">
        <w:rPr>
          <w:rFonts w:eastAsiaTheme="minorHAnsi" w:cs="Times New Roman"/>
          <w:i w:val="0"/>
          <w:iCs w:val="0"/>
          <w:sz w:val="18"/>
          <w:szCs w:val="18"/>
          <w:rPrChange w:id="443" w:author="Balaena Institute whitehead" w:date="2025-07-25T12:58:00Z" w16du:dateUtc="2025-07-25T15:58:00Z">
            <w:rPr>
              <w:i w:val="0"/>
              <w:iCs w:val="0"/>
            </w:rPr>
          </w:rPrChange>
        </w:rPr>
        <w:t xml:space="preserve"> 95% CI </w:t>
      </w:r>
      <w:r w:rsidR="003752AB" w:rsidRPr="00207D2A">
        <w:rPr>
          <w:rFonts w:eastAsiaTheme="minorHAnsi" w:cs="Times New Roman"/>
          <w:sz w:val="18"/>
          <w:szCs w:val="18"/>
          <w:rPrChange w:id="444" w:author="Balaena Institute whitehead" w:date="2025-07-25T12:58:00Z" w16du:dateUtc="2025-07-25T15:58:00Z">
            <w:rPr/>
          </w:rPrChange>
        </w:rPr>
        <w:t>NR</w:t>
      </w:r>
      <w:r w:rsidR="003752AB" w:rsidRPr="00207D2A">
        <w:rPr>
          <w:rFonts w:eastAsiaTheme="minorHAnsi" w:cs="Times New Roman"/>
          <w:sz w:val="18"/>
          <w:szCs w:val="18"/>
          <w:vertAlign w:val="subscript"/>
          <w:rPrChange w:id="445"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446"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447"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448"/>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428"/>
      <w:commentRangeEnd w:id="448"/>
      <w:r w:rsidR="00B46BCD">
        <w:rPr>
          <w:rStyle w:val="CommentReference"/>
          <w:rFonts w:eastAsiaTheme="minorHAnsi" w:cs="Times New Roman"/>
          <w:i w:val="0"/>
          <w:iCs w:val="0"/>
        </w:rPr>
        <w:commentReference w:id="448"/>
      </w:r>
    </w:p>
    <w:p w14:paraId="2B668A0F" w14:textId="77777777" w:rsidR="0063179E" w:rsidRPr="00AD46A2" w:rsidRDefault="0063179E">
      <w:pPr>
        <w:pPrChange w:id="449"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450"/>
      <w:commentRangeEnd w:id="450"/>
      <w:r w:rsidRPr="00207D2A">
        <w:rPr>
          <w:rStyle w:val="CommentReference"/>
          <w:i w:val="0"/>
          <w:iCs w:val="0"/>
        </w:rPr>
        <w:commentReference w:id="450"/>
      </w:r>
      <w:commentRangeEnd w:id="419"/>
      <w:r w:rsidR="00723C89" w:rsidRPr="00207D2A">
        <w:rPr>
          <w:rStyle w:val="CommentReference"/>
          <w:i w:val="0"/>
          <w:iCs w:val="0"/>
        </w:rPr>
        <w:commentReference w:id="419"/>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57B7EC4" w:rsidR="00583D2A" w:rsidRPr="003878CE" w:rsidRDefault="003878CE" w:rsidP="00583D2A">
      <w:pPr>
        <w:rPr>
          <w:rFonts w:eastAsiaTheme="minorEastAsia"/>
          <w:rPrChange w:id="451" w:author="Ana Eguiguren" w:date="2025-09-02T19:32:00Z" w16du:dateUtc="2025-09-02T22:32:00Z">
            <w:rPr/>
          </w:rPrChange>
        </w:rPr>
      </w:pPr>
      <w:commentRangeStart w:id="452"/>
      <w:ins w:id="453"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454"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455"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452"/>
        <w:r>
          <w:rPr>
            <w:rStyle w:val="CommentReference"/>
          </w:rPr>
          <w:commentReference w:id="452"/>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56" w:author="Ana Eguiguren" w:date="2025-09-24T20:34:00Z" w16du:dateUtc="2025-09-24T23:34:00Z">
        <w:r w:rsidR="00C00B6C" w:rsidRPr="00207D2A">
          <w:rPr>
            <w:b/>
            <w:bCs/>
            <w:rPrChange w:id="457" w:author="Balaena Institute whitehead" w:date="2025-07-25T12:58:00Z" w16du:dateUtc="2025-07-25T15:58:00Z">
              <w:rPr/>
            </w:rPrChange>
          </w:rPr>
          <w:t xml:space="preserve">Figure </w:t>
        </w:r>
        <w:r w:rsidR="00C00B6C">
          <w:rPr>
            <w:b/>
            <w:bCs/>
          </w:rPr>
          <w:t>4</w:t>
        </w:r>
      </w:ins>
      <w:del w:id="458"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59" w:author="Ana Eguiguren" w:date="2025-09-24T20:34:00Z" w16du:dateUtc="2025-09-24T23:34:00Z">
        <w:r w:rsidR="00C00B6C" w:rsidRPr="00207D2A">
          <w:rPr>
            <w:b/>
            <w:bCs/>
          </w:rPr>
          <w:t xml:space="preserve">Figure </w:t>
        </w:r>
        <w:r w:rsidR="00C00B6C">
          <w:rPr>
            <w:b/>
            <w:bCs/>
            <w:noProof/>
          </w:rPr>
          <w:t>5</w:t>
        </w:r>
      </w:ins>
      <w:del w:id="460"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61" w:author="Ana Eguiguren" w:date="2025-09-24T20:34:00Z" w16du:dateUtc="2025-09-24T23:34:00Z">
        <w:r w:rsidR="00C00B6C" w:rsidRPr="00207D2A">
          <w:rPr>
            <w:b/>
            <w:bCs/>
          </w:rPr>
          <w:t xml:space="preserve">Figure </w:t>
        </w:r>
      </w:ins>
      <w:del w:id="462"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ins w:id="463" w:author="Ana Eguiguren" w:date="2025-09-24T20:05:00Z" w16du:dateUtc="2025-09-24T23:05:00Z">
        <w:r w:rsidR="00A64159">
          <w:rPr>
            <w:b/>
            <w:bCs/>
          </w:rPr>
          <w:t>6</w:t>
        </w:r>
      </w:ins>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del w:id="464" w:author="Ana Eguiguren" w:date="2025-09-24T20:05:00Z" w16du:dateUtc="2025-09-24T23:05:00Z">
        <w:r w:rsidR="00583D2A" w:rsidRPr="00207D2A" w:rsidDel="00A64159">
          <w:delText xml:space="preserve">generally </w:delText>
        </w:r>
      </w:del>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65"/>
      <w:commentRangeStart w:id="466"/>
      <w:commentRangeStart w:id="467"/>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68" w:author="Ana Eguiguren" w:date="2025-09-24T20:34:00Z" w16du:dateUtc="2025-09-24T23:34:00Z">
        <w:r w:rsidR="00C00B6C" w:rsidRPr="00207D2A">
          <w:rPr>
            <w:b/>
            <w:bCs/>
            <w:rPrChange w:id="469" w:author="Balaena Institute whitehead" w:date="2025-07-25T12:58:00Z" w16du:dateUtc="2025-07-25T15:58:00Z">
              <w:rPr/>
            </w:rPrChange>
          </w:rPr>
          <w:t xml:space="preserve">Figure </w:t>
        </w:r>
        <w:r w:rsidR="00C00B6C">
          <w:rPr>
            <w:b/>
            <w:bCs/>
          </w:rPr>
          <w:t>4</w:t>
        </w:r>
      </w:ins>
      <w:del w:id="470"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ins w:id="471" w:author="Ana Eguiguren" w:date="2025-09-24T20:05:00Z" w16du:dateUtc="2025-09-24T23:05:00Z">
        <w:r w:rsidR="00A64159">
          <w:t>Additionally,</w:t>
        </w:r>
      </w:ins>
      <w:commentRangeStart w:id="472"/>
      <w:del w:id="473" w:author="Ana Eguiguren" w:date="2025-09-16T21:14:00Z" w16du:dateUtc="2025-09-17T00:14:00Z">
        <w:r w:rsidR="006E66B8" w:rsidRPr="00207D2A" w:rsidDel="00855069">
          <w:delText>In fact,</w:delText>
        </w:r>
      </w:del>
      <w:r w:rsidR="00C74251">
        <w:t xml:space="preserve"> </w:t>
      </w:r>
      <w:commentRangeEnd w:id="472"/>
      <w:r w:rsidR="00B46BCD">
        <w:rPr>
          <w:rStyle w:val="CommentReference"/>
        </w:rPr>
        <w:commentReference w:id="472"/>
      </w:r>
      <w:ins w:id="474" w:author="Ana Eguiguren" w:date="2025-09-24T20:05:00Z" w16du:dateUtc="2025-09-24T23:05:00Z">
        <w:r w:rsidR="00A64159">
          <w:t>f</w:t>
        </w:r>
      </w:ins>
      <w:del w:id="475"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 xml:space="preserve">Figures </w:t>
      </w:r>
      <w:del w:id="476" w:author="Ana Eguiguren" w:date="2025-09-24T20:06:00Z" w16du:dateUtc="2025-09-24T23:06:00Z">
        <w:r w:rsidR="001E274D" w:rsidRPr="00207D2A" w:rsidDel="00A64159">
          <w:rPr>
            <w:b/>
            <w:bCs/>
          </w:rPr>
          <w:delText xml:space="preserve">4 </w:delText>
        </w:r>
      </w:del>
      <w:del w:id="477" w:author="Ana Eguiguren" w:date="2025-09-24T20:05:00Z" w16du:dateUtc="2025-09-24T23:05:00Z">
        <w:r w:rsidR="001E274D" w:rsidRPr="00207D2A" w:rsidDel="00A64159">
          <w:rPr>
            <w:b/>
            <w:bCs/>
          </w:rPr>
          <w:delText xml:space="preserve">&amp; </w:delText>
        </w:r>
      </w:del>
      <w:r w:rsidR="001E274D" w:rsidRPr="00207D2A">
        <w:rPr>
          <w:b/>
          <w:bCs/>
        </w:rPr>
        <w:t>5</w:t>
      </w:r>
      <w:r w:rsidR="00922BBE" w:rsidRPr="00207D2A">
        <w:t xml:space="preserve">), and thus the logistic model </w:t>
      </w:r>
      <w:del w:id="478" w:author="Ana Eguiguren" w:date="2025-09-24T20:06:00Z" w16du:dateUtc="2025-09-24T23:06:00Z">
        <w:r w:rsidR="00922BBE" w:rsidRPr="00207D2A" w:rsidDel="00A64159">
          <w:delText xml:space="preserve">is </w:delText>
        </w:r>
      </w:del>
      <w:ins w:id="479" w:author="Ana Eguiguren" w:date="2025-09-24T20:06:00Z" w16du:dateUtc="2025-09-24T23:06:00Z">
        <w:r w:rsidR="00A64159">
          <w:t>may be</w:t>
        </w:r>
        <w:r w:rsidR="00A64159" w:rsidRPr="00207D2A">
          <w:t xml:space="preserve"> </w:t>
        </w:r>
      </w:ins>
      <w:r w:rsidR="00922BBE" w:rsidRPr="00207D2A">
        <w:t>an unnecessary elaboration</w:t>
      </w:r>
      <w:ins w:id="480" w:author="Ana Eguiguren" w:date="2025-09-24T20:07:00Z" w16du:dateUtc="2025-09-24T23:07:00Z">
        <w:r w:rsidR="00AD19E4">
          <w:t>.</w:t>
        </w:r>
      </w:ins>
      <w:r w:rsidR="00922BBE" w:rsidRPr="00207D2A">
        <w:t xml:space="preserve"> </w:t>
      </w:r>
      <w:ins w:id="481" w:author="Ana Eguiguren" w:date="2025-09-24T20:07:00Z" w16du:dateUtc="2025-09-24T23:07:00Z">
        <w:r w:rsidR="00AD19E4">
          <w:t xml:space="preserve">This is </w:t>
        </w:r>
      </w:ins>
      <w:del w:id="482" w:author="Ana Eguiguren" w:date="2025-09-24T20:06:00Z" w16du:dateUtc="2025-09-24T23:06:00Z">
        <w:r w:rsidR="00922BBE" w:rsidRPr="00207D2A" w:rsidDel="00A64159">
          <w:delText>(</w:delText>
        </w:r>
      </w:del>
      <w:r w:rsidR="00922BBE" w:rsidRPr="00207D2A">
        <w:t xml:space="preserve">also </w:t>
      </w:r>
      <w:ins w:id="483" w:author="Ana Eguiguren" w:date="2025-09-24T20:07:00Z" w16du:dateUtc="2025-09-24T23:07:00Z">
        <w:r w:rsidR="00AD19E4">
          <w:t xml:space="preserve">supported by </w:t>
        </w:r>
      </w:ins>
      <w:del w:id="484" w:author="Ana Eguiguren" w:date="2025-09-24T20:07:00Z" w16du:dateUtc="2025-09-24T23:07:00Z">
        <w:r w:rsidR="00922BBE" w:rsidRPr="00207D2A" w:rsidDel="00AD19E4">
          <w:delText xml:space="preserve">indicated by </w:delText>
        </w:r>
      </w:del>
      <w:del w:id="485" w:author="Ana Eguiguren" w:date="2025-09-24T20:06:00Z" w16du:dateUtc="2025-09-24T23:06:00Z">
        <w:r w:rsidR="00922BBE" w:rsidRPr="00207D2A" w:rsidDel="00A64159">
          <w:rPr>
            <w:i/>
            <w:iCs/>
          </w:rPr>
          <w:delText>mr</w:delText>
        </w:r>
        <w:r w:rsidR="00922BBE" w:rsidRPr="00207D2A" w:rsidDel="00A64159">
          <w:delText>=~0</w:delText>
        </w:r>
        <w:r w:rsidR="00897888" w:rsidRPr="00207D2A" w:rsidDel="00A64159">
          <w:delText xml:space="preserve">, </w:delText>
        </w:r>
        <w:r w:rsidR="00897888" w:rsidRPr="00207D2A" w:rsidDel="00A64159">
          <w:rPr>
            <w:b/>
            <w:bCs/>
          </w:rPr>
          <w:delText>Supplementary Table S</w:delText>
        </w:r>
        <w:r w:rsidR="00C744D6" w:rsidDel="00A64159">
          <w:rPr>
            <w:b/>
            <w:bCs/>
          </w:rPr>
          <w:delText>3</w:delText>
        </w:r>
        <w:r w:rsidR="000F59CE" w:rsidRPr="00207D2A" w:rsidDel="00A64159">
          <w:rPr>
            <w:b/>
            <w:bCs/>
          </w:rPr>
          <w:delText xml:space="preserve"> - 3</w:delText>
        </w:r>
        <w:r w:rsidR="00922BBE" w:rsidRPr="00207D2A" w:rsidDel="00A64159">
          <w:delText xml:space="preserve">), and </w:delText>
        </w:r>
        <w:r w:rsidR="00922BBE" w:rsidRPr="00207D2A" w:rsidDel="00A64159">
          <w:rPr>
            <w:i/>
            <w:iCs/>
          </w:rPr>
          <w:delText>max</w:delText>
        </w:r>
        <w:r w:rsidR="00922BBE" w:rsidRPr="00207D2A" w:rsidDel="00A64159">
          <w:rPr>
            <w:i/>
            <w:iCs/>
            <w:vertAlign w:val="subscript"/>
          </w:rPr>
          <w:delText>m</w:delText>
        </w:r>
        <w:r w:rsidR="00922BBE" w:rsidRPr="00207D2A" w:rsidDel="00A64159">
          <w:delText xml:space="preserve"> is meaningless (indicated by</w:delText>
        </w:r>
      </w:del>
      <w:del w:id="486" w:author="Ana Eguiguren" w:date="2025-09-24T20:07:00Z" w16du:dateUtc="2025-09-24T23:07:00Z">
        <w:r w:rsidR="00922BBE" w:rsidRPr="00207D2A" w:rsidDel="00AD19E4">
          <w:delText xml:space="preserve"> </w:delText>
        </w:r>
      </w:del>
      <w:proofErr w:type="spellStart"/>
      <w:r w:rsidR="00922BBE" w:rsidRPr="00207D2A">
        <w:rPr>
          <w:i/>
          <w:iCs/>
        </w:rPr>
        <w:t>max</w:t>
      </w:r>
      <w:r w:rsidR="00922BBE" w:rsidRPr="00207D2A">
        <w:rPr>
          <w:i/>
          <w:iCs/>
          <w:vertAlign w:val="subscript"/>
        </w:rPr>
        <w:t>m</w:t>
      </w:r>
      <w:proofErr w:type="spellEnd"/>
      <w:r w:rsidR="00922BBE" w:rsidRPr="00207D2A">
        <w:t xml:space="preserve"> </w:t>
      </w:r>
      <w:ins w:id="487" w:author="Ana Eguiguren" w:date="2025-09-24T20:07:00Z" w16du:dateUtc="2025-09-24T23:07:00Z">
        <w:r w:rsidR="00A64159">
          <w:t xml:space="preserve">often </w:t>
        </w:r>
      </w:ins>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88" w:author="Ana Eguiguren" w:date="2025-09-24T20:34:00Z" w16du:dateUtc="2025-09-24T23:34:00Z">
        <w:r w:rsidR="00C00B6C" w:rsidRPr="00207D2A">
          <w:rPr>
            <w:b/>
            <w:bCs/>
            <w:rPrChange w:id="489" w:author="Balaena Institute whitehead" w:date="2025-07-25T12:58:00Z" w16du:dateUtc="2025-07-25T15:58:00Z">
              <w:rPr/>
            </w:rPrChange>
          </w:rPr>
          <w:t xml:space="preserve">Figure </w:t>
        </w:r>
        <w:r w:rsidR="00C00B6C">
          <w:rPr>
            <w:b/>
            <w:bCs/>
          </w:rPr>
          <w:t>4</w:t>
        </w:r>
      </w:ins>
      <w:del w:id="490" w:author="Ana Eguiguren" w:date="2025-09-02T19:44:00Z" w16du:dateUtc="2025-09-02T22:44:00Z">
        <w:r w:rsidR="001E274D" w:rsidRPr="00207D2A" w:rsidDel="000A294B">
          <w:rPr>
            <w:b/>
            <w:bCs/>
            <w:rPrChange w:id="491" w:author="Balaena Institute whitehead" w:date="2025-07-25T12:58:00Z" w16du:dateUtc="2025-07-25T15:58:00Z">
              <w:rPr/>
            </w:rPrChange>
          </w:rPr>
          <w:delText xml:space="preserve">Figure </w:delText>
        </w:r>
        <w:r w:rsidR="001E274D" w:rsidRPr="00207D2A" w:rsidDel="000A294B">
          <w:rPr>
            <w:b/>
            <w:bCs/>
            <w:rPrChange w:id="492"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65"/>
      <w:r w:rsidR="00547F4B" w:rsidRPr="00207D2A">
        <w:rPr>
          <w:rStyle w:val="CommentReference"/>
        </w:rPr>
        <w:commentReference w:id="465"/>
      </w:r>
      <w:commentRangeEnd w:id="466"/>
      <w:r w:rsidR="00B46BCD">
        <w:rPr>
          <w:rStyle w:val="CommentReference"/>
        </w:rPr>
        <w:commentReference w:id="466"/>
      </w:r>
      <w:commentRangeEnd w:id="467"/>
      <w:r w:rsidR="00B05530">
        <w:rPr>
          <w:rStyle w:val="CommentReference"/>
        </w:rPr>
        <w:commentReference w:id="467"/>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207D2A" w:rsidRDefault="00897888" w:rsidP="00897888">
      <w:pPr>
        <w:pStyle w:val="Caption"/>
        <w:rPr>
          <w:i w:val="0"/>
          <w:iCs w:val="0"/>
          <w:color w:val="auto"/>
        </w:rPr>
      </w:pPr>
      <w:bookmarkStart w:id="493" w:name="_Ref203140158"/>
      <w:bookmarkStart w:id="494" w:name="_Ref203140152"/>
      <w:r w:rsidRPr="00207D2A">
        <w:rPr>
          <w:b/>
          <w:bCs/>
          <w:color w:val="auto"/>
          <w:rPrChange w:id="495"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96" w:author="Balaena Institute whitehead" w:date="2025-07-25T12:58:00Z" w16du:dateUtc="2025-07-25T15:58:00Z">
            <w:rPr/>
          </w:rPrChange>
        </w:rPr>
        <w:instrText xml:space="preserve"> SEQ Figure \* ARABIC </w:instrText>
      </w:r>
      <w:r w:rsidRPr="00CF02DB">
        <w:rPr>
          <w:b/>
          <w:bCs/>
          <w:color w:val="auto"/>
        </w:rPr>
        <w:fldChar w:fldCharType="separate"/>
      </w:r>
      <w:ins w:id="497" w:author="Ana Eguiguren" w:date="2025-09-24T20:34:00Z" w16du:dateUtc="2025-09-24T23:34:00Z">
        <w:r w:rsidR="00C00B6C">
          <w:rPr>
            <w:b/>
            <w:bCs/>
            <w:noProof/>
            <w:color w:val="auto"/>
          </w:rPr>
          <w:t>4</w:t>
        </w:r>
      </w:ins>
      <w:r w:rsidRPr="00CF02DB">
        <w:rPr>
          <w:b/>
          <w:bCs/>
          <w:color w:val="auto"/>
        </w:rPr>
        <w:fldChar w:fldCharType="end"/>
      </w:r>
      <w:bookmarkEnd w:id="493"/>
      <w:r w:rsidRPr="00CF02DB">
        <w:rPr>
          <w:b/>
          <w:bCs/>
          <w:color w:val="auto"/>
        </w:rPr>
        <w:t>.</w:t>
      </w:r>
      <w:r w:rsidR="00800531" w:rsidRPr="00207D2A">
        <w:rPr>
          <w:b/>
          <w:bCs/>
          <w:color w:val="auto"/>
        </w:rPr>
        <w:t xml:space="preserve"> </w:t>
      </w:r>
      <w:r w:rsidRPr="00207D2A">
        <w:rPr>
          <w:i w:val="0"/>
          <w:iCs w:val="0"/>
          <w:color w:val="auto"/>
        </w:rPr>
        <w:t>Distribution of bootstrapped parameter estimates mode</w:t>
      </w:r>
      <w:ins w:id="498" w:author="Balaena Institute whitehead" w:date="2025-09-25T10:46:00Z" w16du:dateUtc="2025-09-25T13:46:00Z">
        <w:r w:rsidR="0056733A">
          <w:rPr>
            <w:i w:val="0"/>
            <w:iCs w:val="0"/>
            <w:color w:val="auto"/>
          </w:rPr>
          <w:t>l</w:t>
        </w:r>
      </w:ins>
      <w:r w:rsidRPr="00207D2A">
        <w:rPr>
          <w:i w:val="0"/>
          <w:iCs w:val="0"/>
          <w:color w:val="auto"/>
        </w:rPr>
        <w:t>ling the growth rate of females and small males (≤ 6 m) (</w:t>
      </w:r>
      <w:proofErr w:type="spellStart"/>
      <w:r w:rsidRPr="00207D2A">
        <w:rPr>
          <w:color w:val="auto"/>
          <w:rPrChange w:id="499"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500"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501" w:author="Balaena Institute whitehead" w:date="2025-07-25T12:58:00Z" w16du:dateUtc="2025-07-25T15:58:00Z">
            <w:rPr>
              <w:i w:val="0"/>
              <w:iCs w:val="0"/>
              <w:color w:val="auto"/>
            </w:rPr>
          </w:rPrChange>
        </w:rPr>
        <w:t>max</w:t>
      </w:r>
      <w:r w:rsidRPr="00207D2A">
        <w:rPr>
          <w:color w:val="auto"/>
          <w:vertAlign w:val="subscript"/>
          <w:rPrChange w:id="502"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503"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504"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505" w:author="Balaena Institute whitehead" w:date="2025-07-25T12:58:00Z" w16du:dateUtc="2025-07-25T15:58:00Z">
            <w:rPr>
              <w:i w:val="0"/>
              <w:iCs w:val="0"/>
              <w:color w:val="auto"/>
            </w:rPr>
          </w:rPrChange>
        </w:rPr>
        <w:t>max</w:t>
      </w:r>
      <w:r w:rsidRPr="00207D2A">
        <w:rPr>
          <w:color w:val="auto"/>
          <w:vertAlign w:val="subscript"/>
          <w:rPrChange w:id="506"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94"/>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507"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42B72C63" w:rsidR="00583D2A" w:rsidRPr="00207D2A" w:rsidRDefault="00583D2A" w:rsidP="00583D2A">
      <w:pPr>
        <w:pStyle w:val="Caption"/>
      </w:pPr>
      <w:bookmarkStart w:id="508"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508"/>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509"/>
      <w:r w:rsidRPr="00207D2A">
        <w:rPr>
          <w:i w:val="0"/>
          <w:iCs w:val="0"/>
          <w:color w:val="auto"/>
        </w:rPr>
        <w:t xml:space="preserve"> base of the dorsal fin</w:t>
      </w:r>
      <w:r w:rsidR="00FC74A0" w:rsidRPr="00207D2A">
        <w:rPr>
          <w:i w:val="0"/>
          <w:iCs w:val="0"/>
          <w:color w:val="auto"/>
        </w:rPr>
        <w:t xml:space="preserve"> </w:t>
      </w:r>
      <w:commentRangeEnd w:id="509"/>
      <w:r w:rsidR="000023FA">
        <w:rPr>
          <w:rStyle w:val="CommentReference"/>
          <w:i w:val="0"/>
          <w:iCs w:val="0"/>
          <w:color w:val="auto"/>
        </w:rPr>
        <w:commentReference w:id="509"/>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510"/>
      <w:r w:rsidRPr="00207D2A">
        <w:rPr>
          <w:color w:val="auto"/>
        </w:rPr>
        <w:t>R</w:t>
      </w:r>
      <w:r w:rsidR="000023FA" w:rsidRPr="000023FA">
        <w:rPr>
          <w:color w:val="auto"/>
          <w:vertAlign w:val="subscript"/>
          <w:rPrChange w:id="511"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510"/>
      <w:r w:rsidRPr="00207D2A">
        <w:rPr>
          <w:rStyle w:val="CommentReference"/>
          <w:i w:val="0"/>
          <w:iCs w:val="0"/>
          <w:color w:val="auto"/>
        </w:rPr>
        <w:commentReference w:id="510"/>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269FE841" w:rsidR="00866EC2" w:rsidRPr="00866EC2" w:rsidRDefault="00583D2A" w:rsidP="00583D2A">
      <w:pPr>
        <w:rPr>
          <w:ins w:id="512" w:author="Ana Eguiguren" w:date="2025-09-24T20:36:00Z" w16du:dateUtc="2025-09-24T23:36:00Z"/>
        </w:rPr>
      </w:pPr>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513"/>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513"/>
      <w:r w:rsidR="000023FA">
        <w:rPr>
          <w:rStyle w:val="CommentReference"/>
        </w:rPr>
        <w:commentReference w:id="513"/>
      </w:r>
      <w:ins w:id="514" w:author="Ana Eguiguren" w:date="2025-09-24T20:10:00Z" w16du:dateUtc="2025-09-24T23:10:00Z">
        <w:r w:rsidR="007479DB">
          <w:t xml:space="preserve">a </w:t>
        </w:r>
      </w:ins>
      <w:r w:rsidRPr="00207D2A">
        <w:t>high probability</w:t>
      </w:r>
      <w:r w:rsidR="003C2CB8" w:rsidRPr="00207D2A">
        <w:t xml:space="preserve"> (</w:t>
      </w:r>
      <w:r w:rsidR="003C2CB8" w:rsidRPr="00207D2A">
        <w:rPr>
          <w:i/>
          <w:iCs/>
        </w:rPr>
        <w:t>P(f) &gt; 0.95</w:t>
      </w:r>
      <w:r w:rsidR="003C2CB8" w:rsidRPr="00207D2A">
        <w:t xml:space="preserve">) </w:t>
      </w:r>
      <w:r w:rsidRPr="00207D2A">
        <w:t xml:space="preserve">of </w:t>
      </w:r>
      <w:del w:id="515" w:author="Ana Eguiguren" w:date="2025-09-24T20:10:00Z" w16du:dateUtc="2025-09-24T23:10:00Z">
        <w:r w:rsidRPr="00207D2A" w:rsidDel="007479DB">
          <w:delText xml:space="preserve">an individual </w:delText>
        </w:r>
      </w:del>
      <w:r w:rsidRPr="00207D2A">
        <w:t>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ins w:id="516" w:author="Ana Eguiguren" w:date="2025-09-24T20:37:00Z" w16du:dateUtc="2025-09-24T23:37:00Z">
        <w:r w:rsidR="00866EC2">
          <w:rPr>
            <w:i/>
            <w:iCs/>
            <w:vertAlign w:val="subscript"/>
          </w:rPr>
          <w:t xml:space="preserve"> </w:t>
        </w:r>
        <w:r w:rsidR="00866EC2">
          <w:t>(</w:t>
        </w:r>
        <w:r w:rsidR="00866EC2">
          <w:rPr>
            <w:b/>
            <w:bCs/>
          </w:rPr>
          <w:t>Figure 6)</w:t>
        </w:r>
      </w:ins>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517"/>
      <w:r w:rsidR="003C2CB8" w:rsidRPr="00207D2A">
        <w:t>exceeding the maximum recorded female length</w:t>
      </w:r>
      <w:commentRangeEnd w:id="517"/>
      <w:r w:rsidR="000023FA">
        <w:rPr>
          <w:rStyle w:val="CommentReference"/>
        </w:rPr>
        <w:commentReference w:id="517"/>
      </w:r>
      <w:ins w:id="518" w:author="Christine K" w:date="2025-08-09T14:13:00Z" w16du:dateUtc="2025-08-09T21:13:00Z">
        <w:r w:rsidR="000023FA">
          <w:t xml:space="preserve"> </w:t>
        </w:r>
        <w:del w:id="519" w:author="Ana Eguiguren" w:date="2025-09-16T21:21:00Z" w16du:dateUtc="2025-09-17T00:21:00Z">
          <w:r w:rsidR="000023FA" w:rsidDel="00B05530">
            <w:delText>of X m</w:delText>
          </w:r>
        </w:del>
      </w:ins>
      <w:ins w:id="520"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ins w:id="521" w:author="Ana Eguiguren" w:date="2025-09-24T20:36:00Z" w16du:dateUtc="2025-09-24T23:36:00Z">
        <w:r w:rsidR="00866EC2">
          <w:t xml:space="preserve">Both </w:t>
        </w:r>
      </w:ins>
      <w:ins w:id="522" w:author="Ana Eguiguren" w:date="2025-09-24T20:37:00Z" w16du:dateUtc="2025-09-24T23:37:00Z">
        <w:r w:rsidR="00866EC2">
          <w:t>individuals</w:t>
        </w:r>
      </w:ins>
      <w:ins w:id="523" w:author="Ana Eguiguren" w:date="2025-09-24T20:36:00Z" w16du:dateUtc="2025-09-24T23:36:00Z">
        <w:r w:rsidR="00866EC2">
          <w:t xml:space="preserve"> </w:t>
        </w:r>
      </w:ins>
      <w:ins w:id="524" w:author="Ana Eguiguren" w:date="2025-09-24T20:37:00Z" w16du:dateUtc="2025-09-24T23:37:00Z">
        <w:r w:rsidR="00866EC2">
          <w:t>from</w:t>
        </w:r>
      </w:ins>
      <w:ins w:id="525" w:author="Ana Eguiguren" w:date="2025-09-24T20:36:00Z" w16du:dateUtc="2025-09-24T23:36:00Z">
        <w:r w:rsidR="00866EC2">
          <w:t xml:space="preserve"> the North Atlantic </w:t>
        </w:r>
      </w:ins>
      <w:ins w:id="526" w:author="Ana Eguiguren" w:date="2025-09-24T20:37:00Z" w16du:dateUtc="2025-09-24T23:37:00Z">
        <w:r w:rsidR="00866EC2">
          <w:t>fell within the size range expected for males</w:t>
        </w:r>
      </w:ins>
      <w:ins w:id="527" w:author="Ana Eguiguren" w:date="2025-09-24T20:38:00Z" w16du:dateUtc="2025-09-24T23:38:00Z">
        <w:r w:rsidR="00866EC2">
          <w:t xml:space="preserve"> </w:t>
        </w:r>
      </w:ins>
      <w:ins w:id="528" w:author="Ana Eguiguren" w:date="2025-09-24T20:40:00Z" w16du:dateUtc="2025-09-24T23:40:00Z">
        <w:r w:rsidR="00866EC2">
          <w:t xml:space="preserve">(&gt; 12.5 m), </w:t>
        </w:r>
      </w:ins>
      <w:ins w:id="529" w:author="Ana Eguiguren" w:date="2025-09-24T20:42:00Z" w16du:dateUtc="2025-09-24T23:42:00Z">
        <w:r w:rsidR="004C5026">
          <w:t xml:space="preserve">relatively large </w:t>
        </w:r>
      </w:ins>
      <w:ins w:id="530" w:author="Ana Eguiguren" w:date="2025-09-24T20:40:00Z" w16du:dateUtc="2025-09-24T23:40:00Z">
        <w:r w:rsidR="004C5026" w:rsidRPr="00207D2A">
          <w:rPr>
            <w:i/>
            <w:iCs/>
          </w:rPr>
          <w:t>NR</w:t>
        </w:r>
        <w:r w:rsidR="004C5026" w:rsidRPr="00207D2A">
          <w:rPr>
            <w:i/>
            <w:iCs/>
            <w:vertAlign w:val="subscript"/>
          </w:rPr>
          <w:t>flipper</w:t>
        </w:r>
        <w:r w:rsidR="004C5026">
          <w:t xml:space="preserve"> </w:t>
        </w:r>
      </w:ins>
      <w:ins w:id="531" w:author="Ana Eguiguren" w:date="2025-09-24T20:42:00Z" w16du:dateUtc="2025-09-24T23:42:00Z">
        <w:r w:rsidR="004C5026">
          <w:t>measurements (&gt;</w:t>
        </w:r>
      </w:ins>
      <w:ins w:id="532" w:author="Ana Eguiguren" w:date="2025-09-24T20:40:00Z" w16du:dateUtc="2025-09-24T23:40:00Z">
        <w:r w:rsidR="004C5026">
          <w:t>0.38</w:t>
        </w:r>
      </w:ins>
      <w:ins w:id="533" w:author="Ana Eguiguren" w:date="2025-09-24T20:42:00Z" w16du:dateUtc="2025-09-24T23:42:00Z">
        <w:r w:rsidR="004C5026">
          <w:t>)</w:t>
        </w:r>
      </w:ins>
      <w:ins w:id="534" w:author="Ana Eguiguren" w:date="2025-09-24T20:40:00Z" w16du:dateUtc="2025-09-24T23:40:00Z">
        <w:r w:rsidR="004C5026">
          <w:t xml:space="preserve">, and </w:t>
        </w:r>
      </w:ins>
      <w:ins w:id="535" w:author="Ana Eguiguren" w:date="2025-09-24T20:38:00Z" w16du:dateUtc="2025-09-24T23:38:00Z">
        <w:r w:rsidR="00866EC2">
          <w:rPr>
            <w:i/>
            <w:iCs/>
          </w:rPr>
          <w:t>P(f)</w:t>
        </w:r>
        <w:r w:rsidR="00866EC2">
          <w:t xml:space="preserve"> estimates </w:t>
        </w:r>
      </w:ins>
      <w:ins w:id="536" w:author="Ana Eguiguren" w:date="2025-09-24T20:39:00Z" w16du:dateUtc="2025-09-24T23:39:00Z">
        <w:r w:rsidR="00866EC2">
          <w:t>&lt;0.001</w:t>
        </w:r>
      </w:ins>
      <w:ins w:id="537" w:author="Ana Eguiguren" w:date="2025-09-24T20:43:00Z" w16du:dateUtc="2025-09-24T23:43:00Z">
        <w:r w:rsidR="004C5026">
          <w:t xml:space="preserve"> (</w:t>
        </w:r>
        <w:r w:rsidR="004C5026">
          <w:rPr>
            <w:b/>
            <w:bCs/>
          </w:rPr>
          <w:t>Figure 6</w:t>
        </w:r>
        <w:r w:rsidR="004C5026" w:rsidRPr="00DD5057">
          <w:rPr>
            <w:rPrChange w:id="538" w:author="Ana Eguiguren" w:date="2025-09-24T20:43:00Z" w16du:dateUtc="2025-09-24T23:43:00Z">
              <w:rPr>
                <w:b/>
                <w:bCs/>
              </w:rPr>
            </w:rPrChange>
          </w:rPr>
          <w:t>)</w:t>
        </w:r>
      </w:ins>
      <w:ins w:id="539" w:author="Ana Eguiguren" w:date="2025-09-24T20:39:00Z" w16du:dateUtc="2025-09-24T23:39:00Z">
        <w:r w:rsidR="00866EC2">
          <w:t xml:space="preserve">. </w:t>
        </w:r>
      </w:ins>
    </w:p>
    <w:p w14:paraId="1E855A42" w14:textId="469122C4" w:rsidR="00610477" w:rsidRPr="00610477" w:rsidDel="00866EC2" w:rsidRDefault="001C3A91" w:rsidP="00583D2A">
      <w:pPr>
        <w:rPr>
          <w:del w:id="540" w:author="Ana Eguiguren" w:date="2025-09-24T20:36:00Z" w16du:dateUtc="2025-09-24T23:36:00Z"/>
        </w:rPr>
      </w:pPr>
      <w:del w:id="541" w:author="Ana Eguiguren" w:date="2025-09-24T20:36:00Z" w16du:dateUtc="2025-09-24T23:36:00Z">
        <w:r w:rsidRPr="00207D2A" w:rsidDel="00866EC2">
          <w:lastRenderedPageBreak/>
          <w:delText xml:space="preserve">Images of a sample of individuals and their corresponding </w:delText>
        </w:r>
        <w:r w:rsidRPr="00207D2A" w:rsidDel="00866EC2">
          <w:rPr>
            <w:i/>
            <w:iCs/>
          </w:rPr>
          <w:delText>P(f)</w:delText>
        </w:r>
        <w:r w:rsidRPr="00207D2A" w:rsidDel="00866EC2">
          <w:delText xml:space="preserve"> values are shown in the </w:delText>
        </w:r>
        <w:r w:rsidR="009B17FC" w:rsidRPr="00207D2A" w:rsidDel="00866EC2">
          <w:rPr>
            <w:b/>
            <w:bCs/>
          </w:rPr>
          <w:delText xml:space="preserve">Supplementary Material </w:delText>
        </w:r>
        <w:r w:rsidR="00C744D6" w:rsidDel="00866EC2">
          <w:rPr>
            <w:b/>
            <w:bCs/>
          </w:rPr>
          <w:delText>4</w:delText>
        </w:r>
        <w:r w:rsidRPr="00207D2A" w:rsidDel="00866EC2">
          <w:delText xml:space="preserve">. </w:delText>
        </w:r>
      </w:del>
      <w:ins w:id="542" w:author="Balaena Institute whitehead" w:date="2025-09-04T17:09:00Z" w16du:dateUtc="2025-09-04T20:09:00Z">
        <w:del w:id="543" w:author="Ana Eguiguren" w:date="2025-09-24T20:36:00Z" w16du:dateUtc="2025-09-24T23:36:00Z">
          <w:r w:rsidR="00610477" w:rsidDel="00866EC2">
            <w:rPr>
              <w:i/>
              <w:iCs/>
            </w:rPr>
            <w:delText xml:space="preserve">P(f) </w:delText>
          </w:r>
          <w:r w:rsidR="00610477" w:rsidDel="00866EC2">
            <w:delText xml:space="preserve">estimates were robust to varying </w:delText>
          </w:r>
          <w:r w:rsidR="00610477" w:rsidDel="00866EC2">
            <w:rPr>
              <w:i/>
              <w:iCs/>
            </w:rPr>
            <w:delText xml:space="preserve">chm </w:delText>
          </w:r>
          <w:r w:rsidR="00610477" w:rsidDel="00866EC2">
            <w:delText xml:space="preserve">and </w:delText>
          </w:r>
        </w:del>
      </w:ins>
      <w:ins w:id="544" w:author="Balaena Institute whitehead" w:date="2025-09-04T17:10:00Z" w16du:dateUtc="2025-09-04T20:10:00Z">
        <w:del w:id="545" w:author="Ana Eguiguren" w:date="2025-09-24T20:36:00Z" w16du:dateUtc="2025-09-24T23:36:00Z">
          <w:r w:rsidR="00610477" w:rsidDel="00866EC2">
            <w:delText xml:space="preserve">prior </w:delText>
          </w:r>
          <w:r w:rsidR="00610477" w:rsidDel="00866EC2">
            <w:rPr>
              <w:i/>
              <w:iCs/>
            </w:rPr>
            <w:delText>P(f)</w:delText>
          </w:r>
          <w:r w:rsidR="00610477" w:rsidDel="00866EC2">
            <w:delText xml:space="preserve"> values for most individuals</w:delText>
          </w:r>
        </w:del>
      </w:ins>
      <w:ins w:id="546" w:author="Balaena Institute whitehead" w:date="2025-09-04T17:15:00Z" w16du:dateUtc="2025-09-04T20:15:00Z">
        <w:del w:id="547" w:author="Ana Eguiguren" w:date="2025-09-24T20:36:00Z" w16du:dateUtc="2025-09-24T23:36:00Z">
          <w:r w:rsidR="00610477" w:rsidDel="00866EC2">
            <w:delText xml:space="preserve">, particularly </w:delText>
          </w:r>
        </w:del>
      </w:ins>
      <w:del w:id="548" w:author="Ana Eguiguren" w:date="2025-09-24T20:36:00Z" w16du:dateUtc="2025-09-24T23:36:00Z">
        <w:r w:rsidR="00682A68" w:rsidDel="00866EC2">
          <w:delText xml:space="preserve">for </w:delText>
        </w:r>
      </w:del>
      <w:ins w:id="549" w:author="Balaena Institute whitehead" w:date="2025-09-04T17:15:00Z" w16du:dateUtc="2025-09-04T20:15:00Z">
        <w:del w:id="550" w:author="Ana Eguiguren" w:date="2025-09-24T20:36:00Z" w16du:dateUtc="2025-09-24T23:36:00Z">
          <w:r w:rsidR="00610477" w:rsidDel="00866EC2">
            <w:delText xml:space="preserve">those that had consistently </w:delText>
          </w:r>
        </w:del>
      </w:ins>
      <w:ins w:id="551" w:author="Balaena Institute whitehead" w:date="2025-09-04T17:16:00Z" w16du:dateUtc="2025-09-04T20:16:00Z">
        <w:del w:id="552" w:author="Ana Eguiguren" w:date="2025-09-24T20:36:00Z" w16du:dateUtc="2025-09-24T23:36:00Z">
          <w:r w:rsidR="00610477" w:rsidDel="00866EC2">
            <w:delText xml:space="preserve">either </w:delText>
          </w:r>
        </w:del>
      </w:ins>
      <w:ins w:id="553" w:author="Balaena Institute whitehead" w:date="2025-09-04T17:15:00Z" w16du:dateUtc="2025-09-04T20:15:00Z">
        <w:del w:id="554" w:author="Ana Eguiguren" w:date="2025-09-24T20:36:00Z" w16du:dateUtc="2025-09-24T23:36:00Z">
          <w:r w:rsidR="00610477" w:rsidDel="00866EC2">
            <w:delText>high</w:delText>
          </w:r>
        </w:del>
      </w:ins>
      <w:ins w:id="555" w:author="Balaena Institute whitehead" w:date="2025-09-04T17:16:00Z" w16du:dateUtc="2025-09-04T20:16:00Z">
        <w:del w:id="556" w:author="Ana Eguiguren" w:date="2025-09-24T20:36:00Z" w16du:dateUtc="2025-09-24T23:36:00Z">
          <w:r w:rsidR="00610477" w:rsidDel="00866EC2">
            <w:delText xml:space="preserve"> or low probabilities of being fema</w:delText>
          </w:r>
        </w:del>
      </w:ins>
      <w:ins w:id="557" w:author="Balaena Institute whitehead" w:date="2025-09-04T17:17:00Z" w16du:dateUtc="2025-09-04T20:17:00Z">
        <w:del w:id="558" w:author="Ana Eguiguren" w:date="2025-09-24T20:36:00Z" w16du:dateUtc="2025-09-24T23:36:00Z">
          <w:r w:rsidR="00610477" w:rsidDel="00866EC2">
            <w:delText>l</w:delText>
          </w:r>
        </w:del>
      </w:ins>
      <w:ins w:id="559" w:author="Balaena Institute whitehead" w:date="2025-09-04T17:16:00Z" w16du:dateUtc="2025-09-04T20:16:00Z">
        <w:del w:id="560" w:author="Ana Eguiguren" w:date="2025-09-24T20:36:00Z" w16du:dateUtc="2025-09-24T23:36:00Z">
          <w:r w:rsidR="00610477" w:rsidDel="00866EC2">
            <w:delText>e (</w:delText>
          </w:r>
          <w:r w:rsidR="00610477" w:rsidDel="00866EC2">
            <w:rPr>
              <w:b/>
              <w:bCs/>
            </w:rPr>
            <w:delText>Supplementary Material 4</w:delText>
          </w:r>
          <w:r w:rsidR="00610477" w:rsidDel="00866EC2">
            <w:delText>)</w:delText>
          </w:r>
        </w:del>
      </w:ins>
      <w:ins w:id="561" w:author="Balaena Institute whitehead" w:date="2025-09-04T17:12:00Z" w16du:dateUtc="2025-09-04T20:12:00Z">
        <w:del w:id="562" w:author="Ana Eguiguren" w:date="2025-09-24T20:36:00Z" w16du:dateUtc="2025-09-24T23:36:00Z">
          <w:r w:rsidR="00610477" w:rsidDel="00866EC2">
            <w:delText>.</w:delText>
          </w:r>
        </w:del>
      </w:ins>
      <w:del w:id="563" w:author="Ana Eguiguren" w:date="2025-09-24T20:36:00Z" w16du:dateUtc="2025-09-24T23:36:00Z">
        <w:r w:rsidR="00682A68" w:rsidDel="00866EC2">
          <w:delText xml:space="preserve"> </w:delText>
        </w:r>
      </w:del>
      <w:ins w:id="564" w:author="Balaena Institute whitehead" w:date="2025-09-04T17:12:00Z" w16du:dateUtc="2025-09-04T20:12:00Z">
        <w:del w:id="565" w:author="Ana Eguiguren" w:date="2025-09-24T20:36:00Z" w16du:dateUtc="2025-09-24T23:36:00Z">
          <w:r w:rsidR="00610477" w:rsidDel="00866EC2">
            <w:delText xml:space="preserve">Individuals for which varying parameter values had a </w:delText>
          </w:r>
        </w:del>
      </w:ins>
      <w:ins w:id="566" w:author="Balaena Institute whitehead" w:date="2025-09-04T17:13:00Z" w16du:dateUtc="2025-09-04T20:13:00Z">
        <w:del w:id="567" w:author="Ana Eguiguren" w:date="2025-09-24T20:36:00Z" w16du:dateUtc="2025-09-24T23:36:00Z">
          <w:r w:rsidR="00610477" w:rsidDel="00866EC2">
            <w:delText>more considerable effect (i.e., &gt; 0.05 difference</w:delText>
          </w:r>
        </w:del>
      </w:ins>
      <w:del w:id="568" w:author="Ana Eguiguren" w:date="2025-09-24T20:36:00Z" w16du:dateUtc="2025-09-24T23:36:00Z">
        <w:r w:rsidR="00682A68" w:rsidDel="00866EC2">
          <w:delText xml:space="preserve"> in </w:delText>
        </w:r>
        <w:r w:rsidR="00682A68" w:rsidDel="00866EC2">
          <w:rPr>
            <w:i/>
            <w:iCs/>
          </w:rPr>
          <w:delText>P(f)</w:delText>
        </w:r>
      </w:del>
      <w:ins w:id="569" w:author="Balaena Institute whitehead" w:date="2025-09-04T17:13:00Z" w16du:dateUtc="2025-09-04T20:13:00Z">
        <w:del w:id="570" w:author="Ana Eguiguren" w:date="2025-09-24T20:36:00Z" w16du:dateUtc="2025-09-24T23:36:00Z">
          <w:r w:rsidR="00610477" w:rsidDel="00866EC2">
            <w:delText xml:space="preserve"> between scenarios)</w:delText>
          </w:r>
        </w:del>
      </w:ins>
      <w:ins w:id="571" w:author="Balaena Institute whitehead" w:date="2025-09-04T17:12:00Z" w16du:dateUtc="2025-09-04T20:12:00Z">
        <w:del w:id="572" w:author="Ana Eguiguren" w:date="2025-09-24T20:36:00Z" w16du:dateUtc="2025-09-24T23:36:00Z">
          <w:r w:rsidR="00610477" w:rsidDel="00866EC2">
            <w:delText xml:space="preserve"> </w:delText>
          </w:r>
        </w:del>
      </w:ins>
      <w:ins w:id="573" w:author="Balaena Institute whitehead" w:date="2025-09-04T17:14:00Z" w16du:dateUtc="2025-09-04T20:14:00Z">
        <w:del w:id="574" w:author="Ana Eguiguren" w:date="2025-09-24T20:36:00Z" w16du:dateUtc="2025-09-24T23:36:00Z">
          <w:r w:rsidR="00610477" w:rsidDel="00866EC2">
            <w:delText xml:space="preserve">had generally intermediate posterior </w:delText>
          </w:r>
          <w:r w:rsidR="00610477" w:rsidDel="00866EC2">
            <w:rPr>
              <w:i/>
              <w:iCs/>
            </w:rPr>
            <w:delText xml:space="preserve">P(f) </w:delText>
          </w:r>
          <w:r w:rsidR="00610477" w:rsidDel="00866EC2">
            <w:delText xml:space="preserve">estimates (0.25-0.80), and wide bootstrapped 95% confidence intervals. </w:delText>
          </w:r>
        </w:del>
      </w:ins>
      <w:ins w:id="575" w:author="Balaena Institute whitehead" w:date="2025-09-04T17:16:00Z" w16du:dateUtc="2025-09-04T20:16:00Z">
        <w:del w:id="576" w:author="Ana Eguiguren" w:date="2025-09-24T20:36:00Z" w16du:dateUtc="2025-09-24T23:36:00Z">
          <w:r w:rsidR="00610477" w:rsidRPr="00207D2A" w:rsidDel="00866EC2">
            <w:delText xml:space="preserve">Images of a sample of individuals and their corresponding </w:delText>
          </w:r>
          <w:r w:rsidR="00610477" w:rsidRPr="00207D2A" w:rsidDel="00866EC2">
            <w:rPr>
              <w:i/>
              <w:iCs/>
            </w:rPr>
            <w:delText>P(f)</w:delText>
          </w:r>
          <w:r w:rsidR="00610477" w:rsidRPr="00207D2A" w:rsidDel="00866EC2">
            <w:delText xml:space="preserve"> values are shown in </w:delText>
          </w:r>
          <w:r w:rsidR="00610477" w:rsidRPr="00207D2A" w:rsidDel="00866EC2">
            <w:rPr>
              <w:b/>
              <w:bCs/>
            </w:rPr>
            <w:delText xml:space="preserve">Supplementary Material </w:delText>
          </w:r>
          <w:r w:rsidR="00610477" w:rsidDel="00866EC2">
            <w:rPr>
              <w:b/>
              <w:bCs/>
            </w:rPr>
            <w:delText>5</w:delText>
          </w:r>
          <w:r w:rsidR="00610477" w:rsidRPr="00207D2A" w:rsidDel="00866EC2">
            <w:delText xml:space="preserve">. </w:delText>
          </w:r>
        </w:del>
      </w:ins>
      <w:ins w:id="577" w:author="Balaena Institute whitehead" w:date="2025-09-04T17:14:00Z" w16du:dateUtc="2025-09-04T20:14:00Z">
        <w:del w:id="578" w:author="Ana Eguiguren" w:date="2025-09-24T20:36:00Z" w16du:dateUtc="2025-09-24T23:36:00Z">
          <w:r w:rsidR="00610477" w:rsidDel="00866EC2">
            <w:delText xml:space="preserve"> </w:delText>
          </w:r>
        </w:del>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73779AD5" w:rsidR="005F05A3" w:rsidRPr="00207D2A" w:rsidRDefault="00583D2A" w:rsidP="005F05A3">
      <w:pPr>
        <w:pStyle w:val="Caption"/>
        <w:rPr>
          <w:i w:val="0"/>
          <w:iCs w:val="0"/>
          <w:color w:val="auto"/>
        </w:rPr>
      </w:pPr>
      <w:bookmarkStart w:id="579" w:name="_Ref201777743"/>
      <w:commentRangeStart w:id="580"/>
      <w:commentRangeStart w:id="581"/>
      <w:commentRangeStart w:id="582"/>
      <w:r w:rsidRPr="00207D2A">
        <w:rPr>
          <w:b/>
          <w:bCs/>
          <w:color w:val="auto"/>
        </w:rPr>
        <w:t xml:space="preserve">Figure </w:t>
      </w:r>
      <w:bookmarkEnd w:id="579"/>
      <w:commentRangeEnd w:id="580"/>
      <w:r w:rsidR="00CF02DB">
        <w:rPr>
          <w:b/>
          <w:bCs/>
          <w:color w:val="auto"/>
        </w:rPr>
        <w:t>6</w:t>
      </w:r>
      <w:r w:rsidR="000023FA">
        <w:rPr>
          <w:rStyle w:val="CommentReference"/>
          <w:i w:val="0"/>
          <w:iCs w:val="0"/>
          <w:color w:val="auto"/>
        </w:rPr>
        <w:commentReference w:id="580"/>
      </w:r>
      <w:commentRangeEnd w:id="581"/>
      <w:r w:rsidR="00AD46A2">
        <w:rPr>
          <w:rStyle w:val="CommentReference"/>
          <w:i w:val="0"/>
          <w:iCs w:val="0"/>
          <w:color w:val="auto"/>
        </w:rPr>
        <w:commentReference w:id="581"/>
      </w:r>
      <w:r w:rsidRPr="00207D2A">
        <w:rPr>
          <w:b/>
          <w:bCs/>
          <w:color w:val="auto"/>
        </w:rPr>
        <w:t>.</w:t>
      </w:r>
      <w:r w:rsidRPr="00207D2A">
        <w:rPr>
          <w:color w:val="auto"/>
        </w:rPr>
        <w:t xml:space="preserve"> </w:t>
      </w:r>
      <w:commentRangeStart w:id="583"/>
      <w:commentRangeStart w:id="584"/>
      <w:r w:rsidRPr="00207D2A">
        <w:rPr>
          <w:i w:val="0"/>
          <w:iCs w:val="0"/>
          <w:color w:val="auto"/>
        </w:rPr>
        <w:t xml:space="preserve">Bootstrapped </w:t>
      </w:r>
      <w:commentRangeEnd w:id="583"/>
      <w:r w:rsidR="00571C21">
        <w:rPr>
          <w:rStyle w:val="CommentReference"/>
          <w:i w:val="0"/>
          <w:iCs w:val="0"/>
          <w:color w:val="auto"/>
        </w:rPr>
        <w:commentReference w:id="583"/>
      </w:r>
      <w:commentRangeEnd w:id="584"/>
      <w:r w:rsidR="00AD46A2">
        <w:rPr>
          <w:rStyle w:val="CommentReference"/>
          <w:i w:val="0"/>
          <w:iCs w:val="0"/>
          <w:color w:val="auto"/>
        </w:rPr>
        <w:commentReference w:id="584"/>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585"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586"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587" w:author="Ana Eguiguren" w:date="2025-09-18T16:35:00Z" w16du:dateUtc="2025-09-18T19:35:00Z">
        <w:r w:rsidR="007253FA">
          <w:rPr>
            <w:i w:val="0"/>
            <w:iCs w:val="0"/>
            <w:color w:val="auto"/>
          </w:rPr>
          <w:t xml:space="preserve">The </w:t>
        </w:r>
      </w:ins>
      <w:r w:rsidR="00DE08C4">
        <w:rPr>
          <w:i w:val="0"/>
          <w:iCs w:val="0"/>
          <w:color w:val="auto"/>
        </w:rPr>
        <w:t>rhombi</w:t>
      </w:r>
      <w:ins w:id="588" w:author="Ana Eguiguren" w:date="2025-09-18T16:35:00Z" w16du:dateUtc="2025-09-18T19:35:00Z">
        <w:r w:rsidR="007253FA">
          <w:rPr>
            <w:i w:val="0"/>
            <w:iCs w:val="0"/>
            <w:color w:val="auto"/>
          </w:rPr>
          <w:t xml:space="preserve"> </w:t>
        </w:r>
      </w:ins>
      <w:ins w:id="589" w:author="Ana Eguiguren" w:date="2025-09-18T16:36:00Z" w16du:dateUtc="2025-09-18T19:36:00Z">
        <w:r w:rsidR="007253FA">
          <w:rPr>
            <w:i w:val="0"/>
            <w:iCs w:val="0"/>
            <w:color w:val="auto"/>
          </w:rPr>
          <w:t xml:space="preserve">show </w:t>
        </w:r>
        <w:del w:id="590" w:author="Balaena Institute whitehead" w:date="2025-09-25T10:47:00Z" w16du:dateUtc="2025-09-25T13:47:00Z">
          <w:r w:rsidR="007253FA" w:rsidDel="0056733A">
            <w:rPr>
              <w:i w:val="0"/>
              <w:iCs w:val="0"/>
              <w:color w:val="auto"/>
            </w:rPr>
            <w:delText xml:space="preserve">measurements </w:delText>
          </w:r>
        </w:del>
      </w:ins>
      <w:del w:id="591" w:author="Balaena Institute whitehead" w:date="2025-09-25T10:47:00Z" w16du:dateUtc="2025-09-25T13:47:00Z">
        <w:r w:rsidR="00DE08C4" w:rsidDel="0056733A">
          <w:rPr>
            <w:i w:val="0"/>
            <w:iCs w:val="0"/>
            <w:color w:val="auto"/>
          </w:rPr>
          <w:delText xml:space="preserve">and </w:delText>
        </w:r>
      </w:del>
      <w:del w:id="592" w:author="Balaena Institute whitehead" w:date="2025-09-25T10:46:00Z" w16du:dateUtc="2025-09-25T13:46:00Z">
        <w:r w:rsidR="00102F09" w:rsidDel="0056733A">
          <w:rPr>
            <w:i w:val="0"/>
            <w:iCs w:val="0"/>
            <w:color w:val="auto"/>
          </w:rPr>
          <w:delText xml:space="preserve"> </w:delText>
        </w:r>
      </w:del>
      <w:del w:id="593" w:author="Balaena Institute whitehead" w:date="2025-09-25T10:47:00Z" w16du:dateUtc="2025-09-25T13:47:00Z">
        <w:r w:rsidR="00102F09" w:rsidDel="0056733A">
          <w:rPr>
            <w:color w:val="auto"/>
          </w:rPr>
          <w:delText xml:space="preserve">P(f) </w:delText>
        </w:r>
        <w:r w:rsidR="00DE08C4" w:rsidDel="0056733A">
          <w:rPr>
            <w:i w:val="0"/>
            <w:iCs w:val="0"/>
            <w:color w:val="auto"/>
          </w:rPr>
          <w:delText>estimate</w:delText>
        </w:r>
        <w:r w:rsidR="00102F09" w:rsidDel="0056733A">
          <w:rPr>
            <w:i w:val="0"/>
            <w:iCs w:val="0"/>
            <w:color w:val="auto"/>
          </w:rPr>
          <w:delText>s</w:delText>
        </w:r>
        <w:r w:rsidR="00DE08C4" w:rsidDel="0056733A">
          <w:rPr>
            <w:i w:val="0"/>
            <w:iCs w:val="0"/>
            <w:color w:val="auto"/>
          </w:rPr>
          <w:delText xml:space="preserve"> </w:delText>
        </w:r>
      </w:del>
      <w:ins w:id="594" w:author="Ana Eguiguren" w:date="2025-09-18T16:36:00Z" w16du:dateUtc="2025-09-18T19:36:00Z">
        <w:del w:id="595" w:author="Balaena Institute whitehead" w:date="2025-09-25T10:47:00Z" w16du:dateUtc="2025-09-25T13:47:00Z">
          <w:r w:rsidR="007253FA" w:rsidDel="0056733A">
            <w:rPr>
              <w:i w:val="0"/>
              <w:iCs w:val="0"/>
              <w:color w:val="auto"/>
            </w:rPr>
            <w:delText xml:space="preserve">for </w:delText>
          </w:r>
        </w:del>
        <w:r w:rsidR="007253FA">
          <w:rPr>
            <w:i w:val="0"/>
            <w:iCs w:val="0"/>
            <w:color w:val="auto"/>
          </w:rPr>
          <w:t>m</w:t>
        </w:r>
      </w:ins>
      <w:ins w:id="596" w:author="Ana Eguiguren" w:date="2025-09-18T16:35:00Z" w16du:dateUtc="2025-09-18T19:35:00Z">
        <w:r w:rsidR="007253FA">
          <w:rPr>
            <w:i w:val="0"/>
            <w:iCs w:val="0"/>
            <w:color w:val="auto"/>
          </w:rPr>
          <w:t>ales observed in the North Atlantic</w:t>
        </w:r>
      </w:ins>
      <w:ins w:id="597" w:author="Ana Eguiguren" w:date="2025-09-18T17:18:00Z" w16du:dateUtc="2025-09-18T20:18:00Z">
        <w:r w:rsidR="00077A16">
          <w:rPr>
            <w:i w:val="0"/>
            <w:iCs w:val="0"/>
            <w:color w:val="auto"/>
          </w:rPr>
          <w:t xml:space="preserve"> and Arctic Oceans</w:t>
        </w:r>
      </w:ins>
      <w:ins w:id="598" w:author="Ana Eguiguren" w:date="2025-09-18T16:35:00Z" w16du:dateUtc="2025-09-18T19:35:00Z">
        <w:r w:rsidR="007253FA">
          <w:rPr>
            <w:i w:val="0"/>
            <w:iCs w:val="0"/>
            <w:color w:val="auto"/>
          </w:rPr>
          <w:t xml:space="preserve">. </w:t>
        </w:r>
      </w:ins>
      <w:commentRangeStart w:id="599"/>
      <w:del w:id="600"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599"/>
        <w:r w:rsidR="00571C21" w:rsidDel="007253FA">
          <w:rPr>
            <w:rStyle w:val="CommentReference"/>
            <w:i w:val="0"/>
            <w:iCs w:val="0"/>
            <w:color w:val="auto"/>
          </w:rPr>
          <w:commentReference w:id="599"/>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582"/>
      <w:r w:rsidR="00A940E9" w:rsidRPr="00207D2A">
        <w:rPr>
          <w:rStyle w:val="CommentReference"/>
          <w:i w:val="0"/>
          <w:iCs w:val="0"/>
          <w:color w:val="auto"/>
        </w:rPr>
        <w:commentReference w:id="582"/>
      </w:r>
    </w:p>
    <w:p w14:paraId="6E24863A" w14:textId="3598D999" w:rsidR="00866EC2" w:rsidRDefault="00866EC2">
      <w:pPr>
        <w:rPr>
          <w:ins w:id="601" w:author="Ana Eguiguren" w:date="2025-09-24T20:36:00Z" w16du:dateUtc="2025-09-24T23:36:00Z"/>
        </w:rPr>
        <w:pPrChange w:id="602" w:author="Ana Eguiguren" w:date="2025-09-24T20:36:00Z" w16du:dateUtc="2025-09-24T23:36:00Z">
          <w:pPr>
            <w:pStyle w:val="Heading4"/>
          </w:pPr>
        </w:pPrChange>
      </w:pPr>
      <w:ins w:id="603" w:author="Ana Eguiguren" w:date="2025-09-24T20:36:00Z" w16du:dateUtc="2025-09-24T23:36:00Z">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ins>
    </w:p>
    <w:p w14:paraId="20B5FB0D" w14:textId="1AE213F6" w:rsidR="00583D2A" w:rsidRPr="00207D2A" w:rsidRDefault="00583D2A">
      <w:pPr>
        <w:pStyle w:val="Heading4"/>
        <w:pPrChange w:id="604" w:author="Ana Eguiguren" w:date="2025-07-09T19:51:00Z" w16du:dateUtc="2025-07-09T22:51:00Z">
          <w:pPr>
            <w:pStyle w:val="Caption"/>
          </w:pPr>
        </w:pPrChange>
      </w:pPr>
      <w:r w:rsidRPr="00207D2A">
        <w:rPr>
          <w:rFonts w:cs="Times New Roman"/>
        </w:rPr>
        <w:lastRenderedPageBreak/>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05" w:author="Ana Eguiguren" w:date="2025-09-24T20:23:00Z" w16du:dateUtc="2025-09-24T23:23:00Z">
        <w:r w:rsidR="00ED60A3">
          <w:rPr>
            <w:b/>
            <w:bCs/>
          </w:rPr>
          <w:t>7</w:t>
        </w:r>
      </w:ins>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6A10AB45" w:rsidR="00583D2A" w:rsidRPr="00207D2A" w:rsidRDefault="00583D2A" w:rsidP="00583D2A">
      <w:r w:rsidRPr="00207D2A">
        <w:t xml:space="preserve">Length measurements of individuals that performed peduncle dives either fell within the total length ranges corresponding to calves </w:t>
      </w:r>
      <w:commentRangeStart w:id="606"/>
      <w:commentRangeStart w:id="607"/>
      <w:r w:rsidRPr="00207D2A">
        <w:t>(n = 1) or juveniles (n = 3</w:t>
      </w:r>
      <w:commentRangeEnd w:id="606"/>
      <w:r w:rsidR="00571C21">
        <w:rPr>
          <w:rStyle w:val="CommentReference"/>
        </w:rPr>
        <w:commentReference w:id="606"/>
      </w:r>
      <w:commentRangeEnd w:id="607"/>
      <w:r w:rsidR="00AD46A2">
        <w:rPr>
          <w:rStyle w:val="CommentReference"/>
        </w:rPr>
        <w:commentReference w:id="607"/>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del w:id="608" w:author="Ana Eguiguren" w:date="2025-09-24T20:35:00Z" w16du:dateUtc="2025-09-24T23:35:00Z">
        <w:r w:rsidR="001E0016" w:rsidRPr="00207D2A" w:rsidDel="00EE1E50">
          <w:delText xml:space="preserve">a </w:delText>
        </w:r>
      </w:del>
      <w:r w:rsidRPr="00207D2A">
        <w:t>high probability and certainty of being female</w:t>
      </w:r>
      <w:ins w:id="609" w:author="Ana Eguiguren" w:date="2025-09-24T20:34:00Z" w16du:dateUtc="2025-09-24T23:34:00Z">
        <w:r w:rsidR="00C00B6C">
          <w:t xml:space="preserve"> (</w:t>
        </w:r>
        <w:r w:rsidR="00C00B6C">
          <w:rPr>
            <w:i/>
            <w:iCs/>
          </w:rPr>
          <w:t xml:space="preserve">P(f) = </w:t>
        </w:r>
        <w:r w:rsidR="00C00B6C">
          <w:t>1</w:t>
        </w:r>
      </w:ins>
      <w:ins w:id="610" w:author="Ana Eguiguren" w:date="2025-09-24T20:35:00Z" w16du:dateUtc="2025-09-24T23:35:00Z">
        <w:r w:rsidR="00C00B6C">
          <w:t>, 95% CI [0.99, 1.00]</w:t>
        </w:r>
      </w:ins>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C00B6C">
        <w:rPr>
          <w:i/>
          <w:iCs/>
          <w:rPrChange w:id="611" w:author="Ana Eguiguren" w:date="2025-09-24T20:34:00Z" w16du:dateUtc="2025-09-24T23:34:00Z">
            <w:rPr/>
          </w:rPrChange>
        </w:rPr>
        <w:t>P(f)</w:t>
      </w:r>
      <w:r w:rsidR="009B793A" w:rsidRPr="00207D2A">
        <w:t xml:space="preserve"> = 0.</w:t>
      </w:r>
      <w:ins w:id="612" w:author="Ana Eguiguren" w:date="2025-09-24T20:25:00Z" w16du:dateUtc="2025-09-24T23:25:00Z">
        <w:r w:rsidR="00C00B6C">
          <w:t>38</w:t>
        </w:r>
      </w:ins>
      <w:del w:id="613" w:author="Ana Eguiguren" w:date="2025-09-24T20:25:00Z" w16du:dateUtc="2025-09-24T23:25:00Z">
        <w:r w:rsidR="009B793A" w:rsidRPr="00207D2A" w:rsidDel="00C00B6C">
          <w:delText>64</w:delText>
        </w:r>
      </w:del>
      <w:r w:rsidR="009B793A" w:rsidRPr="00207D2A">
        <w:t xml:space="preserve">, 95% CI [&lt;0.01, 1.00]; ID75 </w:t>
      </w:r>
      <w:r w:rsidR="009B793A" w:rsidRPr="00C00B6C">
        <w:rPr>
          <w:i/>
          <w:iCs/>
          <w:rPrChange w:id="614" w:author="Ana Eguiguren" w:date="2025-09-24T20:34:00Z" w16du:dateUtc="2025-09-24T23:34:00Z">
            <w:rPr/>
          </w:rPrChange>
        </w:rPr>
        <w:t xml:space="preserve">P(f) </w:t>
      </w:r>
      <w:r w:rsidR="009B793A" w:rsidRPr="00207D2A">
        <w:t>= 0.6</w:t>
      </w:r>
      <w:ins w:id="615" w:author="Ana Eguiguren" w:date="2025-09-24T20:30:00Z" w16du:dateUtc="2025-09-24T23:30:00Z">
        <w:r w:rsidR="00C00B6C">
          <w:t>1</w:t>
        </w:r>
      </w:ins>
      <w:del w:id="616" w:author="Ana Eguiguren" w:date="2025-09-24T20:30:00Z" w16du:dateUtc="2025-09-24T23:30:00Z">
        <w:r w:rsidR="009B793A" w:rsidRPr="00207D2A" w:rsidDel="00C00B6C">
          <w:delText>2</w:delText>
        </w:r>
      </w:del>
      <w:r w:rsidR="009B793A" w:rsidRPr="00207D2A">
        <w:t>, 95% CI [0.1</w:t>
      </w:r>
      <w:ins w:id="617" w:author="Ana Eguiguren" w:date="2025-09-24T20:30:00Z" w16du:dateUtc="2025-09-24T23:30:00Z">
        <w:r w:rsidR="00C00B6C">
          <w:t>2</w:t>
        </w:r>
      </w:ins>
      <w:del w:id="618" w:author="Ana Eguiguren" w:date="2025-09-24T20:30:00Z" w16du:dateUtc="2025-09-24T23:30:00Z">
        <w:r w:rsidR="009B793A" w:rsidRPr="00207D2A" w:rsidDel="00C00B6C">
          <w:delText>3</w:delText>
        </w:r>
      </w:del>
      <w:r w:rsidR="009B793A" w:rsidRPr="00207D2A">
        <w:t>, 0.9</w:t>
      </w:r>
      <w:ins w:id="619" w:author="Ana Eguiguren" w:date="2025-09-24T20:30:00Z" w16du:dateUtc="2025-09-24T23:30:00Z">
        <w:r w:rsidR="00C00B6C">
          <w:t>6</w:t>
        </w:r>
      </w:ins>
      <w:del w:id="620" w:author="Ana Eguiguren" w:date="2025-09-24T20:30:00Z" w16du:dateUtc="2025-09-24T23:30:00Z">
        <w:r w:rsidR="009B793A" w:rsidRPr="00207D2A" w:rsidDel="00C00B6C">
          <w:delText>7</w:delText>
        </w:r>
      </w:del>
      <w:r w:rsidR="009B793A" w:rsidRPr="00207D2A">
        <w:t xml:space="preserve">]; ID76 </w:t>
      </w:r>
      <w:r w:rsidR="009B793A" w:rsidRPr="00C00B6C">
        <w:rPr>
          <w:i/>
          <w:iCs/>
          <w:rPrChange w:id="621" w:author="Ana Eguiguren" w:date="2025-09-24T20:34:00Z" w16du:dateUtc="2025-09-24T23:34:00Z">
            <w:rPr/>
          </w:rPrChange>
        </w:rPr>
        <w:t>P(f)</w:t>
      </w:r>
      <w:r w:rsidR="009B793A" w:rsidRPr="00207D2A">
        <w:t xml:space="preserve"> = 0.</w:t>
      </w:r>
      <w:ins w:id="622" w:author="Ana Eguiguren" w:date="2025-09-24T20:30:00Z" w16du:dateUtc="2025-09-24T23:30:00Z">
        <w:r w:rsidR="00C00B6C">
          <w:t>91</w:t>
        </w:r>
      </w:ins>
      <w:del w:id="623" w:author="Ana Eguiguren" w:date="2025-09-24T20:30:00Z" w16du:dateUtc="2025-09-24T23:30:00Z">
        <w:r w:rsidR="009B793A" w:rsidRPr="00207D2A" w:rsidDel="00C00B6C">
          <w:delText>88</w:delText>
        </w:r>
      </w:del>
      <w:r w:rsidR="00052A57" w:rsidRPr="00207D2A">
        <w:t>, 95% CI [0.5</w:t>
      </w:r>
      <w:ins w:id="624" w:author="Ana Eguiguren" w:date="2025-09-24T20:30:00Z" w16du:dateUtc="2025-09-24T23:30:00Z">
        <w:r w:rsidR="00C00B6C">
          <w:t>2</w:t>
        </w:r>
      </w:ins>
      <w:del w:id="625" w:author="Ana Eguiguren" w:date="2025-09-24T20:30:00Z" w16du:dateUtc="2025-09-24T23:30:00Z">
        <w:r w:rsidR="00052A57" w:rsidRPr="00207D2A" w:rsidDel="00C00B6C">
          <w:delText>5</w:delText>
        </w:r>
      </w:del>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26" w:author="Ana Eguiguren" w:date="2025-09-24T20:43:00Z" w16du:dateUtc="2025-09-24T23:43:00Z">
        <w:r w:rsidR="00DD5057">
          <w:rPr>
            <w:b/>
            <w:bCs/>
          </w:rPr>
          <w:t>7</w:t>
        </w:r>
      </w:ins>
      <w:del w:id="627" w:author="Ana Eguiguren" w:date="2025-09-24T20:43:00Z" w16du:dateUtc="2025-09-24T23:43:00Z">
        <w:r w:rsidR="009C20E8" w:rsidDel="00DD5057">
          <w:rPr>
            <w:b/>
            <w:bCs/>
          </w:rPr>
          <w:delText>6</w:delText>
        </w:r>
      </w:del>
      <w:r w:rsidR="00052A57" w:rsidRPr="00207D2A">
        <w:t>)</w:t>
      </w:r>
      <w:r w:rsidRPr="00207D2A">
        <w:t>.</w:t>
      </w:r>
    </w:p>
    <w:p w14:paraId="23B686B5" w14:textId="18ABC480" w:rsidR="00583D2A" w:rsidRPr="00207D2A" w:rsidRDefault="005E293F" w:rsidP="00583D2A">
      <w:pPr>
        <w:keepNext/>
      </w:pPr>
      <w:r w:rsidRPr="00207D2A">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B9AC005" w14:textId="291FB10A" w:rsidR="007459AF" w:rsidDel="00521BC2" w:rsidRDefault="00583D2A" w:rsidP="00EB5564">
      <w:pPr>
        <w:pStyle w:val="Caption"/>
        <w:rPr>
          <w:del w:id="628" w:author="Ana Eguiguren" w:date="2025-09-25T21:52:00Z" w16du:dateUtc="2025-09-26T00:52:00Z"/>
          <w:i w:val="0"/>
          <w:iCs w:val="0"/>
          <w:color w:val="auto"/>
        </w:rPr>
      </w:pPr>
      <w:bookmarkStart w:id="629" w:name="_Ref201915523"/>
      <w:commentRangeStart w:id="630"/>
      <w:commentRangeStart w:id="631"/>
      <w:commentRangeStart w:id="632"/>
      <w:r w:rsidRPr="00207D2A">
        <w:rPr>
          <w:b/>
          <w:bCs/>
          <w:color w:val="auto"/>
        </w:rPr>
        <w:t xml:space="preserve">Figure </w:t>
      </w:r>
      <w:bookmarkEnd w:id="629"/>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630"/>
      <w:r w:rsidRPr="00207D2A">
        <w:rPr>
          <w:rStyle w:val="CommentReference"/>
          <w:i w:val="0"/>
          <w:iCs w:val="0"/>
          <w:color w:val="auto"/>
        </w:rPr>
        <w:commentReference w:id="630"/>
      </w:r>
      <w:commentRangeEnd w:id="631"/>
      <w:r w:rsidRPr="00207D2A">
        <w:rPr>
          <w:rStyle w:val="CommentReference"/>
          <w:i w:val="0"/>
          <w:iCs w:val="0"/>
          <w:color w:val="auto"/>
        </w:rPr>
        <w:commentReference w:id="631"/>
      </w:r>
      <w:commentRangeEnd w:id="632"/>
      <w:r w:rsidR="00D9550C" w:rsidRPr="00207D2A">
        <w:rPr>
          <w:rStyle w:val="CommentReference"/>
          <w:i w:val="0"/>
          <w:iCs w:val="0"/>
          <w:color w:val="auto"/>
        </w:rPr>
        <w:commentReference w:id="632"/>
      </w:r>
    </w:p>
    <w:p w14:paraId="194E32DC" w14:textId="77777777" w:rsidR="00EB5564" w:rsidRPr="00EB5564" w:rsidRDefault="00EB5564" w:rsidP="00521BC2">
      <w:pPr>
        <w:pStyle w:val="Caption"/>
        <w:pPrChange w:id="633" w:author="Ana Eguiguren" w:date="2025-09-25T21:52:00Z" w16du:dateUtc="2025-09-26T00:52:00Z">
          <w:pPr/>
        </w:pPrChange>
      </w:pPr>
    </w:p>
    <w:p w14:paraId="0672BFB9" w14:textId="3ED2CDB2" w:rsidR="00862972" w:rsidRPr="00207D2A" w:rsidRDefault="00AC5D18" w:rsidP="00EA7AE3">
      <w:pPr>
        <w:pStyle w:val="Heading2"/>
        <w:rPr>
          <w:rFonts w:cs="Times New Roman"/>
        </w:rPr>
      </w:pPr>
      <w:r w:rsidRPr="007355BC">
        <w:rPr>
          <w:rFonts w:cs="Times New Roman"/>
          <w:rPrChange w:id="634" w:author="Balaena Institute whitehead" w:date="2025-09-03T15:44:00Z" w16du:dateUtc="2025-09-03T18:44:00Z">
            <w:rPr>
              <w:rFonts w:cs="Times New Roman"/>
              <w:highlight w:val="green"/>
            </w:rPr>
          </w:rPrChange>
        </w:rPr>
        <w:t>4. DISCUSSION</w:t>
      </w:r>
    </w:p>
    <w:p w14:paraId="7F271DC8" w14:textId="4021EB1A"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635"/>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ins w:id="636" w:author="Balaena Institute whitehead" w:date="2025-09-25T10:49:00Z" w16du:dateUtc="2025-09-25T13:49:00Z">
        <w:r w:rsidR="0056733A">
          <w:t xml:space="preserve">, </w:t>
        </w:r>
      </w:ins>
      <w:ins w:id="637" w:author="Balaena Institute whitehead" w:date="2025-09-25T10:50:00Z" w16du:dateUtc="2025-09-25T13:50:00Z">
        <w:r w:rsidR="0056733A">
          <w:t xml:space="preserve">with </w:t>
        </w:r>
      </w:ins>
      <w:ins w:id="638" w:author="Balaena Institute whitehead" w:date="2025-09-25T10:49:00Z" w16du:dateUtc="2025-09-25T13:49:00Z">
        <w:r w:rsidR="0056733A">
          <w:t>male and female growth curves diverg</w:t>
        </w:r>
      </w:ins>
      <w:ins w:id="639" w:author="Balaena Institute whitehead" w:date="2025-09-25T10:50:00Z" w16du:dateUtc="2025-09-25T13:50:00Z">
        <w:r w:rsidR="0056733A">
          <w:t>ing</w:t>
        </w:r>
      </w:ins>
      <w:ins w:id="640" w:author="Balaena Institute whitehead" w:date="2025-09-25T10:49:00Z" w16du:dateUtc="2025-09-25T13:49:00Z">
        <w:r w:rsidR="0056733A">
          <w:t xml:space="preserve"> </w:t>
        </w:r>
      </w:ins>
      <w:ins w:id="641" w:author="Balaena Institute whitehead" w:date="2025-09-25T10:50:00Z" w16du:dateUtc="2025-09-25T13:50:00Z">
        <w:r w:rsidR="0056733A">
          <w:t>with increasing length</w:t>
        </w:r>
      </w:ins>
      <w:r w:rsidRPr="00207D2A">
        <w:t xml:space="preserve">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t>
      </w:r>
      <w:commentRangeEnd w:id="635"/>
      <w:r w:rsidR="0056733A">
        <w:rPr>
          <w:rStyle w:val="CommentReference"/>
        </w:rPr>
        <w:commentReference w:id="635"/>
      </w:r>
      <w:commentRangeStart w:id="642"/>
      <w:del w:id="643" w:author="Balaena Institute whitehead" w:date="2025-09-25T10:51:00Z" w16du:dateUtc="2025-09-25T13:51:00Z">
        <w:r w:rsidRPr="00207D2A" w:rsidDel="0056733A">
          <w:delText xml:space="preserve">While </w:delText>
        </w:r>
      </w:del>
      <w:ins w:id="644" w:author="Balaena Institute whitehead" w:date="2025-09-25T10:51:00Z" w16du:dateUtc="2025-09-25T13:51:00Z">
        <w:r w:rsidR="0056733A">
          <w:t>S</w:t>
        </w:r>
      </w:ins>
      <w:del w:id="645" w:author="Balaena Institute whitehead" w:date="2025-09-25T10:51:00Z" w16du:dateUtc="2025-09-25T13:51:00Z">
        <w:r w:rsidRPr="00207D2A" w:rsidDel="0056733A">
          <w:delText>s</w:delText>
        </w:r>
      </w:del>
      <w:r w:rsidRPr="00207D2A">
        <w:t>ome individuals could be classified as males</w:t>
      </w:r>
      <w:r w:rsidR="00820837" w:rsidRPr="00207D2A">
        <w:t xml:space="preserve"> or </w:t>
      </w:r>
      <w:r w:rsidRPr="00207D2A">
        <w:t xml:space="preserve">females with high confidence based on their posterior probability estimates, </w:t>
      </w:r>
      <w:ins w:id="646" w:author="Balaena Institute whitehead" w:date="2025-09-25T10:51:00Z" w16du:dateUtc="2025-09-25T13:51:00Z">
        <w:r w:rsidR="0056733A">
          <w:t xml:space="preserve">while </w:t>
        </w:r>
      </w:ins>
      <w:r w:rsidRPr="00207D2A">
        <w:t xml:space="preserve">others lacked the certainty to be assigned as either. </w:t>
      </w:r>
      <w:commentRangeEnd w:id="642"/>
      <w:r w:rsidR="0056733A">
        <w:rPr>
          <w:rStyle w:val="CommentReference"/>
        </w:rPr>
        <w:commentReference w:id="642"/>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lastRenderedPageBreak/>
        <w:t>4.1 | Developmental stage inferences</w:t>
      </w:r>
    </w:p>
    <w:p w14:paraId="34F1F880" w14:textId="559DAB22" w:rsidR="00B80788" w:rsidRPr="00207D2A" w:rsidRDefault="0056733A" w:rsidP="00B80788">
      <w:pPr>
        <w:spacing w:line="360" w:lineRule="auto"/>
      </w:pPr>
      <w:commentRangeStart w:id="647"/>
      <w:ins w:id="648" w:author="Balaena Institute whitehead" w:date="2025-09-25T10:54:00Z" w16du:dateUtc="2025-09-25T13:54:00Z">
        <w:r>
          <w:t>O</w:t>
        </w:r>
      </w:ins>
      <w:ins w:id="649" w:author="Balaena Institute whitehead" w:date="2025-09-25T10:53:00Z" w16du:dateUtc="2025-09-25T13:53:00Z">
        <w:r w:rsidRPr="00207D2A">
          <w:t xml:space="preserve">ur estimates of total body length </w:t>
        </w:r>
      </w:ins>
      <w:ins w:id="650" w:author="Balaena Institute whitehead" w:date="2025-09-25T10:54:00Z" w16du:dateUtc="2025-09-25T13:54:00Z">
        <w:r>
          <w:t>were</w:t>
        </w:r>
      </w:ins>
      <w:ins w:id="651" w:author="Balaena Institute whitehead" w:date="2025-09-25T10:53:00Z" w16du:dateUtc="2025-09-25T13:53:00Z">
        <w:r w:rsidRPr="00207D2A">
          <w:t xml:space="preserve"> within previously reported size ranges for sperm whales obtained through direct measurements </w:t>
        </w:r>
        <w:r w:rsidRPr="00207D2A">
          <w:fldChar w:fldCharType="begin"/>
        </w:r>
        <w:r>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t>
        </w:r>
      </w:ins>
      <w:commentRangeEnd w:id="647"/>
      <w:ins w:id="652" w:author="Balaena Institute whitehead" w:date="2025-09-25T10:54:00Z" w16du:dateUtc="2025-09-25T13:54:00Z">
        <w:r w:rsidR="007D5A61">
          <w:rPr>
            <w:rStyle w:val="CommentReference"/>
          </w:rPr>
          <w:commentReference w:id="647"/>
        </w:r>
      </w:ins>
      <w:r w:rsidR="00B80788" w:rsidRPr="00207D2A">
        <w:t xml:space="preserve">The uncertainty in </w:t>
      </w:r>
      <w:r w:rsidR="00B80788" w:rsidRPr="00207D2A">
        <w:rPr>
          <w:i/>
          <w:iCs/>
        </w:rPr>
        <w:t xml:space="preserve">TL </w:t>
      </w:r>
      <w:r w:rsidR="00B80788" w:rsidRPr="00207D2A">
        <w:t>estimates of our UAV system (CV = 2.0</w:t>
      </w:r>
      <w:commentRangeStart w:id="653"/>
      <w:r w:rsidR="00B80788" w:rsidRPr="00207D2A">
        <w:t xml:space="preserve">%) </w:t>
      </w:r>
      <w:del w:id="654" w:author="Balaena Institute whitehead" w:date="2025-09-25T10:55:00Z" w16du:dateUtc="2025-09-25T13:55:00Z">
        <w:r w:rsidR="00B80788" w:rsidRPr="00207D2A" w:rsidDel="007D5A61">
          <w:delText>fell in</w:delText>
        </w:r>
      </w:del>
      <w:ins w:id="655" w:author="Balaena Institute whitehead" w:date="2025-09-25T10:55:00Z" w16du:dateUtc="2025-09-25T13:55:00Z">
        <w:r w:rsidR="007D5A61">
          <w:t>was comparable to most</w:t>
        </w:r>
      </w:ins>
      <w:r w:rsidR="00B80788" w:rsidRPr="00207D2A">
        <w:t xml:space="preserve"> </w:t>
      </w:r>
      <w:del w:id="656" w:author="Balaena Institute whitehead" w:date="2025-09-25T10:55:00Z" w16du:dateUtc="2025-09-25T13:55:00Z">
        <w:r w:rsidR="00B80788" w:rsidRPr="00207D2A" w:rsidDel="007D5A61">
          <w:delText xml:space="preserve">the lower </w:delText>
        </w:r>
        <w:r w:rsidR="00820837" w:rsidRPr="00207D2A" w:rsidDel="007D5A61">
          <w:delText>range</w:delText>
        </w:r>
        <w:r w:rsidR="00B80788" w:rsidRPr="00207D2A" w:rsidDel="007D5A61">
          <w:delText xml:space="preserve"> of </w:delText>
        </w:r>
      </w:del>
      <w:commentRangeEnd w:id="653"/>
      <w:r w:rsidR="007D5A61">
        <w:rPr>
          <w:rStyle w:val="CommentReference"/>
        </w:rPr>
        <w:commentReference w:id="653"/>
      </w:r>
      <w:r w:rsidR="00B80788" w:rsidRPr="00207D2A">
        <w:t>boat-based photogrammetric methods relying on laser photogrammetry</w:t>
      </w:r>
      <w:del w:id="657" w:author="Balaena Institute whitehead" w:date="2025-09-25T10:55:00Z" w16du:dateUtc="2025-09-25T13:55:00Z">
        <w:r w:rsidR="00B80788" w:rsidRPr="00207D2A" w:rsidDel="007D5A61">
          <w:delText xml:space="preserve"> used in the past </w:delText>
        </w:r>
      </w:del>
      <w:r w:rsidR="00B80788"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B80788" w:rsidRPr="00207D2A">
        <w:rPr>
          <w:kern w:val="0"/>
          <w:lang w:val="en-US"/>
        </w:rPr>
        <w:t>(CV = 1.3 - 5.1%; Gordon 1990, Dawson et al. 1995, Jaquet 2006)</w:t>
      </w:r>
      <w:r w:rsidR="00B80788" w:rsidRPr="00207D2A">
        <w:fldChar w:fldCharType="end"/>
      </w:r>
      <w:r w:rsidR="00B80788" w:rsidRPr="00207D2A">
        <w:t xml:space="preserve">. However, our UAV system had higher uncertainty </w:t>
      </w:r>
      <w:del w:id="658" w:author="Balaena Institute whitehead" w:date="2025-09-25T10:55:00Z" w16du:dateUtc="2025-09-25T13:55:00Z">
        <w:r w:rsidR="00B80788" w:rsidRPr="00207D2A" w:rsidDel="007D5A61">
          <w:delText xml:space="preserve">compared to </w:delText>
        </w:r>
      </w:del>
      <w:ins w:id="659" w:author="Balaena Institute whitehead" w:date="2025-09-25T10:55:00Z" w16du:dateUtc="2025-09-25T13:55:00Z">
        <w:r w:rsidR="007D5A61">
          <w:t xml:space="preserve">than </w:t>
        </w:r>
      </w:ins>
      <w:r w:rsidR="00820837" w:rsidRPr="00207D2A">
        <w:t>state-of-the-art</w:t>
      </w:r>
      <w:r w:rsidR="00B80788" w:rsidRPr="00207D2A">
        <w:t xml:space="preserve"> approaches for measuring sperm whales with UAV systems equipped with laser altimeters </w:t>
      </w:r>
      <w:r w:rsidR="00B80788"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00B80788" w:rsidRPr="00207D2A">
        <w:fldChar w:fldCharType="separate"/>
      </w:r>
      <w:r w:rsidR="00B80788" w:rsidRPr="00207D2A">
        <w:rPr>
          <w:kern w:val="0"/>
          <w:lang w:val="en-US"/>
        </w:rPr>
        <w:t>(CV = 1.0%; Dickson et al. 2021)</w:t>
      </w:r>
      <w:r w:rsidR="00B80788" w:rsidRPr="00207D2A">
        <w:fldChar w:fldCharType="end"/>
      </w:r>
      <w:r w:rsidR="00B80788" w:rsidRPr="00207D2A">
        <w:t xml:space="preserve">. </w:t>
      </w:r>
      <w:del w:id="660" w:author="Balaena Institute whitehead" w:date="2025-09-25T10:53:00Z" w16du:dateUtc="2025-09-25T13:53:00Z">
        <w:r w:rsidR="00B80788" w:rsidRPr="00207D2A" w:rsidDel="0056733A">
          <w:delText xml:space="preserve">Still, we found </w:delText>
        </w:r>
        <w:r w:rsidR="009B09D1" w:rsidRPr="00207D2A" w:rsidDel="0056733A">
          <w:delText xml:space="preserve">that </w:delText>
        </w:r>
        <w:r w:rsidR="00820837" w:rsidRPr="00207D2A" w:rsidDel="0056733A">
          <w:delText xml:space="preserve">our </w:delText>
        </w:r>
        <w:r w:rsidR="00B80788" w:rsidRPr="00207D2A" w:rsidDel="0056733A">
          <w:delText xml:space="preserve">morphometric estimates of total body length remained within previously reported size ranges for sperm whales obtained through direct measurements </w:delText>
        </w:r>
        <w:r w:rsidR="00B80788" w:rsidRPr="00207D2A" w:rsidDel="0056733A">
          <w:fldChar w:fldCharType="begin"/>
        </w:r>
        <w:r w:rsidR="00F061E5" w:rsidDel="0056733A">
          <w:del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delInstrText>
        </w:r>
        <w:r w:rsidR="00B80788" w:rsidRPr="00207D2A" w:rsidDel="0056733A">
          <w:fldChar w:fldCharType="separate"/>
        </w:r>
        <w:r w:rsidR="00B80788" w:rsidRPr="00207D2A" w:rsidDel="0056733A">
          <w:rPr>
            <w:kern w:val="0"/>
            <w:lang w:val="en-US"/>
          </w:rPr>
          <w:delText>(Best et al. 1984, Evans &amp; Hindell 2004)</w:delText>
        </w:r>
        <w:r w:rsidR="00B80788" w:rsidRPr="00207D2A" w:rsidDel="0056733A">
          <w:fldChar w:fldCharType="end"/>
        </w:r>
        <w:r w:rsidR="00B80788" w:rsidRPr="00207D2A" w:rsidDel="0056733A">
          <w:delText xml:space="preserve">. </w:delText>
        </w:r>
      </w:del>
      <w:r w:rsidR="00B80788" w:rsidRPr="00207D2A">
        <w:t xml:space="preserve">While some research objectives, like detecting individual changes in morphometry over time, may require a higher level of precision, some uncertainty may be acceptable in studies looking at general patterns across a population </w:t>
      </w:r>
      <w:r w:rsidR="00B80788"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00B80788" w:rsidRPr="00207D2A">
        <w:fldChar w:fldCharType="separate"/>
      </w:r>
      <w:r w:rsidR="00B80788" w:rsidRPr="00207D2A">
        <w:rPr>
          <w:kern w:val="0"/>
          <w:lang w:val="en-US"/>
        </w:rPr>
        <w:t>(e.g., Waters &amp; Whitehead 1990)</w:t>
      </w:r>
      <w:r w:rsidR="00B80788" w:rsidRPr="00207D2A">
        <w:fldChar w:fldCharType="end"/>
      </w:r>
      <w:r w:rsidR="00B80788" w:rsidRPr="00207D2A">
        <w:t xml:space="preserve">. </w:t>
      </w:r>
      <w:commentRangeStart w:id="661"/>
      <w:commentRangeStart w:id="662"/>
      <w:del w:id="663" w:author="Balaena Institute whitehead" w:date="2025-09-25T10:57:00Z" w16du:dateUtc="2025-09-25T13:57:00Z">
        <w:r w:rsidR="00B80788" w:rsidRPr="00207D2A" w:rsidDel="007D5A61">
          <w:delText xml:space="preserve">This is particularly valuable for a population of highly mobile individuals that is impractical (if not impossible) to track over time. </w:delText>
        </w:r>
        <w:commentRangeEnd w:id="661"/>
        <w:r w:rsidR="007D5A61" w:rsidDel="007D5A61">
          <w:rPr>
            <w:rStyle w:val="CommentReference"/>
          </w:rPr>
          <w:commentReference w:id="661"/>
        </w:r>
        <w:commentRangeEnd w:id="662"/>
        <w:r w:rsidR="007D5A61" w:rsidDel="007D5A61">
          <w:rPr>
            <w:rStyle w:val="CommentReference"/>
          </w:rPr>
          <w:commentReference w:id="662"/>
        </w:r>
      </w:del>
      <w:r w:rsidR="00B80788" w:rsidRPr="00207D2A">
        <w:t xml:space="preserve">Additionally, information </w:t>
      </w:r>
      <w:r w:rsidR="00820837" w:rsidRPr="00207D2A">
        <w:t>on</w:t>
      </w:r>
      <w:r w:rsidR="00B80788" w:rsidRPr="00207D2A">
        <w:t xml:space="preserve"> measurement error can be incorporated in statistical analyses, allowing for a measured interpretation of resulting patterns and parameter estimates </w:t>
      </w:r>
      <w:r w:rsidR="00B80788"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00B80788" w:rsidRPr="00207D2A">
        <w:fldChar w:fldCharType="separate"/>
      </w:r>
      <w:r w:rsidR="00B80788" w:rsidRPr="00207D2A">
        <w:rPr>
          <w:kern w:val="0"/>
          <w:lang w:val="en-US"/>
        </w:rPr>
        <w:t>(e.g., Bierlich et al. 2021)</w:t>
      </w:r>
      <w:r w:rsidR="00B80788" w:rsidRPr="00207D2A">
        <w:fldChar w:fldCharType="end"/>
      </w:r>
      <w:r w:rsidR="00B80788" w:rsidRPr="00207D2A">
        <w:t>.</w:t>
      </w:r>
    </w:p>
    <w:p w14:paraId="41D704B1" w14:textId="7F0BE5DE"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w:t>
      </w:r>
      <w:del w:id="664" w:author="Ana Eguiguren" w:date="2025-09-24T20:45:00Z" w16du:dateUtc="2025-09-24T23:45:00Z">
        <w:r w:rsidRPr="00207D2A" w:rsidDel="00DD5057">
          <w:delText>; etc.</w:delText>
        </w:r>
      </w:del>
      <w:r w:rsidRPr="00207D2A">
        <w:t xml:space="preserve">)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w:t>
      </w:r>
      <w:del w:id="665" w:author="Balaena Institute whitehead" w:date="2025-09-25T10:58:00Z" w16du:dateUtc="2025-09-25T13:58:00Z">
        <w:r w:rsidRPr="00207D2A" w:rsidDel="007D5A61">
          <w:delText xml:space="preserve"> </w:delText>
        </w:r>
      </w:del>
      <w:del w:id="666" w:author="Balaena Institute whitehead" w:date="2025-09-25T10:57:00Z" w16du:dateUtc="2025-09-25T13:57:00Z">
        <w:r w:rsidRPr="00207D2A" w:rsidDel="007D5A61">
          <w:delText xml:space="preserve"> </w:delText>
        </w:r>
      </w:del>
      <w:r w:rsidRPr="00207D2A">
        <w:t>However, it is important to note that growth curves are accompanied by uncertainty arising from individual variation in size and development with age</w:t>
      </w:r>
      <w:commentRangeStart w:id="667"/>
      <w:ins w:id="668" w:author="Balaena Institute whitehead" w:date="2025-09-25T11:15:00Z" w16du:dateUtc="2025-09-25T14:15:00Z">
        <w:r w:rsidR="00EB1993">
          <w:t xml:space="preserve"> </w:t>
        </w:r>
      </w:ins>
      <w:r w:rsidR="003A7E1D">
        <w:fldChar w:fldCharType="begin"/>
      </w:r>
      <w:r w:rsidR="003A7E1D">
        <w:instrText xml:space="preserve"> ADDIN ZOTERO_ITEM CSL_CITATION {"citationID":"aeo01rahg8","properties":{"formattedCitation":"\\uldash{(Martin 1980)}","plainCitation":"(Martin 1980)","noteIndex":0},"citationItems":[{"id":5311,"uris":["http://zotero.org/users/5395629/items/TBBV9TJS"],"itemData":{"id":5311,"type":"article-journal","container-title":"Reports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3A7E1D" w:rsidRPr="003A7E1D">
        <w:rPr>
          <w:kern w:val="0"/>
          <w:u w:val="dash"/>
        </w:rPr>
        <w:t>(Martin 1980)</w:t>
      </w:r>
      <w:r w:rsidR="003A7E1D">
        <w:fldChar w:fldCharType="end"/>
      </w:r>
      <w:commentRangeEnd w:id="667"/>
      <w:r w:rsidR="003A7E1D">
        <w:rPr>
          <w:rStyle w:val="CommentReference"/>
        </w:rPr>
        <w:commentReference w:id="667"/>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669"/>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669"/>
      <w:r w:rsidRPr="00207D2A">
        <w:rPr>
          <w:rStyle w:val="CommentReference"/>
        </w:rPr>
        <w:commentReference w:id="669"/>
      </w:r>
    </w:p>
    <w:p w14:paraId="70DBCAFF" w14:textId="35388745"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xml:space="preserve">. </w:t>
      </w:r>
      <w:commentRangeStart w:id="670"/>
      <w:r w:rsidRPr="00207D2A">
        <w:t xml:space="preserve">This </w:t>
      </w:r>
      <w:del w:id="671" w:author="Balaena Institute whitehead" w:date="2025-09-25T11:19:00Z" w16du:dateUtc="2025-09-25T14:19:00Z">
        <w:r w:rsidRPr="00207D2A" w:rsidDel="003A7E1D">
          <w:delText xml:space="preserve">highlights the presence of individual variability in size at a given age, as well as </w:delText>
        </w:r>
      </w:del>
      <w:r w:rsidRPr="00207D2A">
        <w:t xml:space="preserve">the inherent </w:t>
      </w:r>
      <w:del w:id="672" w:author="Balaena Institute whitehead" w:date="2025-09-25T11:19:00Z" w16du:dateUtc="2025-09-25T14:19:00Z">
        <w:r w:rsidRPr="00207D2A" w:rsidDel="003A7E1D">
          <w:delText xml:space="preserve">difficulty </w:delText>
        </w:r>
      </w:del>
      <w:r w:rsidRPr="00207D2A">
        <w:t>of converting a continuous measure (</w:t>
      </w:r>
      <w:r w:rsidRPr="00207D2A">
        <w:rPr>
          <w:i/>
          <w:iCs/>
        </w:rPr>
        <w:t>TL</w:t>
      </w:r>
      <w:r w:rsidRPr="00207D2A">
        <w:t xml:space="preserve">) into a categorical one (age-class). </w:t>
      </w:r>
      <w:commentRangeEnd w:id="670"/>
      <w:r w:rsidR="003A7E1D">
        <w:rPr>
          <w:rStyle w:val="CommentReference"/>
        </w:rPr>
        <w:commentReference w:id="670"/>
      </w:r>
      <w:r w:rsidRPr="00207D2A">
        <w:t xml:space="preserve">But, when bins are wide enough, they perform well (with 2 – 3 age class bins having &gt;72.5% individuals assigned within 2 years of actual age-class </w:t>
      </w:r>
      <w:del w:id="673" w:author="Balaena Institute whitehead" w:date="2025-09-25T11:19:00Z" w16du:dateUtc="2025-09-25T14:19:00Z">
        <w:r w:rsidRPr="00207D2A" w:rsidDel="003A7E1D">
          <w:delText>bins</w:delText>
        </w:r>
      </w:del>
      <w:r w:rsidRPr="00207D2A">
        <w:t xml:space="preserve">)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del w:id="674" w:author="Balaena Institute whitehead" w:date="2025-09-25T11:20:00Z" w16du:dateUtc="2025-09-25T14:20:00Z">
        <w:r w:rsidRPr="00207D2A" w:rsidDel="003A7E1D">
          <w:delText xml:space="preserve">for age classes corresponding to </w:delText>
        </w:r>
      </w:del>
      <w:ins w:id="675" w:author="Balaena Institute whitehead" w:date="2025-09-25T11:20:00Z" w16du:dateUtc="2025-09-25T14:20:00Z">
        <w:r w:rsidR="003A7E1D">
          <w:t xml:space="preserve">once </w:t>
        </w:r>
      </w:ins>
      <w:r w:rsidRPr="00207D2A">
        <w:t>decreasing and stabilizing growth rates</w:t>
      </w:r>
      <w:ins w:id="676" w:author="Balaena Institute whitehead" w:date="2025-09-25T11:20:00Z" w16du:dateUtc="2025-09-25T14:20:00Z">
        <w:r w:rsidR="003A7E1D">
          <w:t xml:space="preserve"> are achieved</w:t>
        </w:r>
      </w:ins>
      <w:r w:rsidRPr="00207D2A">
        <w:t xml:space="preserve">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 xml:space="preserve">(Vivier </w:t>
      </w:r>
      <w:r w:rsidRPr="00207D2A">
        <w:rPr>
          <w:kern w:val="0"/>
          <w:lang w:val="en-US"/>
        </w:rPr>
        <w:lastRenderedPageBreak/>
        <w:t>et al. 2023)</w:t>
      </w:r>
      <w:r w:rsidRPr="00207D2A">
        <w:fldChar w:fldCharType="end"/>
      </w:r>
      <w:r w:rsidRPr="00207D2A">
        <w:t xml:space="preserve">. </w:t>
      </w:r>
      <w:commentRangeStart w:id="677"/>
      <w:r w:rsidRPr="00207D2A">
        <w:t xml:space="preserve">For sperm whales, the initial </w:t>
      </w:r>
      <w:del w:id="678" w:author="Balaena Institute whitehead" w:date="2025-09-25T11:44:00Z" w16du:dateUtc="2025-09-25T14:44:00Z">
        <w:r w:rsidRPr="00207D2A" w:rsidDel="007478E2">
          <w:delText xml:space="preserve">growth period (i.e., </w:delText>
        </w:r>
      </w:del>
      <w:r w:rsidRPr="00207D2A">
        <w:t>exponential growth phase</w:t>
      </w:r>
      <w:del w:id="679" w:author="Balaena Institute whitehead" w:date="2025-09-25T11:45:00Z" w16du:dateUtc="2025-09-25T14:45:00Z">
        <w:r w:rsidRPr="00207D2A" w:rsidDel="007478E2">
          <w:delText>)</w:delText>
        </w:r>
      </w:del>
      <w:r w:rsidRPr="00207D2A">
        <w:t xml:space="preserve"> takes place between 0 – 7 years (4.1 – 7.6 m), which </w:t>
      </w:r>
      <w:del w:id="680" w:author="Balaena Institute whitehead" w:date="2025-09-25T11:41:00Z" w16du:dateUtc="2025-09-25T14:41:00Z">
        <w:r w:rsidRPr="00207D2A" w:rsidDel="007478E2">
          <w:delText xml:space="preserve">can </w:delText>
        </w:r>
      </w:del>
      <w:ins w:id="681" w:author="Balaena Institute whitehead" w:date="2025-09-25T11:43:00Z" w16du:dateUtc="2025-09-25T14:43:00Z">
        <w:r w:rsidR="007478E2">
          <w:t>would allow for an accurate distinction between</w:t>
        </w:r>
      </w:ins>
      <w:ins w:id="682" w:author="Balaena Institute whitehead" w:date="2025-09-25T11:41:00Z" w16du:dateUtc="2025-09-25T14:41:00Z">
        <w:r w:rsidR="007478E2">
          <w:t xml:space="preserve"> </w:t>
        </w:r>
      </w:ins>
      <w:del w:id="683" w:author="Balaena Institute whitehead" w:date="2025-09-25T11:43:00Z" w16du:dateUtc="2025-09-25T14:43:00Z">
        <w:r w:rsidRPr="00207D2A" w:rsidDel="007478E2">
          <w:delText>be divided into</w:delText>
        </w:r>
      </w:del>
      <w:r w:rsidRPr="00207D2A">
        <w:t xml:space="preserve"> calves </w:t>
      </w:r>
      <w:ins w:id="684" w:author="Balaena Institute whitehead" w:date="2025-09-25T11:26:00Z" w16du:dateUtc="2025-09-25T14:26:00Z">
        <w:r w:rsidR="002B4EDE">
          <w:t>(</w:t>
        </w:r>
      </w:ins>
      <w:ins w:id="685" w:author="Balaena Institute whitehead" w:date="2025-09-25T11:41:00Z" w16du:dateUtc="2025-09-25T14:41:00Z">
        <w:r w:rsidR="007478E2">
          <w:t>&lt;</w:t>
        </w:r>
      </w:ins>
      <w:ins w:id="686" w:author="Balaena Institute whitehead" w:date="2025-09-25T11:43:00Z" w16du:dateUtc="2025-09-25T14:43:00Z">
        <w:r w:rsidR="007478E2">
          <w:t>5.5 m</w:t>
        </w:r>
      </w:ins>
      <w:ins w:id="687" w:author="Balaena Institute whitehead" w:date="2025-09-25T11:26:00Z" w16du:dateUtc="2025-09-25T14:26:00Z">
        <w:r w:rsidR="002B4EDE">
          <w:t xml:space="preserve">) </w:t>
        </w:r>
      </w:ins>
      <w:r w:rsidRPr="00207D2A">
        <w:t xml:space="preserve">and juveniles </w:t>
      </w:r>
      <w:ins w:id="688" w:author="Balaena Institute whitehead" w:date="2025-09-25T11:43:00Z" w16du:dateUtc="2025-09-25T14:43:00Z">
        <w:r w:rsidR="007478E2">
          <w:t xml:space="preserve">(5.5 </w:t>
        </w:r>
      </w:ins>
      <w:ins w:id="689" w:author="Balaena Institute whitehead" w:date="2025-09-25T11:44:00Z" w16du:dateUtc="2025-09-25T14:44:00Z">
        <w:r w:rsidR="007478E2">
          <w:t>–</w:t>
        </w:r>
      </w:ins>
      <w:ins w:id="690" w:author="Balaena Institute whitehead" w:date="2025-09-25T11:43:00Z" w16du:dateUtc="2025-09-25T14:43:00Z">
        <w:r w:rsidR="007478E2">
          <w:t xml:space="preserve"> 7</w:t>
        </w:r>
      </w:ins>
      <w:ins w:id="691" w:author="Balaena Institute whitehead" w:date="2025-09-25T11:44:00Z" w16du:dateUtc="2025-09-25T14:44:00Z">
        <w:r w:rsidR="007478E2">
          <w:t>.6 m)</w:t>
        </w:r>
      </w:ins>
      <w:del w:id="692" w:author="Balaena Institute whitehead" w:date="2025-09-25T11:43:00Z" w16du:dateUtc="2025-09-25T14:43:00Z">
        <w:r w:rsidRPr="00207D2A" w:rsidDel="007478E2">
          <w:fldChar w:fldCharType="begin"/>
        </w:r>
        <w:r w:rsidR="00F061E5" w:rsidDel="007478E2">
          <w:del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7478E2">
          <w:fldChar w:fldCharType="separate"/>
        </w:r>
        <w:r w:rsidRPr="00207D2A" w:rsidDel="007478E2">
          <w:rPr>
            <w:kern w:val="0"/>
            <w:lang w:val="en-US"/>
          </w:rPr>
          <w:delText>(Best et al. 1984)</w:delText>
        </w:r>
        <w:r w:rsidRPr="00207D2A" w:rsidDel="007478E2">
          <w:fldChar w:fldCharType="end"/>
        </w:r>
      </w:del>
      <w:r w:rsidRPr="00207D2A">
        <w:t>.</w:t>
      </w:r>
      <w:del w:id="693" w:author="Balaena Institute whitehead" w:date="2025-09-25T11:22:00Z" w16du:dateUtc="2025-09-25T14:22:00Z">
        <w:r w:rsidRPr="00207D2A" w:rsidDel="003A7E1D">
          <w:delText xml:space="preserve"> At this stage of development, the growth trajectories of males and females are expected to be nearly equivalent </w:delText>
        </w:r>
        <w:commentRangeStart w:id="694"/>
        <w:r w:rsidRPr="00207D2A" w:rsidDel="003A7E1D">
          <w:fldChar w:fldCharType="begin"/>
        </w:r>
        <w:r w:rsidR="00F061E5" w:rsidDel="003A7E1D">
          <w:del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3A7E1D">
          <w:fldChar w:fldCharType="separate"/>
        </w:r>
        <w:r w:rsidRPr="00207D2A" w:rsidDel="003A7E1D">
          <w:rPr>
            <w:kern w:val="0"/>
            <w:lang w:val="en-US"/>
          </w:rPr>
          <w:delText>(Nishiwaki et al. 1963, Best et al. 1984)</w:delText>
        </w:r>
        <w:r w:rsidRPr="00207D2A" w:rsidDel="003A7E1D">
          <w:fldChar w:fldCharType="end"/>
        </w:r>
      </w:del>
      <w:del w:id="695" w:author="Balaena Institute whitehead" w:date="2025-09-25T11:41:00Z" w16du:dateUtc="2025-09-25T14:41:00Z">
        <w:r w:rsidRPr="00207D2A" w:rsidDel="007478E2">
          <w:delText>.</w:delText>
        </w:r>
      </w:del>
      <w:r w:rsidRPr="00207D2A">
        <w:t xml:space="preserve"> </w:t>
      </w:r>
      <w:commentRangeEnd w:id="694"/>
      <w:r w:rsidR="003A7E1D">
        <w:rPr>
          <w:rStyle w:val="CommentReference"/>
        </w:rPr>
        <w:commentReference w:id="694"/>
      </w:r>
      <w:r w:rsidRPr="00207D2A">
        <w:t xml:space="preserve">Additionally, males experience a ‘secondary growth spurt’ after attaining sexual maturity (&gt;10 m), which would make adult males (10 – 13.7 m) reliably distinguishable from mature males (&gt; 13.7 m). </w:t>
      </w:r>
      <w:commentRangeEnd w:id="677"/>
      <w:r w:rsidR="007478E2">
        <w:rPr>
          <w:rStyle w:val="CommentReference"/>
        </w:rPr>
        <w:commentReference w:id="677"/>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257D2A25" w:rsidR="00B80788" w:rsidRPr="00207D2A" w:rsidRDefault="00B80788" w:rsidP="00B80788">
      <w:pPr>
        <w:spacing w:line="360" w:lineRule="auto"/>
      </w:pPr>
      <w:del w:id="696" w:author="Balaena Institute whitehead" w:date="2025-09-25T11:45:00Z" w16du:dateUtc="2025-09-25T14:45:00Z">
        <w:r w:rsidRPr="00207D2A" w:rsidDel="007478E2">
          <w:delText>We found that, despite optimum parameter estimates being sensitive to measurement uncertainty (</w:delText>
        </w:r>
        <w:r w:rsidRPr="00207D2A" w:rsidDel="007478E2">
          <w:rPr>
            <w:b/>
            <w:bCs/>
          </w:rPr>
          <w:delText>Figure 4)</w:delText>
        </w:r>
        <w:r w:rsidRPr="00207D2A" w:rsidDel="007478E2">
          <w:delText xml:space="preserve">, </w:delText>
        </w:r>
      </w:del>
      <w:ins w:id="697" w:author="Balaena Institute whitehead" w:date="2025-09-25T11:45:00Z" w16du:dateUtc="2025-09-25T14:45:00Z">
        <w:r w:rsidR="007478E2">
          <w:t>T</w:t>
        </w:r>
      </w:ins>
      <w:del w:id="698" w:author="Balaena Institute whitehead" w:date="2025-09-25T11:45:00Z" w16du:dateUtc="2025-09-25T14:45:00Z">
        <w:r w:rsidRPr="00207D2A" w:rsidDel="007478E2">
          <w:delText>t</w:delText>
        </w:r>
      </w:del>
      <w:r w:rsidRPr="00207D2A">
        <w:t xml:space="preserve">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w:t>
      </w:r>
      <w:ins w:id="699" w:author="Balaena Institute whitehead" w:date="2025-09-25T11:45:00Z" w16du:dateUtc="2025-09-25T14:45:00Z">
        <w:r w:rsidR="007478E2">
          <w:t xml:space="preserve"> </w:t>
        </w:r>
        <w:commentRangeStart w:id="700"/>
        <w:del w:id="701" w:author="Ana Eguiguren" w:date="2025-09-25T20:45:00Z" w16du:dateUtc="2025-09-25T23:45:00Z">
          <w:r w:rsidR="007478E2" w:rsidRPr="00207D2A" w:rsidDel="008472E6">
            <w:delText>We found that,</w:delText>
          </w:r>
        </w:del>
      </w:ins>
      <w:ins w:id="702" w:author="Ana Eguiguren" w:date="2025-09-25T20:45:00Z" w16du:dateUtc="2025-09-25T23:45:00Z">
        <w:r w:rsidR="008472E6">
          <w:t>This was true</w:t>
        </w:r>
      </w:ins>
      <w:ins w:id="703" w:author="Balaena Institute whitehead" w:date="2025-09-25T11:45:00Z" w16du:dateUtc="2025-09-25T14:45:00Z">
        <w:r w:rsidR="007478E2" w:rsidRPr="00207D2A">
          <w:t xml:space="preserve"> despite optimum parameter estimates being sensitive to measurement uncertainty (</w:t>
        </w:r>
        <w:r w:rsidR="007478E2" w:rsidRPr="00207D2A">
          <w:rPr>
            <w:b/>
            <w:bCs/>
          </w:rPr>
          <w:t>Figure 4</w:t>
        </w:r>
      </w:ins>
      <w:ins w:id="704" w:author="Balaena Institute whitehead" w:date="2025-09-25T11:46:00Z" w16du:dateUtc="2025-09-25T14:46:00Z">
        <w:r w:rsidR="007478E2">
          <w:rPr>
            <w:b/>
            <w:bCs/>
          </w:rPr>
          <w:t>).</w:t>
        </w:r>
      </w:ins>
      <w:ins w:id="705" w:author="Balaena Institute whitehead" w:date="2025-09-25T11:45:00Z" w16du:dateUtc="2025-09-25T14:45:00Z">
        <w:r w:rsidR="007478E2" w:rsidRPr="00207D2A">
          <w:t xml:space="preserve"> </w:t>
        </w:r>
      </w:ins>
      <w:commentRangeEnd w:id="700"/>
      <w:ins w:id="706" w:author="Balaena Institute whitehead" w:date="2025-09-25T11:46:00Z" w16du:dateUtc="2025-09-25T14:46:00Z">
        <w:r w:rsidR="007478E2">
          <w:rPr>
            <w:rStyle w:val="CommentReference"/>
          </w:rPr>
          <w:commentReference w:id="700"/>
        </w:r>
      </w:ins>
      <w:del w:id="707" w:author="Balaena Institute whitehead" w:date="2025-09-25T11:46:00Z" w16du:dateUtc="2025-09-25T14:46:00Z">
        <w:r w:rsidRPr="00207D2A" w:rsidDel="007478E2">
          <w:delText xml:space="preserve"> </w:delText>
        </w:r>
      </w:del>
      <w:r w:rsidRPr="00207D2A">
        <w:t xml:space="preserve">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—had consistently low probabilities of being female</w:t>
      </w:r>
      <w:ins w:id="708" w:author="Balaena Institute whitehead" w:date="2025-09-25T11:47:00Z" w16du:dateUtc="2025-09-25T14:47:00Z">
        <w:r w:rsidR="007478E2">
          <w:t xml:space="preserve"> </w:t>
        </w:r>
      </w:ins>
      <w:del w:id="709" w:author="Balaena Institute whitehead" w:date="2025-09-25T11:47:00Z" w16du:dateUtc="2025-09-25T14:47:00Z">
        <w:r w:rsidRPr="00207D2A" w:rsidDel="007478E2">
          <w:delText>; whereas</w:delText>
        </w:r>
      </w:del>
      <w:ins w:id="710" w:author="Balaena Institute whitehead" w:date="2025-09-25T11:47:00Z" w16du:dateUtc="2025-09-25T14:47:00Z">
        <w:r w:rsidR="007478E2">
          <w:t>and</w:t>
        </w:r>
      </w:ins>
      <w:r w:rsidRPr="00207D2A">
        <w:t xml:space="preserve">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w:t>
      </w:r>
      <w:ins w:id="711" w:author="Ana Eguiguren" w:date="2025-09-25T20:46:00Z" w16du:dateUtc="2025-09-25T23:46:00Z">
        <w:r w:rsidR="001859B4">
          <w:t xml:space="preserve">in immature individuals, </w:t>
        </w:r>
      </w:ins>
      <w:r w:rsidRPr="00207D2A">
        <w:t>sexual dimorphism</w:t>
      </w:r>
      <w:del w:id="712" w:author="Ana Eguiguren" w:date="2025-09-25T20:46:00Z" w16du:dateUtc="2025-09-25T23:46:00Z">
        <w:r w:rsidRPr="00207D2A" w:rsidDel="001859B4">
          <w:delText xml:space="preserve"> in immature individuals</w:delText>
        </w:r>
      </w:del>
      <w:r w:rsidRPr="00207D2A">
        <w:t xml:space="preserve">,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commentRangeStart w:id="713"/>
      <w:commentRangeStart w:id="714"/>
      <w:r w:rsidR="00820837" w:rsidRPr="00207D2A">
        <w:t>Hence, our</w:t>
      </w:r>
      <w:r w:rsidRPr="00207D2A">
        <w:t xml:space="preserve"> methods allow </w:t>
      </w:r>
      <w:del w:id="715" w:author="Ana Eguiguren" w:date="2025-09-25T20:46:00Z" w16du:dateUtc="2025-09-25T23:46:00Z">
        <w:r w:rsidRPr="00207D2A" w:rsidDel="001859B4">
          <w:delText xml:space="preserve">for </w:delText>
        </w:r>
      </w:del>
      <w:ins w:id="716" w:author="Ana Eguiguren" w:date="2025-09-25T20:46:00Z" w16du:dateUtc="2025-09-25T23:46:00Z">
        <w:r w:rsidR="001859B4" w:rsidRPr="00207D2A">
          <w:t xml:space="preserve"> </w:t>
        </w:r>
      </w:ins>
      <w:ins w:id="717" w:author="Ana Eguiguren" w:date="2025-09-25T20:41:00Z" w16du:dateUtc="2025-09-25T23:41:00Z">
        <w:r w:rsidR="008472E6">
          <w:t xml:space="preserve">reliable sex identification </w:t>
        </w:r>
      </w:ins>
      <w:ins w:id="718" w:author="Ana Eguiguren" w:date="2025-09-25T20:42:00Z" w16du:dateUtc="2025-09-25T23:42:00Z">
        <w:r w:rsidR="008472E6">
          <w:t xml:space="preserve">(as adult/mature females) </w:t>
        </w:r>
      </w:ins>
      <w:ins w:id="719" w:author="Ana Eguiguren" w:date="2025-09-25T20:41:00Z" w16du:dateUtc="2025-09-25T23:41:00Z">
        <w:r w:rsidR="008472E6">
          <w:t xml:space="preserve">of </w:t>
        </w:r>
      </w:ins>
      <w:r w:rsidR="00C93F1A" w:rsidRPr="00207D2A">
        <w:t>the majority of</w:t>
      </w:r>
      <w:r w:rsidRPr="00207D2A">
        <w:t xml:space="preserve"> individuals within the traditional female-immature age-sex class</w:t>
      </w:r>
      <w:del w:id="720" w:author="Ana Eguiguren" w:date="2025-09-25T20:42:00Z" w16du:dateUtc="2025-09-25T23:42:00Z">
        <w:r w:rsidRPr="00207D2A" w:rsidDel="008472E6">
          <w:delText xml:space="preserve"> to be reliabl</w:delText>
        </w:r>
        <w:r w:rsidR="00820837" w:rsidRPr="00207D2A" w:rsidDel="008472E6">
          <w:delText>y</w:delText>
        </w:r>
        <w:r w:rsidRPr="00207D2A" w:rsidDel="008472E6">
          <w:delText xml:space="preserve"> identified as adult/mature femal</w:delText>
        </w:r>
      </w:del>
      <w:commentRangeEnd w:id="713"/>
      <w:r w:rsidR="008472E6">
        <w:rPr>
          <w:rStyle w:val="CommentReference"/>
        </w:rPr>
        <w:commentReference w:id="713"/>
      </w:r>
      <w:commentRangeEnd w:id="714"/>
      <w:r w:rsidR="008472E6">
        <w:rPr>
          <w:rStyle w:val="CommentReference"/>
        </w:rPr>
        <w:commentReference w:id="714"/>
      </w:r>
      <w:del w:id="721" w:author="Ana Eguiguren" w:date="2025-09-25T20:42:00Z" w16du:dateUtc="2025-09-25T23:42:00Z">
        <w:r w:rsidRPr="00207D2A" w:rsidDel="008472E6">
          <w:delText>es.</w:delText>
        </w:r>
      </w:del>
      <w:ins w:id="722" w:author="Ana Eguiguren" w:date="2025-09-25T20:42:00Z" w16du:dateUtc="2025-09-25T23:42:00Z">
        <w:r w:rsidR="008472E6">
          <w:t xml:space="preserve"> </w:t>
        </w:r>
      </w:ins>
      <w:ins w:id="723" w:author="Ana Eguiguren" w:date="2025-09-25T20:11:00Z" w16du:dateUtc="2025-09-25T23:11:00Z">
        <w:r w:rsidR="00116451">
          <w:t xml:space="preserve">Likewise, our </w:t>
        </w:r>
      </w:ins>
      <w:ins w:id="724" w:author="Ana Eguiguren" w:date="2025-09-25T20:13:00Z" w16du:dateUtc="2025-09-25T23:13:00Z">
        <w:r w:rsidR="00116451">
          <w:t xml:space="preserve">approach </w:t>
        </w:r>
      </w:ins>
      <w:ins w:id="725" w:author="Ana Eguiguren" w:date="2025-09-25T20:17:00Z" w16du:dateUtc="2025-09-25T23:17:00Z">
        <w:r w:rsidR="003373E4">
          <w:t xml:space="preserve">correctly </w:t>
        </w:r>
      </w:ins>
      <w:ins w:id="726" w:author="Ana Eguiguren" w:date="2025-09-25T20:13:00Z" w16du:dateUtc="2025-09-25T23:13:00Z">
        <w:r w:rsidR="00116451">
          <w:t xml:space="preserve">assigned a </w:t>
        </w:r>
        <w:r w:rsidR="00116451">
          <w:rPr>
            <w:i/>
            <w:iCs/>
          </w:rPr>
          <w:t>P(f) ~ 0</w:t>
        </w:r>
        <w:r w:rsidR="00116451">
          <w:t xml:space="preserve"> to the </w:t>
        </w:r>
      </w:ins>
      <w:ins w:id="727" w:author="Ana Eguiguren" w:date="2025-09-25T20:14:00Z" w16du:dateUtc="2025-09-25T23:14:00Z">
        <w:r w:rsidR="00116451">
          <w:t>whales</w:t>
        </w:r>
      </w:ins>
      <w:ins w:id="728" w:author="Ana Eguiguren" w:date="2025-09-25T20:13:00Z" w16du:dateUtc="2025-09-25T23:13:00Z">
        <w:r w:rsidR="00116451">
          <w:t xml:space="preserve"> observed in the North Atlantic and Arctic Oceans, wh</w:t>
        </w:r>
      </w:ins>
      <w:ins w:id="729" w:author="Ana Eguiguren" w:date="2025-09-25T20:14:00Z" w16du:dateUtc="2025-09-25T23:14:00Z">
        <w:r w:rsidR="00116451">
          <w:t xml:space="preserve">ere the vast majority of individuals are known to be adult and mature males </w:t>
        </w:r>
      </w:ins>
      <w:r w:rsidR="00116451">
        <w:fldChar w:fldCharType="begin"/>
      </w:r>
      <w:r w:rsidR="00116451">
        <w:instrText xml:space="preserve"> ADDIN ZOTERO_ITEM CSL_CITATION {"citationID":"atu49tdg2m","properties":{"formattedCitation":"\\uldash{(Martin 1980)}","plainCitation":"(Martin 1980)","noteIndex":0},"citationItems":[{"id":5115,"uris":["http://zotero.org/users/5395629/items/TBBV9TJS"],"itemData":{"id":5115,"type":"article-journal","container-title":"Reports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fldChar w:fldCharType="separate"/>
      </w:r>
      <w:r w:rsidR="00116451" w:rsidRPr="00116451">
        <w:rPr>
          <w:kern w:val="0"/>
          <w:szCs w:val="24"/>
          <w:u w:val="dash"/>
          <w:lang w:val="en-US"/>
        </w:rPr>
        <w:t>(Martin 1980)</w:t>
      </w:r>
      <w:r w:rsidR="00116451">
        <w:fldChar w:fldCharType="end"/>
      </w:r>
      <w:ins w:id="730" w:author="Ana Eguiguren" w:date="2025-09-25T20:16:00Z" w16du:dateUtc="2025-09-25T23:16:00Z">
        <w:r w:rsidR="00116451">
          <w:t>. Although this represents a very small sample size (n = 2), it demonstrates the applicability of o</w:t>
        </w:r>
        <w:r w:rsidR="003373E4">
          <w:t xml:space="preserve">ur methods for data collected </w:t>
        </w:r>
      </w:ins>
      <w:ins w:id="731" w:author="Ana Eguiguren" w:date="2025-09-25T20:17:00Z" w16du:dateUtc="2025-09-25T23:17:00Z">
        <w:r w:rsidR="003373E4">
          <w:t xml:space="preserve">in other regions </w:t>
        </w:r>
      </w:ins>
      <w:ins w:id="732" w:author="Ana Eguiguren" w:date="2025-09-25T20:18:00Z" w16du:dateUtc="2025-09-25T23:18:00Z">
        <w:r w:rsidR="003373E4">
          <w:t>and using different UAV platforms.</w:t>
        </w:r>
      </w:ins>
      <w:ins w:id="733" w:author="Ana Eguiguren" w:date="2025-09-25T20:14:00Z" w16du:dateUtc="2025-09-25T23:14:00Z">
        <w:r w:rsidR="00116451">
          <w:t xml:space="preserve"> </w:t>
        </w:r>
      </w:ins>
      <w:r w:rsidRPr="00207D2A">
        <w:t xml:space="preserve"> </w:t>
      </w:r>
    </w:p>
    <w:p w14:paraId="3F824791" w14:textId="5DCB9E0B"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del w:id="734" w:author="Ana Eguiguren" w:date="2025-09-25T20:47:00Z" w16du:dateUtc="2025-09-25T23:47:00Z">
        <w:r w:rsidRPr="00207D2A" w:rsidDel="001859B4">
          <w:delText xml:space="preserve">high </w:delText>
        </w:r>
      </w:del>
      <w:ins w:id="735" w:author="Ana Eguiguren" w:date="2025-09-25T20:47:00Z" w16du:dateUtc="2025-09-25T23:47:00Z">
        <w:r w:rsidR="001859B4">
          <w:t>wide</w:t>
        </w:r>
        <w:r w:rsidR="001859B4" w:rsidRPr="00207D2A">
          <w:t xml:space="preserve"> </w:t>
        </w:r>
      </w:ins>
      <w:r w:rsidRPr="00207D2A">
        <w:t xml:space="preserve">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t>
      </w:r>
      <w:commentRangeStart w:id="736"/>
      <w:commentRangeStart w:id="737"/>
      <w:r w:rsidRPr="00207D2A">
        <w:t xml:space="preserve">which would make distinguishing subadult males from adult and mature </w:t>
      </w:r>
      <w:del w:id="738" w:author="Ana Eguiguren" w:date="2025-09-25T20:44:00Z" w16du:dateUtc="2025-09-25T23:44:00Z">
        <w:r w:rsidRPr="00207D2A" w:rsidDel="008472E6">
          <w:delText xml:space="preserve">males </w:delText>
        </w:r>
      </w:del>
      <w:ins w:id="739" w:author="Ana Eguiguren" w:date="2025-09-25T20:44:00Z" w16du:dateUtc="2025-09-25T23:44:00Z">
        <w:r w:rsidR="008472E6">
          <w:t>females</w:t>
        </w:r>
        <w:r w:rsidR="008472E6" w:rsidRPr="00207D2A">
          <w:t xml:space="preserve"> </w:t>
        </w:r>
      </w:ins>
      <w:r w:rsidRPr="00207D2A">
        <w:t>particularly challenging</w:t>
      </w:r>
      <w:commentRangeEnd w:id="736"/>
      <w:r w:rsidR="008472E6">
        <w:rPr>
          <w:rStyle w:val="CommentReference"/>
        </w:rPr>
        <w:commentReference w:id="736"/>
      </w:r>
      <w:commentRangeEnd w:id="737"/>
      <w:r w:rsidR="008472E6">
        <w:rPr>
          <w:rStyle w:val="CommentReference"/>
        </w:rPr>
        <w:commentReference w:id="737"/>
      </w:r>
      <w:r w:rsidRPr="00207D2A">
        <w:t xml:space="preserve">. </w:t>
      </w:r>
      <w:commentRangeStart w:id="740"/>
      <w:commentRangeStart w:id="741"/>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740"/>
      <w:r w:rsidRPr="00207D2A">
        <w:rPr>
          <w:rStyle w:val="CommentReference"/>
        </w:rPr>
        <w:commentReference w:id="740"/>
      </w:r>
      <w:commentRangeEnd w:id="741"/>
      <w:r w:rsidRPr="00207D2A">
        <w:rPr>
          <w:rStyle w:val="CommentReference"/>
        </w:rPr>
        <w:commentReference w:id="741"/>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w:t>
      </w:r>
      <w:r w:rsidRPr="00207D2A">
        <w:lastRenderedPageBreak/>
        <w:t xml:space="preserve">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53430CE3"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742"/>
      <w:commentRangeStart w:id="743"/>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742"/>
      <w:r w:rsidRPr="00207D2A">
        <w:rPr>
          <w:rStyle w:val="CommentReference"/>
        </w:rPr>
        <w:commentReference w:id="742"/>
      </w:r>
      <w:commentRangeEnd w:id="743"/>
      <w:r w:rsidR="005D09FC">
        <w:rPr>
          <w:rStyle w:val="CommentReference"/>
        </w:rPr>
        <w:commentReference w:id="743"/>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744" w:author="Ana Eguiguren" w:date="2025-09-04T21:04:00Z" w16du:dateUtc="2025-09-05T00:04:00Z">
        <w:r w:rsidRPr="00207D2A" w:rsidDel="00505535">
          <w:delText xml:space="preserve"> </w:delText>
        </w:r>
      </w:del>
      <w:r w:rsidRPr="00207D2A">
        <w:t xml:space="preserve"> </w:t>
      </w:r>
      <w:commentRangeStart w:id="745"/>
      <w:commentRangeStart w:id="746"/>
      <w:r w:rsidR="005D09FC">
        <w:t xml:space="preserve">Despite this we conservatively assumed equal prior probabilities of observing each sex. </w:t>
      </w:r>
      <w:r w:rsidR="00474C79">
        <w:t xml:space="preserve">This may have underestimated the probability of being female for some intermediate subjects. </w:t>
      </w:r>
      <w:del w:id="747" w:author="Ana Eguiguren" w:date="2025-09-25T21:44:00Z" w16du:dateUtc="2025-09-26T00:44:00Z">
        <w:r w:rsidR="00474C79" w:rsidDel="0097153F">
          <w:delText>For instance</w:delText>
        </w:r>
        <w:r w:rsidR="00D41EDB" w:rsidDel="0097153F">
          <w:delText>,</w:delText>
        </w:r>
        <w:r w:rsidR="00474C79" w:rsidDel="0097153F">
          <w:delText xml:space="preserve"> </w:delText>
        </w:r>
      </w:del>
      <w:ins w:id="748" w:author="Ana Eguiguren" w:date="2025-09-25T21:44:00Z" w16du:dateUtc="2025-09-26T00:44:00Z">
        <w:r w:rsidR="0097153F">
          <w:t>W</w:t>
        </w:r>
      </w:ins>
      <w:del w:id="749" w:author="Ana Eguiguren" w:date="2025-09-25T21:44:00Z" w16du:dateUtc="2025-09-26T00:44:00Z">
        <w:r w:rsidR="00474C79" w:rsidDel="0097153F">
          <w:delText>w</w:delText>
        </w:r>
      </w:del>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del w:id="750" w:author="Ana Eguiguren" w:date="2025-09-25T21:45:00Z" w16du:dateUtc="2025-09-26T00:45:00Z">
        <w:r w:rsidR="00D71A32" w:rsidDel="0097153F">
          <w:delText xml:space="preserve">of whale </w:delText>
        </w:r>
        <w:r w:rsidR="000D7B1C" w:rsidDel="0097153F">
          <w:delText>11</w:delText>
        </w:r>
      </w:del>
      <w:del w:id="751" w:author="Ana Eguiguren" w:date="2025-09-04T21:00:00Z" w16du:dateUtc="2025-09-05T00:00:00Z">
        <w:r w:rsidR="00D71A32" w:rsidDel="00686AFF">
          <w:delText>#11</w:delText>
        </w:r>
      </w:del>
      <w:del w:id="752" w:author="Ana Eguiguren" w:date="2025-09-25T21:45:00Z" w16du:dateUtc="2025-09-26T00:45:00Z">
        <w:r w:rsidR="00D71A32" w:rsidDel="0097153F">
          <w:delText xml:space="preserve"> being female changed from </w:delText>
        </w:r>
      </w:del>
      <w:del w:id="753" w:author="Ana Eguiguren" w:date="2025-09-04T21:01:00Z" w16du:dateUtc="2025-09-05T00:01:00Z">
        <w:r w:rsidR="00D71A32" w:rsidDel="00686AFF">
          <w:delText xml:space="preserve">0.64 to </w:delText>
        </w:r>
        <w:r w:rsidR="00D41EDB" w:rsidDel="00686AFF">
          <w:delText>0.87</w:delText>
        </w:r>
      </w:del>
      <w:ins w:id="754" w:author="Ana Eguiguren" w:date="2025-09-25T21:45:00Z" w16du:dateUtc="2025-09-26T00:45:00Z">
        <w:r w:rsidR="0097153F">
          <w:t xml:space="preserve">of individuals </w:t>
        </w:r>
        <w:r w:rsidR="00B16415">
          <w:t xml:space="preserve">with originally intermediate </w:t>
        </w:r>
        <w:r w:rsidR="00B16415">
          <w:rPr>
            <w:i/>
            <w:iCs/>
          </w:rPr>
          <w:t xml:space="preserve">P(f) </w:t>
        </w:r>
        <w:r w:rsidR="00B16415">
          <w:t>values increased considerably</w:t>
        </w:r>
      </w:ins>
      <w:ins w:id="755" w:author="Ana Eguiguren" w:date="2025-09-04T21:03:00Z" w16du:dateUtc="2025-09-05T00:03:00Z">
        <w:r w:rsidR="004B27FA">
          <w:t xml:space="preserve"> (</w:t>
        </w:r>
        <w:r w:rsidR="004B27FA">
          <w:rPr>
            <w:b/>
            <w:bCs/>
          </w:rPr>
          <w:t>Supplement 4 – Figure S4-2)</w:t>
        </w:r>
      </w:ins>
      <w:r w:rsidR="00D71A32">
        <w:t>.</w:t>
      </w:r>
      <w:commentRangeEnd w:id="745"/>
      <w:r w:rsidR="00D41EDB">
        <w:rPr>
          <w:rStyle w:val="CommentReference"/>
        </w:rPr>
        <w:commentReference w:id="745"/>
      </w:r>
      <w:commentRangeEnd w:id="746"/>
      <w:r w:rsidR="00686AFF">
        <w:rPr>
          <w:rStyle w:val="CommentReference"/>
        </w:rPr>
        <w:commentReference w:id="746"/>
      </w:r>
      <w:ins w:id="756" w:author="Ana Eguiguren" w:date="2025-09-04T21:01:00Z" w16du:dateUtc="2025-09-05T00:01:00Z">
        <w:r w:rsidR="004B27FA">
          <w:t xml:space="preserve"> </w:t>
        </w:r>
      </w:ins>
      <w:ins w:id="757" w:author="Ana Eguiguren" w:date="2025-09-04T21:05:00Z" w16du:dateUtc="2025-09-05T00:05:00Z">
        <w:r w:rsidR="00505535">
          <w:t>However, i</w:t>
        </w:r>
      </w:ins>
      <w:ins w:id="758" w:author="Ana Eguiguren" w:date="2025-09-04T21:01:00Z" w16du:dateUtc="2025-09-05T00:01:00Z">
        <w:r w:rsidR="004B27FA">
          <w:t xml:space="preserve">mplementing this informed prior resulted in unrealistically high probabilities </w:t>
        </w:r>
      </w:ins>
      <w:ins w:id="759" w:author="Ana Eguiguren" w:date="2025-09-04T21:02:00Z" w16du:dateUtc="2025-09-05T00:02:00Z">
        <w:r w:rsidR="004B27FA">
          <w:t xml:space="preserve">of </w:t>
        </w:r>
      </w:ins>
      <w:ins w:id="760" w:author="Ana Eguiguren" w:date="2025-09-04T21:05:00Z" w16du:dateUtc="2025-09-05T00:05:00Z">
        <w:r w:rsidR="00505535">
          <w:t xml:space="preserve">individuals </w:t>
        </w:r>
      </w:ins>
      <w:ins w:id="761" w:author="Ana Eguiguren" w:date="2025-09-04T21:02:00Z" w16du:dateUtc="2025-09-05T00:02:00Z">
        <w:r w:rsidR="004B27FA">
          <w:t>being female for calves (original = 0.5, updated = 0.</w:t>
        </w:r>
      </w:ins>
      <w:ins w:id="762" w:author="Ana Eguiguren" w:date="2025-09-24T16:45:00Z" w16du:dateUtc="2025-09-24T19:45:00Z">
        <w:r w:rsidR="000D7B1C">
          <w:t>79</w:t>
        </w:r>
      </w:ins>
      <w:ins w:id="763" w:author="Ana Eguiguren" w:date="2025-09-04T21:02:00Z" w16du:dateUtc="2025-09-05T00:02:00Z">
        <w:r w:rsidR="004B27FA">
          <w:t xml:space="preserve">), </w:t>
        </w:r>
      </w:ins>
      <w:ins w:id="764" w:author="Ana Eguiguren" w:date="2025-09-04T21:06:00Z" w16du:dateUtc="2025-09-05T00:06:00Z">
        <w:r w:rsidR="00505535">
          <w:t xml:space="preserve">given </w:t>
        </w:r>
      </w:ins>
      <w:ins w:id="765" w:author="Ana Eguiguren" w:date="2025-09-25T20:18:00Z" w16du:dateUtc="2025-09-25T23:18:00Z">
        <w:r w:rsidR="00114061">
          <w:t xml:space="preserve">the even sex ratio of sperm whales </w:t>
        </w:r>
      </w:ins>
      <w:ins w:id="766" w:author="Ana Eguiguren" w:date="2025-09-25T20:19:00Z" w16du:dateUtc="2025-09-25T23:19:00Z">
        <w:r w:rsidR="00114061">
          <w:t xml:space="preserve">in birth and early years </w:t>
        </w:r>
      </w:ins>
      <w:r w:rsidR="00114061">
        <w:fldChar w:fldCharType="begin"/>
      </w:r>
      <w:r w:rsidR="00114061">
        <w:instrText xml:space="preserve"> ADDIN ZOTERO_ITEM CSL_CITATION {"citationID":"a1mg41e2jb","properties":{"formattedCitation":"\\uldash{(Best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114061" w:rsidRPr="00114061">
        <w:rPr>
          <w:kern w:val="0"/>
          <w:szCs w:val="24"/>
          <w:u w:val="dash"/>
          <w:lang w:val="en-US"/>
        </w:rPr>
        <w:t>(Best et al. 1984)</w:t>
      </w:r>
      <w:r w:rsidR="00114061">
        <w:fldChar w:fldCharType="end"/>
      </w:r>
      <w:ins w:id="767" w:author="Ana Eguiguren" w:date="2025-09-04T21:07:00Z" w16du:dateUtc="2025-09-05T00:07:00Z">
        <w:r w:rsidR="00505535">
          <w:t>. Thus,</w:t>
        </w:r>
      </w:ins>
      <w:ins w:id="768" w:author="Ana Eguiguren" w:date="2025-09-04T21:02:00Z" w16du:dateUtc="2025-09-05T00:02:00Z">
        <w:r w:rsidR="004B27FA">
          <w:t xml:space="preserve"> we consider our co</w:t>
        </w:r>
      </w:ins>
      <w:ins w:id="769" w:author="Ana Eguiguren" w:date="2025-09-04T21:03:00Z" w16du:dateUtc="2025-09-05T00:03:00Z">
        <w:r w:rsidR="004B27FA">
          <w:t xml:space="preserve">nservative prior </w:t>
        </w:r>
      </w:ins>
      <w:ins w:id="770" w:author="Ana Eguiguren" w:date="2025-09-04T21:04:00Z" w16du:dateUtc="2025-09-05T00:04:00Z">
        <w:r w:rsidR="00505535">
          <w:t>to produce</w:t>
        </w:r>
      </w:ins>
      <w:ins w:id="771" w:author="Ana Eguiguren" w:date="2025-09-04T21:07:00Z" w16du:dateUtc="2025-09-05T00:07:00Z">
        <w:r w:rsidR="0030793A">
          <w:t xml:space="preserve"> a better representation of </w:t>
        </w:r>
        <w:r w:rsidR="006F0DBB">
          <w:t>the morpho</w:t>
        </w:r>
      </w:ins>
      <w:ins w:id="772" w:author="Ana Eguiguren" w:date="2025-09-04T21:08:00Z" w16du:dateUtc="2025-09-05T00:08:00Z">
        <w:r w:rsidR="006F0DBB">
          <w:t>metric different between males and females throughout their development</w:t>
        </w:r>
      </w:ins>
      <w:ins w:id="773" w:author="Ana Eguiguren" w:date="2025-09-04T21:07:00Z" w16du:dateUtc="2025-09-05T00:07:00Z">
        <w:r w:rsidR="0030793A">
          <w:t>.</w:t>
        </w:r>
      </w:ins>
      <w:ins w:id="774" w:author="Ana Eguiguren" w:date="2025-09-25T21:44:00Z" w16du:dateUtc="2025-09-26T00:44:00Z">
        <w:r w:rsidR="0097153F">
          <w:t xml:space="preserve"> </w:t>
        </w:r>
      </w:ins>
      <w:ins w:id="775" w:author="Ana Eguiguren" w:date="2025-09-25T21:48:00Z" w16du:dateUtc="2025-09-26T00:48:00Z">
        <w:r w:rsidR="00B16415">
          <w:t>In the future, including known sex individuals, especially immature males, may help develop models that can better distinguish the sex of individuals within this size range.</w:t>
        </w:r>
      </w:ins>
    </w:p>
    <w:p w14:paraId="510B815B" w14:textId="283FCEF3" w:rsidR="00C93F1A" w:rsidRPr="00207D2A" w:rsidRDefault="00B80788" w:rsidP="00B80788">
      <w:pPr>
        <w:spacing w:line="360" w:lineRule="auto"/>
      </w:pPr>
      <w:r w:rsidRPr="00207D2A">
        <w:t xml:space="preserve">We found consistent support for a constant (i.e., linear) </w:t>
      </w:r>
      <w:del w:id="776" w:author="Ana Eguiguren" w:date="2025-09-25T20:48:00Z" w16du:dateUtc="2025-09-25T23:48:00Z">
        <w:r w:rsidRPr="00207D2A" w:rsidDel="001859B4">
          <w:delText>growth rate</w:delText>
        </w:r>
      </w:del>
      <w:ins w:id="777" w:author="Ana Eguiguren" w:date="2025-09-25T20:48:00Z" w16du:dateUtc="2025-09-25T23:48:00Z">
        <w:r w:rsidR="001859B4">
          <w:t>increase</w:t>
        </w:r>
      </w:ins>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w:t>
      </w:r>
      <w:commentRangeStart w:id="778"/>
      <w:commentRangeStart w:id="779"/>
      <w:del w:id="780" w:author="Ana Eguiguren" w:date="2025-09-25T20:21:00Z" w16du:dateUtc="2025-09-25T23:21:00Z">
        <w:r w:rsidRPr="00207D2A" w:rsidDel="00114061">
          <w:delText xml:space="preserve">At the same time, it contrasts with male </w:delText>
        </w:r>
        <w:r w:rsidRPr="00207D2A" w:rsidDel="00114061">
          <w:rPr>
            <w:i/>
            <w:iCs/>
          </w:rPr>
          <w:delText>TL-</w:delText>
        </w:r>
        <w:r w:rsidRPr="00207D2A" w:rsidDel="00114061">
          <w:delText xml:space="preserve">age growth curves that show decelerating growth in total body length as individuals approach 15 m (~40 years) </w:delText>
        </w:r>
        <w:r w:rsidRPr="00207D2A" w:rsidDel="00114061">
          <w:fldChar w:fldCharType="begin"/>
        </w:r>
        <w:r w:rsidR="00F061E5" w:rsidDel="00114061">
          <w:del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delInstrText>
        </w:r>
        <w:r w:rsidRPr="00207D2A" w:rsidDel="00114061">
          <w:fldChar w:fldCharType="separate"/>
        </w:r>
        <w:r w:rsidR="00F061E5" w:rsidRPr="00F061E5" w:rsidDel="00114061">
          <w:rPr>
            <w:kern w:val="0"/>
            <w:lang w:val="en-US"/>
          </w:rPr>
          <w:delText>(Nishiwaki et al. 1963, Ohsumi 1977, Waters &amp; Whitehead 1990, Dickson 2020)</w:delText>
        </w:r>
        <w:r w:rsidRPr="00207D2A" w:rsidDel="00114061">
          <w:fldChar w:fldCharType="end"/>
        </w:r>
      </w:del>
      <w:commentRangeEnd w:id="778"/>
      <w:r w:rsidR="001859B4">
        <w:rPr>
          <w:rStyle w:val="CommentReference"/>
        </w:rPr>
        <w:commentReference w:id="778"/>
      </w:r>
      <w:commentRangeEnd w:id="779"/>
      <w:r w:rsidR="001859B4">
        <w:rPr>
          <w:rStyle w:val="CommentReference"/>
        </w:rPr>
        <w:commentReference w:id="779"/>
      </w:r>
      <w:del w:id="781" w:author="Ana Eguiguren" w:date="2025-09-25T20:21:00Z" w16du:dateUtc="2025-09-25T23:21:00Z">
        <w:r w:rsidRPr="00207D2A" w:rsidDel="00114061">
          <w:delText xml:space="preserve">. </w:delText>
        </w:r>
      </w:del>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xml:space="preserve">, </w:t>
      </w:r>
      <w:del w:id="782" w:author="Ana Eguiguren" w:date="2025-09-25T20:21:00Z" w16du:dateUtc="2025-09-25T23:21:00Z">
        <w:r w:rsidR="00C93F1A" w:rsidRPr="00207D2A" w:rsidDel="00114061">
          <w:delText xml:space="preserve">it </w:delText>
        </w:r>
      </w:del>
      <w:ins w:id="783" w:author="Ana Eguiguren" w:date="2025-09-25T20:21:00Z" w16du:dateUtc="2025-09-25T23:21:00Z">
        <w:r w:rsidR="00114061">
          <w:t xml:space="preserve">our findings support a continued growth </w:t>
        </w:r>
      </w:ins>
      <w:ins w:id="784" w:author="Ana Eguiguren" w:date="2025-09-25T20:22:00Z" w16du:dateUtc="2025-09-25T23:22:00Z">
        <w:r w:rsidR="00114061">
          <w:t>of the male sperm whales’ nose despite their total body length growth rate tapering off at 15 m</w:t>
        </w:r>
      </w:ins>
      <w:ins w:id="785" w:author="Ana Eguiguren" w:date="2025-09-25T20:23:00Z" w16du:dateUtc="2025-09-25T23:23:00Z">
        <w:r w:rsidR="00114061">
          <w:t xml:space="preserve"> (40 years).</w:t>
        </w:r>
      </w:ins>
      <w:ins w:id="786" w:author="Ana Eguiguren" w:date="2025-09-25T20:21:00Z" w16du:dateUtc="2025-09-25T23:21:00Z">
        <w:r w:rsidR="00114061" w:rsidRPr="00207D2A">
          <w:t xml:space="preserve"> </w:t>
        </w:r>
      </w:ins>
      <w:del w:id="787" w:author="Ana Eguiguren" w:date="2025-09-25T20:23:00Z" w16du:dateUtc="2025-09-25T23:23:00Z">
        <w:r w:rsidR="00C93F1A" w:rsidRPr="00207D2A" w:rsidDel="00114061">
          <w:delText xml:space="preserve">still stands that the growth period of male sperm whale noses far exceeds the growth period for their total body length. </w:delText>
        </w:r>
        <w:commentRangeStart w:id="788"/>
        <w:r w:rsidR="00C93F1A" w:rsidRPr="00207D2A" w:rsidDel="00114061">
          <w:delText xml:space="preserve">The </w:delText>
        </w:r>
      </w:del>
      <w:ins w:id="789" w:author="Ana Eguiguren" w:date="2025-09-25T20:23:00Z" w16du:dateUtc="2025-09-25T23:23:00Z">
        <w:r w:rsidR="00114061">
          <w:t>This pattern</w:t>
        </w:r>
        <w:r w:rsidR="00114061" w:rsidRPr="00207D2A">
          <w:t xml:space="preserve"> </w:t>
        </w:r>
      </w:ins>
      <w:del w:id="790" w:author="Ana Eguiguren" w:date="2025-09-25T20:23:00Z" w16du:dateUtc="2025-09-25T23:23:00Z">
        <w:r w:rsidR="00C93F1A" w:rsidRPr="00207D2A" w:rsidDel="00114061">
          <w:delText xml:space="preserve">decoupling growth curves for total body length and nose-to-body ratio </w:delText>
        </w:r>
      </w:del>
      <w:r w:rsidR="00C93F1A" w:rsidRPr="00207D2A">
        <w:t xml:space="preserve">may </w:t>
      </w:r>
      <w:del w:id="791" w:author="Ana Eguiguren" w:date="2025-09-25T20:23:00Z" w16du:dateUtc="2025-09-25T23:23:00Z">
        <w:r w:rsidR="00C93F1A" w:rsidRPr="00207D2A" w:rsidDel="00114061">
          <w:delText>indicate</w:delText>
        </w:r>
        <w:r w:rsidRPr="00207D2A" w:rsidDel="00114061">
          <w:delText xml:space="preserve"> results</w:delText>
        </w:r>
      </w:del>
      <w:commentRangeEnd w:id="788"/>
      <w:r w:rsidR="00D07A18">
        <w:rPr>
          <w:rStyle w:val="CommentReference"/>
        </w:rPr>
        <w:commentReference w:id="788"/>
      </w:r>
      <w:del w:id="792" w:author="Ana Eguiguren" w:date="2025-09-25T20:23:00Z" w16du:dateUtc="2025-09-25T23:23:00Z">
        <w:r w:rsidRPr="00207D2A" w:rsidDel="00114061">
          <w:delText xml:space="preserve">  </w:delText>
        </w:r>
      </w:del>
      <w:r w:rsidRPr="00207D2A">
        <w:t>that the growth in larger males</w:t>
      </w:r>
      <w:ins w:id="793" w:author="Ana Eguiguren" w:date="2025-09-25T20:23:00Z" w16du:dateUtc="2025-09-25T23:23:00Z">
        <w:r w:rsidR="00114061">
          <w:t>, rather than indeterminate skeletal growth,</w:t>
        </w:r>
      </w:ins>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del w:id="794" w:author="Ana Eguiguren" w:date="2025-09-25T20:24:00Z" w16du:dateUtc="2025-09-25T23:24:00Z">
        <w:r w:rsidRPr="00207D2A" w:rsidDel="00114061">
          <w:delText>, instead of indeterminate skeletal growth</w:delText>
        </w:r>
      </w:del>
      <w:r w:rsidRPr="00207D2A">
        <w:t xml:space="preserve">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795"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w:t>
      </w:r>
      <w:r w:rsidRPr="00207D2A">
        <w:lastRenderedPageBreak/>
        <w:t xml:space="preserve">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796"/>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796"/>
      <w:r w:rsidRPr="00207D2A">
        <w:rPr>
          <w:rStyle w:val="CommentReference"/>
        </w:rPr>
        <w:commentReference w:id="796"/>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33BE0893" w:rsidR="004B023A" w:rsidRDefault="00B80788" w:rsidP="00B80788">
      <w:pPr>
        <w:spacing w:line="360" w:lineRule="auto"/>
        <w:rPr>
          <w:ins w:id="797" w:author="Ana Eguiguren" w:date="2025-09-25T20:25:00Z" w16du:dateUtc="2025-09-25T23:25:00Z"/>
        </w:rPr>
      </w:pPr>
      <w:commentRangeStart w:id="798"/>
      <w:r w:rsidRPr="00207D2A">
        <w:t xml:space="preserve">Our inspection of </w:t>
      </w:r>
      <w:del w:id="799" w:author="Ana Eguiguren" w:date="2025-09-25T20:30:00Z" w16du:dateUtc="2025-09-25T23:30:00Z">
        <w:r w:rsidRPr="00207D2A" w:rsidDel="00EF514B">
          <w:delText>peduncle dive (</w:delText>
        </w:r>
      </w:del>
      <w:r w:rsidRPr="00207D2A">
        <w:t>PD</w:t>
      </w:r>
      <w:del w:id="800" w:author="Ana Eguiguren" w:date="2025-09-25T20:30:00Z" w16du:dateUtc="2025-09-25T23:30:00Z">
        <w:r w:rsidRPr="00207D2A" w:rsidDel="00EF514B">
          <w:delText>)</w:delText>
        </w:r>
      </w:del>
      <w:r w:rsidRPr="00207D2A">
        <w:t xml:space="preserve"> </w:t>
      </w:r>
      <w:commentRangeEnd w:id="798"/>
      <w:r w:rsidR="00D07A18">
        <w:rPr>
          <w:rStyle w:val="CommentReference"/>
        </w:rPr>
        <w:commentReference w:id="798"/>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commentRangeStart w:id="801"/>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w:t>
      </w:r>
      <w:ins w:id="802" w:author="Ana Eguiguren" w:date="2025-09-25T20:25:00Z" w16du:dateUtc="2025-09-25T23:25:00Z">
        <w:r w:rsidR="004B023A">
          <w:t>One</w:t>
        </w:r>
      </w:ins>
      <w:ins w:id="803" w:author="Ana Eguiguren" w:date="2025-09-25T20:27:00Z" w16du:dateUtc="2025-09-25T23:27:00Z">
        <w:r w:rsidR="000F0B15">
          <w:t xml:space="preserve"> individual</w:t>
        </w:r>
      </w:ins>
      <w:ins w:id="804" w:author="Ana Eguiguren" w:date="2025-09-25T20:25:00Z" w16du:dateUtc="2025-09-25T23:25:00Z">
        <w:r w:rsidR="004B023A">
          <w:t xml:space="preserve"> </w:t>
        </w:r>
      </w:ins>
      <w:ins w:id="805" w:author="Ana Eguiguren" w:date="2025-09-25T20:30:00Z" w16du:dateUtc="2025-09-25T23:30:00Z">
        <w:r w:rsidR="00EF514B">
          <w:t xml:space="preserve">receiving PD </w:t>
        </w:r>
      </w:ins>
      <w:ins w:id="806" w:author="Ana Eguiguren" w:date="2025-09-25T20:27:00Z" w16du:dateUtc="2025-09-25T23:27:00Z">
        <w:r w:rsidR="00EF514B">
          <w:t xml:space="preserve">within this size range had relatively low </w:t>
        </w:r>
      </w:ins>
      <w:ins w:id="807" w:author="Ana Eguiguren" w:date="2025-09-25T20:28:00Z" w16du:dateUtc="2025-09-25T23:28:00Z">
        <w:r w:rsidR="00EF514B">
          <w:t xml:space="preserve">probability of </w:t>
        </w:r>
      </w:ins>
      <w:ins w:id="808" w:author="Ana Eguiguren" w:date="2025-09-25T20:29:00Z" w16du:dateUtc="2025-09-25T23:29:00Z">
        <w:r w:rsidR="00EF514B">
          <w:t>being female</w:t>
        </w:r>
      </w:ins>
      <w:ins w:id="809" w:author="Ana Eguiguren" w:date="2025-09-25T20:31:00Z" w16du:dateUtc="2025-09-25T23:31:00Z">
        <w:r w:rsidR="00EF514B">
          <w:t>,</w:t>
        </w:r>
      </w:ins>
      <w:ins w:id="810" w:author="Ana Eguiguren" w:date="2025-09-25T20:27:00Z" w16du:dateUtc="2025-09-25T23:27:00Z">
        <w:r w:rsidR="00EF514B">
          <w:rPr>
            <w:i/>
            <w:iCs/>
          </w:rPr>
          <w:t xml:space="preserve"> </w:t>
        </w:r>
        <w:r w:rsidR="00EF514B">
          <w:t xml:space="preserve">but </w:t>
        </w:r>
      </w:ins>
      <w:ins w:id="811" w:author="Ana Eguiguren" w:date="2025-09-25T20:28:00Z" w16du:dateUtc="2025-09-25T23:28:00Z">
        <w:r w:rsidR="00EF514B">
          <w:t>this estimate was associated with very low certainty (</w:t>
        </w:r>
      </w:ins>
      <w:ins w:id="812" w:author="Ana Eguiguren" w:date="2025-09-25T20:29:00Z" w16du:dateUtc="2025-09-25T23:29:00Z">
        <w:r w:rsidR="00EF514B">
          <w:rPr>
            <w:i/>
            <w:iCs/>
          </w:rPr>
          <w:t xml:space="preserve">P(f) </w:t>
        </w:r>
      </w:ins>
      <w:ins w:id="813" w:author="Ana Eguiguren" w:date="2025-09-25T20:30:00Z" w16du:dateUtc="2025-09-25T23:30:00Z">
        <w:r w:rsidR="00EF514B">
          <w:t>= 0.36, 95% CI width = 1)</w:t>
        </w:r>
      </w:ins>
      <w:ins w:id="814" w:author="Ana Eguiguren" w:date="2025-09-25T20:31:00Z" w16du:dateUtc="2025-09-25T23:31:00Z">
        <w:r w:rsidR="00EF514B">
          <w:t>,</w:t>
        </w:r>
      </w:ins>
      <w:ins w:id="815" w:author="Ana Eguiguren" w:date="2025-09-25T20:33:00Z" w16du:dateUtc="2025-09-25T23:33:00Z">
        <w:r w:rsidR="00EF514B">
          <w:t xml:space="preserve"> which would</w:t>
        </w:r>
      </w:ins>
      <w:ins w:id="816" w:author="Ana Eguiguren" w:date="2025-09-25T20:31:00Z" w16du:dateUtc="2025-09-25T23:31:00Z">
        <w:r w:rsidR="00EF514B">
          <w:t xml:space="preserve"> </w:t>
        </w:r>
      </w:ins>
      <w:ins w:id="817" w:author="Ana Eguiguren" w:date="2025-09-25T20:33:00Z" w16du:dateUtc="2025-09-25T23:33:00Z">
        <w:r w:rsidR="00EF514B">
          <w:t xml:space="preserve">make </w:t>
        </w:r>
      </w:ins>
      <w:ins w:id="818" w:author="Ana Eguiguren" w:date="2025-09-25T20:31:00Z" w16du:dateUtc="2025-09-25T23:31:00Z">
        <w:r w:rsidR="00EF514B">
          <w:t>inferences about its sex and developmental stage</w:t>
        </w:r>
      </w:ins>
      <w:ins w:id="819" w:author="Ana Eguiguren" w:date="2025-09-25T20:33:00Z" w16du:dateUtc="2025-09-25T23:33:00Z">
        <w:r w:rsidR="00EF514B">
          <w:t xml:space="preserve"> unwarranted</w:t>
        </w:r>
      </w:ins>
      <w:ins w:id="820" w:author="Ana Eguiguren" w:date="2025-09-25T20:31:00Z" w16du:dateUtc="2025-09-25T23:31:00Z">
        <w:r w:rsidR="00EF514B">
          <w:t>.</w:t>
        </w:r>
      </w:ins>
      <w:commentRangeEnd w:id="801"/>
      <w:ins w:id="821" w:author="Ana Eguiguren" w:date="2025-09-25T20:34:00Z" w16du:dateUtc="2025-09-25T23:34:00Z">
        <w:r w:rsidR="00EF514B">
          <w:rPr>
            <w:rStyle w:val="CommentReference"/>
          </w:rPr>
          <w:commentReference w:id="801"/>
        </w:r>
      </w:ins>
      <w:ins w:id="822" w:author="Ana Eguiguren" w:date="2025-09-25T20:29:00Z" w16du:dateUtc="2025-09-25T23:29:00Z">
        <w:r w:rsidR="00EF514B">
          <w:rPr>
            <w:i/>
            <w:iCs/>
          </w:rPr>
          <w:t xml:space="preserve"> </w:t>
        </w:r>
      </w:ins>
      <w:r w:rsidRPr="00207D2A">
        <w:t xml:space="preserve">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w:t>
      </w:r>
      <w:commentRangeStart w:id="823"/>
      <w:commentRangeStart w:id="824"/>
      <w:ins w:id="825" w:author="Ana Eguiguren" w:date="2025-09-25T21:20:00Z" w16du:dateUtc="2025-09-26T00:20:00Z">
        <w:r w:rsidR="00E420B9" w:rsidRPr="00207D2A">
          <w:t xml:space="preserve">Two </w:t>
        </w:r>
        <w:commentRangeEnd w:id="823"/>
        <w:r w:rsidR="00E420B9">
          <w:rPr>
            <w:rStyle w:val="CommentReference"/>
          </w:rPr>
          <w:commentReference w:id="823"/>
        </w:r>
        <w:commentRangeEnd w:id="824"/>
        <w:r w:rsidR="00E420B9">
          <w:rPr>
            <w:rStyle w:val="CommentReference"/>
          </w:rPr>
          <w:commentReference w:id="824"/>
        </w:r>
        <w:r w:rsidR="00E420B9" w:rsidRPr="00207D2A">
          <w:t xml:space="preserve">of the individuals observed receiving </w:t>
        </w:r>
        <w:r w:rsidR="00E420B9">
          <w:t>PDs</w:t>
        </w:r>
        <w:r w:rsidR="00E420B9" w:rsidRPr="00207D2A">
          <w:t xml:space="preserve"> fell in the a </w:t>
        </w:r>
        <w:commentRangeStart w:id="826"/>
        <w:commentRangeStart w:id="827"/>
        <w:r w:rsidR="00E420B9" w:rsidRPr="00207D2A">
          <w:t xml:space="preserve">‘adult female’ </w:t>
        </w:r>
      </w:ins>
      <w:commentRangeEnd w:id="826"/>
      <w:ins w:id="828" w:author="Ana Eguiguren" w:date="2025-09-25T21:26:00Z" w16du:dateUtc="2025-09-26T00:26:00Z">
        <w:r w:rsidR="00943EA6">
          <w:rPr>
            <w:rStyle w:val="CommentReference"/>
          </w:rPr>
          <w:commentReference w:id="826"/>
        </w:r>
      </w:ins>
      <w:commentRangeEnd w:id="827"/>
      <w:ins w:id="829" w:author="Ana Eguiguren" w:date="2025-09-25T21:27:00Z" w16du:dateUtc="2025-09-26T00:27:00Z">
        <w:r w:rsidR="00943EA6">
          <w:rPr>
            <w:rStyle w:val="CommentReference"/>
          </w:rPr>
          <w:commentReference w:id="827"/>
        </w:r>
      </w:ins>
      <w:ins w:id="830" w:author="Ana Eguiguren" w:date="2025-09-25T21:20:00Z" w16du:dateUtc="2025-09-26T00:20:00Z">
        <w:r w:rsidR="00E420B9" w:rsidRPr="00207D2A">
          <w:t xml:space="preserve">size range (8.5 – 10 m – </w:t>
        </w:r>
        <w:r w:rsidR="00E420B9" w:rsidRPr="00207D2A">
          <w:rPr>
            <w:b/>
            <w:bCs/>
          </w:rPr>
          <w:t>Table 1</w:t>
        </w:r>
        <w:r w:rsidR="00E420B9" w:rsidRPr="00207D2A">
          <w:t>)</w:t>
        </w:r>
        <w:r w:rsidR="00E420B9">
          <w:t xml:space="preserve"> had high </w:t>
        </w:r>
        <w:r w:rsidR="00E420B9">
          <w:rPr>
            <w:i/>
            <w:iCs/>
          </w:rPr>
          <w:t xml:space="preserve">P(f) </w:t>
        </w:r>
        <w:r w:rsidR="00E420B9">
          <w:t xml:space="preserve">estimates (&gt;0.6), albeit a low associated certainty (95% CI width &gt; 0.80). While young females of this size range are </w:t>
        </w:r>
        <w:r w:rsidR="00E420B9" w:rsidRPr="00207D2A">
          <w:t xml:space="preserve">capable of conceiving </w:t>
        </w:r>
        <w:r w:rsidR="00E420B9" w:rsidRPr="00207D2A">
          <w:fldChar w:fldCharType="begin"/>
        </w:r>
        <w:r w:rsidR="00E420B9">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E420B9" w:rsidRPr="00207D2A">
          <w:rPr>
            <w:kern w:val="0"/>
          </w:rPr>
          <w:t>(Rice 1989)</w:t>
        </w:r>
        <w:r w:rsidR="00E420B9" w:rsidRPr="00207D2A">
          <w:fldChar w:fldCharType="end"/>
        </w:r>
        <w:r w:rsidR="00E420B9">
          <w:t>, receiving PDs is not exclusive to parous females</w:t>
        </w:r>
        <w:r w:rsidR="00E420B9" w:rsidRPr="00207D2A">
          <w:t xml:space="preserve"> </w:t>
        </w:r>
        <w:commentRangeStart w:id="831"/>
        <w:r w:rsidR="00E420B9" w:rsidRPr="00207D2A">
          <w:fldChar w:fldCharType="begin"/>
        </w:r>
        <w:r w:rsidR="00E420B9">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E420B9">
          <w:rPr>
            <w:kern w:val="0"/>
          </w:rPr>
          <w:t>(Konrad et al. 2019b)</w:t>
        </w:r>
        <w:r w:rsidR="00E420B9" w:rsidRPr="00207D2A">
          <w:fldChar w:fldCharType="end"/>
        </w:r>
      </w:ins>
      <w:commentRangeEnd w:id="831"/>
      <w:ins w:id="832" w:author="Ana Eguiguren" w:date="2025-09-25T21:28:00Z" w16du:dateUtc="2025-09-26T00:28:00Z">
        <w:r w:rsidR="00943EA6">
          <w:rPr>
            <w:rStyle w:val="CommentReference"/>
          </w:rPr>
          <w:commentReference w:id="831"/>
        </w:r>
      </w:ins>
      <w:ins w:id="833" w:author="Ana Eguiguren" w:date="2025-09-25T21:20:00Z" w16du:dateUtc="2025-09-26T00:20:00Z">
        <w:r w:rsidR="00E420B9" w:rsidRPr="00207D2A">
          <w:t>.</w:t>
        </w:r>
        <w:r w:rsidR="00E420B9">
          <w:t xml:space="preserve"> </w:t>
        </w:r>
      </w:ins>
      <w:ins w:id="834" w:author="Ana Eguiguren" w:date="2025-09-25T21:25:00Z" w16du:dateUtc="2025-09-26T00:25:00Z">
        <w:r w:rsidR="00B65403">
          <w:t>Alth</w:t>
        </w:r>
      </w:ins>
      <w:ins w:id="835" w:author="Ana Eguiguren" w:date="2025-09-25T21:26:00Z" w16du:dateUtc="2025-09-26T00:26:00Z">
        <w:r w:rsidR="00B65403">
          <w:t>ough</w:t>
        </w:r>
      </w:ins>
      <w:ins w:id="836" w:author="Ana Eguiguren" w:date="2025-09-25T21:21:00Z" w16du:dateUtc="2025-09-26T00:21:00Z">
        <w:r w:rsidR="00E420B9">
          <w:t xml:space="preserve"> our approach did not have the resolution to confidently </w:t>
        </w:r>
      </w:ins>
      <w:ins w:id="837" w:author="Ana Eguiguren" w:date="2025-09-25T21:24:00Z" w16du:dateUtc="2025-09-26T00:24:00Z">
        <w:r w:rsidR="0042191B">
          <w:t>assign</w:t>
        </w:r>
      </w:ins>
      <w:ins w:id="838" w:author="Ana Eguiguren" w:date="2025-09-25T21:22:00Z" w16du:dateUtc="2025-09-26T00:22:00Z">
        <w:r w:rsidR="00E420B9">
          <w:t xml:space="preserve"> all individuals receiving PDs as females, </w:t>
        </w:r>
      </w:ins>
      <w:ins w:id="839" w:author="Ana Eguiguren" w:date="2025-09-25T21:25:00Z" w16du:dateUtc="2025-09-26T00:25:00Z">
        <w:r w:rsidR="0042191B">
          <w:t xml:space="preserve">our results generally agree with </w:t>
        </w:r>
      </w:ins>
      <w:del w:id="840" w:author="Ana Eguiguren" w:date="2025-09-25T21:23:00Z" w16du:dateUtc="2025-09-26T00:23:00Z">
        <w:r w:rsidRPr="00207D2A" w:rsidDel="00E420B9">
          <w:delText xml:space="preserve">These </w:delText>
        </w:r>
        <w:r w:rsidRPr="00207D2A" w:rsidDel="0098351E">
          <w:delText xml:space="preserve">findings align with </w:delText>
        </w:r>
      </w:del>
      <w:r w:rsidRPr="00207D2A">
        <w:t xml:space="preserve">previous work </w:t>
      </w:r>
      <w:del w:id="841" w:author="Ana Eguiguren" w:date="2025-09-25T21:25:00Z" w16du:dateUtc="2025-09-26T00:25:00Z">
        <w:r w:rsidRPr="00207D2A" w:rsidDel="0042191B">
          <w:delText>in</w:delText>
        </w:r>
      </w:del>
      <w:ins w:id="842" w:author="Ana Eguiguren" w:date="2025-09-25T21:25:00Z" w16du:dateUtc="2025-09-26T00:25:00Z">
        <w:r w:rsidR="0042191B">
          <w:t>showing that</w:t>
        </w:r>
        <w:r w:rsidR="0042191B">
          <w:t xml:space="preserve"> </w:t>
        </w:r>
      </w:ins>
      <w:del w:id="843" w:author="Ana Eguiguren" w:date="2025-09-25T21:24:00Z" w16du:dateUtc="2025-09-26T00:24:00Z">
        <w:r w:rsidRPr="00207D2A" w:rsidDel="0042191B">
          <w:delText xml:space="preserve"> </w:delText>
        </w:r>
      </w:del>
      <w:del w:id="844" w:author="Ana Eguiguren" w:date="2025-09-25T21:25:00Z" w16du:dateUtc="2025-09-26T00:25:00Z">
        <w:r w:rsidRPr="00207D2A" w:rsidDel="0042191B">
          <w:delText xml:space="preserve">which individual sex was known based on molecular methods or genital inspections, </w:delText>
        </w:r>
      </w:del>
      <w:del w:id="845" w:author="Ana Eguiguren" w:date="2025-09-25T21:24:00Z" w16du:dateUtc="2025-09-26T00:24:00Z">
        <w:r w:rsidRPr="00207D2A" w:rsidDel="0042191B">
          <w:delText xml:space="preserve">showing </w:delText>
        </w:r>
      </w:del>
      <w:del w:id="846" w:author="Ana Eguiguren" w:date="2025-09-25T21:25:00Z" w16du:dateUtc="2025-09-26T00:25:00Z">
        <w:r w:rsidRPr="00207D2A" w:rsidDel="0042191B">
          <w:delText xml:space="preserve">that </w:delText>
        </w:r>
      </w:del>
      <w:r w:rsidRPr="00207D2A">
        <w:t xml:space="preserve">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t>
      </w:r>
    </w:p>
    <w:p w14:paraId="02F747BF" w14:textId="0F265892" w:rsidR="00B80788" w:rsidRPr="00207D2A" w:rsidRDefault="00B80788" w:rsidP="00B80788">
      <w:pPr>
        <w:spacing w:line="360" w:lineRule="auto"/>
      </w:pPr>
      <w:commentRangeStart w:id="847"/>
      <w:commentRangeStart w:id="848"/>
      <w:del w:id="849" w:author="Ana Eguiguren" w:date="2025-09-25T21:20:00Z" w16du:dateUtc="2025-09-26T00:20:00Z">
        <w:r w:rsidRPr="00207D2A" w:rsidDel="00E420B9">
          <w:delText xml:space="preserve">Two </w:delText>
        </w:r>
        <w:commentRangeEnd w:id="847"/>
        <w:r w:rsidR="00D07A18" w:rsidDel="00E420B9">
          <w:rPr>
            <w:rStyle w:val="CommentReference"/>
          </w:rPr>
          <w:commentReference w:id="847"/>
        </w:r>
        <w:commentRangeEnd w:id="848"/>
        <w:r w:rsidR="00D07A18" w:rsidDel="00E420B9">
          <w:rPr>
            <w:rStyle w:val="CommentReference"/>
          </w:rPr>
          <w:commentReference w:id="848"/>
        </w:r>
        <w:r w:rsidRPr="00207D2A" w:rsidDel="00E420B9">
          <w:delText xml:space="preserve">of the individuals observed receiving </w:delText>
        </w:r>
      </w:del>
      <w:del w:id="850" w:author="Ana Eguiguren" w:date="2025-09-25T21:17:00Z" w16du:dateUtc="2025-09-26T00:17:00Z">
        <w:r w:rsidRPr="00207D2A" w:rsidDel="005155AC">
          <w:delText>peduncle dives</w:delText>
        </w:r>
      </w:del>
      <w:del w:id="851" w:author="Ana Eguiguren" w:date="2025-09-25T21:20:00Z" w16du:dateUtc="2025-09-26T00:20:00Z">
        <w:r w:rsidRPr="00207D2A" w:rsidDel="00E420B9">
          <w:delText xml:space="preserve"> fell in the a ‘adult female’ size range (8.5 – 10 m – </w:delText>
        </w:r>
        <w:r w:rsidRPr="00207D2A" w:rsidDel="00E420B9">
          <w:rPr>
            <w:b/>
            <w:bCs/>
          </w:rPr>
          <w:delText>Table 1</w:delText>
        </w:r>
        <w:r w:rsidRPr="00207D2A" w:rsidDel="00E420B9">
          <w:delText>)</w:delText>
        </w:r>
      </w:del>
      <w:del w:id="852" w:author="Ana Eguiguren" w:date="2025-09-25T20:55:00Z" w16du:dateUtc="2025-09-25T23:55:00Z">
        <w:r w:rsidRPr="00207D2A" w:rsidDel="00D07A18">
          <w:delText xml:space="preserve"> and </w:delText>
        </w:r>
      </w:del>
      <w:del w:id="853" w:author="Ana Eguiguren" w:date="2025-09-25T21:16:00Z" w16du:dateUtc="2025-09-26T00:16:00Z">
        <w:r w:rsidRPr="00207D2A" w:rsidDel="005155AC">
          <w:delText xml:space="preserve">had a high degree of uncertainty associated to their </w:delText>
        </w:r>
        <w:r w:rsidRPr="00207D2A" w:rsidDel="005155AC">
          <w:rPr>
            <w:i/>
            <w:iCs/>
          </w:rPr>
          <w:delText xml:space="preserve">P(f) </w:delText>
        </w:r>
        <w:r w:rsidRPr="00207D2A" w:rsidDel="005155AC">
          <w:delText xml:space="preserve">estimates </w:delText>
        </w:r>
      </w:del>
      <w:del w:id="854" w:author="Ana Eguiguren" w:date="2025-09-25T20:51:00Z" w16du:dateUtc="2025-09-25T23:51:00Z">
        <w:r w:rsidRPr="00207D2A" w:rsidDel="00D07A18">
          <w:delText>(</w:delText>
        </w:r>
        <w:r w:rsidRPr="00207D2A" w:rsidDel="00D07A18">
          <w:rPr>
            <w:b/>
            <w:bCs/>
          </w:rPr>
          <w:delText>Figure 6</w:delText>
        </w:r>
        <w:r w:rsidRPr="00207D2A" w:rsidDel="00D07A18">
          <w:delText xml:space="preserve">). </w:delText>
        </w:r>
      </w:del>
      <w:del w:id="855" w:author="Ana Eguiguren" w:date="2025-09-25T20:53:00Z" w16du:dateUtc="2025-09-25T23:53:00Z">
        <w:r w:rsidRPr="00207D2A" w:rsidDel="00D07A18">
          <w:delText>R</w:delText>
        </w:r>
      </w:del>
      <w:del w:id="856" w:author="Ana Eguiguren" w:date="2025-09-25T21:19:00Z" w16du:dateUtc="2025-09-26T00:19:00Z">
        <w:r w:rsidRPr="00207D2A" w:rsidDel="005155AC">
          <w:delText>esearch off the Caribbean found that nulliparous females receive peduncle dives</w:delText>
        </w:r>
      </w:del>
      <w:del w:id="857" w:author="Ana Eguiguren" w:date="2025-09-25T20:52:00Z" w16du:dateUtc="2025-09-25T23:52:00Z">
        <w:r w:rsidRPr="00207D2A" w:rsidDel="00D07A18">
          <w:delText>, but whether these individuals were younger females or simply had not given birth within the study period is unknown</w:delText>
        </w:r>
      </w:del>
      <w:del w:id="858" w:author="Ana Eguiguren" w:date="2025-09-25T21:20:00Z" w16du:dateUtc="2025-09-26T00:20:00Z">
        <w:r w:rsidRPr="00207D2A" w:rsidDel="00E420B9">
          <w:delText xml:space="preserve"> </w:delText>
        </w:r>
        <w:r w:rsidRPr="00207D2A" w:rsidDel="00E420B9">
          <w:fldChar w:fldCharType="begin"/>
        </w:r>
        <w:r w:rsidR="00F061E5" w:rsidDel="00E420B9">
          <w:del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delInstrText>
        </w:r>
        <w:r w:rsidRPr="00207D2A" w:rsidDel="00E420B9">
          <w:fldChar w:fldCharType="separate"/>
        </w:r>
        <w:r w:rsidR="00F061E5" w:rsidDel="00E420B9">
          <w:rPr>
            <w:kern w:val="0"/>
          </w:rPr>
          <w:delText>(Konrad et al. 2019b)</w:delText>
        </w:r>
        <w:r w:rsidRPr="00207D2A" w:rsidDel="00E420B9">
          <w:fldChar w:fldCharType="end"/>
        </w:r>
        <w:r w:rsidRPr="00207D2A" w:rsidDel="00E420B9">
          <w:delText>.</w:delText>
        </w:r>
      </w:del>
      <w:del w:id="859" w:author="Ana Eguiguren" w:date="2025-09-25T20:53:00Z" w16du:dateUtc="2025-09-25T23:53:00Z">
        <w:r w:rsidRPr="00207D2A" w:rsidDel="00D07A18">
          <w:delText xml:space="preserve"> Females at this size range have most likely attained sexual maturity and are capable of conceiving </w:delText>
        </w:r>
        <w:r w:rsidRPr="00207D2A" w:rsidDel="00D07A18">
          <w:fldChar w:fldCharType="begin"/>
        </w:r>
        <w:r w:rsidR="00F061E5" w:rsidDel="00D07A18">
          <w:del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207D2A" w:rsidDel="00D07A18">
          <w:fldChar w:fldCharType="separate"/>
        </w:r>
        <w:r w:rsidRPr="00207D2A" w:rsidDel="00D07A18">
          <w:rPr>
            <w:kern w:val="0"/>
          </w:rPr>
          <w:delText>(Rice 1989)</w:delText>
        </w:r>
        <w:r w:rsidRPr="00207D2A" w:rsidDel="00D07A18">
          <w:fldChar w:fldCharType="end"/>
        </w:r>
        <w:r w:rsidRPr="00207D2A" w:rsidDel="00D07A18">
          <w:delText xml:space="preserve">. </w:delText>
        </w:r>
      </w:del>
      <w:del w:id="860" w:author="Ana Eguiguren" w:date="2025-09-25T20:55:00Z" w16du:dateUtc="2025-09-25T23:55:00Z">
        <w:r w:rsidRPr="00207D2A" w:rsidDel="00D07A18">
          <w:delText xml:space="preserve">However, our methods did have the resolution to confidently discern these individuals as females. </w:delText>
        </w:r>
      </w:del>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t>
      </w:r>
      <w:del w:id="861" w:author="Ana Eguiguren" w:date="2025-09-25T20:26:00Z" w16du:dateUtc="2025-09-25T23:26:00Z">
        <w:r w:rsidRPr="00207D2A" w:rsidDel="005B2324">
          <w:delText xml:space="preserve">We caution that </w:delText>
        </w:r>
      </w:del>
      <w:ins w:id="862" w:author="Ana Eguiguren" w:date="2025-09-25T20:26:00Z" w16du:dateUtc="2025-09-25T23:26:00Z">
        <w:r w:rsidR="005B2324">
          <w:t>O</w:t>
        </w:r>
      </w:ins>
      <w:del w:id="863" w:author="Ana Eguiguren" w:date="2025-09-25T20:26:00Z" w16du:dateUtc="2025-09-25T23:26:00Z">
        <w:r w:rsidRPr="00207D2A" w:rsidDel="005B2324">
          <w:delText>o</w:delText>
        </w:r>
      </w:del>
      <w:r w:rsidRPr="00207D2A">
        <w:t xml:space="preserve">ur methods for detecting participation of PD </w:t>
      </w:r>
      <w:r w:rsidR="009B09D1" w:rsidRPr="00207D2A">
        <w:t>were</w:t>
      </w:r>
      <w:r w:rsidRPr="00207D2A">
        <w:t xml:space="preserve"> not exhaustive, as we only inspected a subset of available footage, and thus </w:t>
      </w:r>
      <w:del w:id="864" w:author="Ana Eguiguren" w:date="2025-09-25T20:26:00Z" w16du:dateUtc="2025-09-25T23:26:00Z">
        <w:r w:rsidRPr="00207D2A" w:rsidDel="005B2324">
          <w:delText xml:space="preserve">don’t </w:delText>
        </w:r>
      </w:del>
      <w:ins w:id="865" w:author="Ana Eguiguren" w:date="2025-09-25T20:26:00Z" w16du:dateUtc="2025-09-25T23:26:00Z">
        <w:r w:rsidR="005B2324">
          <w:t>cann</w:t>
        </w:r>
      </w:ins>
      <w:ins w:id="866" w:author="Ana Eguiguren" w:date="2025-09-25T21:29:00Z" w16du:dateUtc="2025-09-26T00:29:00Z">
        <w:r w:rsidR="00943EA6">
          <w:t>o</w:t>
        </w:r>
      </w:ins>
      <w:ins w:id="867" w:author="Ana Eguiguren" w:date="2025-09-25T20:26:00Z" w16du:dateUtc="2025-09-25T23:26:00Z">
        <w:r w:rsidR="005B2324">
          <w:t>t</w:t>
        </w:r>
        <w:r w:rsidR="005B2324" w:rsidRPr="00207D2A">
          <w:t xml:space="preserve"> </w:t>
        </w:r>
      </w:ins>
      <w:r w:rsidRPr="00207D2A">
        <w:t xml:space="preserve">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48331BB8" w:rsidR="00B80788" w:rsidRPr="00207D2A" w:rsidRDefault="00B80788" w:rsidP="00B80788">
      <w:pPr>
        <w:pStyle w:val="Heading3"/>
        <w:rPr>
          <w:rFonts w:cs="Times New Roman"/>
        </w:rPr>
      </w:pPr>
      <w:commentRangeStart w:id="868"/>
      <w:r w:rsidRPr="00207D2A">
        <w:rPr>
          <w:rFonts w:cs="Times New Roman"/>
        </w:rPr>
        <w:lastRenderedPageBreak/>
        <w:t xml:space="preserve">4.4 | </w:t>
      </w:r>
      <w:del w:id="869" w:author="Ana Eguiguren" w:date="2025-09-25T20:26:00Z" w16du:dateUtc="2025-09-25T23:26:00Z">
        <w:r w:rsidRPr="00207D2A" w:rsidDel="004B023A">
          <w:rPr>
            <w:rFonts w:cs="Times New Roman"/>
          </w:rPr>
          <w:delText>Future directions</w:delText>
        </w:r>
      </w:del>
      <w:ins w:id="870" w:author="Ana Eguiguren" w:date="2025-09-25T20:26:00Z" w16du:dateUtc="2025-09-25T23:26:00Z">
        <w:r w:rsidR="004B023A">
          <w:rPr>
            <w:rFonts w:cs="Times New Roman"/>
          </w:rPr>
          <w:t>Applications</w:t>
        </w:r>
      </w:ins>
      <w:commentRangeEnd w:id="868"/>
      <w:ins w:id="871" w:author="Ana Eguiguren" w:date="2025-09-25T21:29:00Z" w16du:dateUtc="2025-09-26T00:29:00Z">
        <w:r w:rsidR="00943EA6">
          <w:rPr>
            <w:rStyle w:val="CommentReference"/>
            <w:rFonts w:eastAsiaTheme="minorHAnsi" w:cs="Times New Roman"/>
            <w:b w:val="0"/>
            <w:bCs w:val="0"/>
          </w:rPr>
          <w:commentReference w:id="868"/>
        </w:r>
      </w:ins>
    </w:p>
    <w:p w14:paraId="7536D841" w14:textId="64C230A9"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Being able to infer the developmental stage</w:t>
      </w:r>
      <w:ins w:id="872" w:author="Ana Eguiguren" w:date="2025-09-25T21:31:00Z" w16du:dateUtc="2025-09-26T00:31:00Z">
        <w:r w:rsidR="00943EA6">
          <w:t xml:space="preserve"> and sex</w:t>
        </w:r>
      </w:ins>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873"/>
      <w:r w:rsidRPr="00207D2A">
        <w:t xml:space="preserve">adults </w:t>
      </w:r>
      <w:commentRangeEnd w:id="873"/>
      <w:r w:rsidR="00943EA6">
        <w:rPr>
          <w:rStyle w:val="CommentReference"/>
        </w:rPr>
        <w:commentReference w:id="873"/>
      </w:r>
      <w:r w:rsidRPr="00207D2A">
        <w:t xml:space="preserve">providing care, and how these change overtime. </w:t>
      </w:r>
      <w:ins w:id="874" w:author="Ana Eguiguren" w:date="2025-09-25T21:31:00Z" w16du:dateUtc="2025-09-26T00:31:00Z">
        <w:r w:rsidR="00943EA6">
          <w:t xml:space="preserve">It would also </w:t>
        </w:r>
      </w:ins>
      <w:ins w:id="875" w:author="Ana Eguiguren" w:date="2025-09-25T21:32:00Z" w16du:dateUtc="2025-09-26T00:32:00Z">
        <w:r w:rsidR="00943EA6">
          <w:t>reveal the degree to which each sex may contribute to different aspects of calve care.</w:t>
        </w:r>
      </w:ins>
    </w:p>
    <w:p w14:paraId="541325DB" w14:textId="1CF498A1"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876"/>
      <w:r w:rsidRPr="00207D2A">
        <w:rPr>
          <w:i/>
          <w:iCs/>
        </w:rPr>
        <w:t>TL</w:t>
      </w:r>
      <w:ins w:id="877" w:author="Ana Eguiguren" w:date="2025-09-25T21:33:00Z" w16du:dateUtc="2025-09-26T00:33:00Z">
        <w:r w:rsidR="00943EA6">
          <w:rPr>
            <w:i/>
            <w:iCs/>
          </w:rPr>
          <w:t>,</w:t>
        </w:r>
      </w:ins>
      <w:r w:rsidRPr="00207D2A">
        <w:t xml:space="preserve"> </w:t>
      </w:r>
      <w:del w:id="878" w:author="Ana Eguiguren" w:date="2025-09-25T21:33:00Z" w16du:dateUtc="2025-09-26T00:33:00Z">
        <w:r w:rsidRPr="00207D2A" w:rsidDel="00943EA6">
          <w:delText xml:space="preserve">and </w:delText>
        </w:r>
      </w:del>
      <w:r w:rsidRPr="00207D2A">
        <w:rPr>
          <w:i/>
          <w:iCs/>
        </w:rPr>
        <w:t>NR</w:t>
      </w:r>
      <w:r w:rsidRPr="00207D2A">
        <w:rPr>
          <w:i/>
          <w:iCs/>
          <w:vertAlign w:val="subscript"/>
        </w:rPr>
        <w:t>flipper</w:t>
      </w:r>
      <w:del w:id="879" w:author="Ana Eguiguren" w:date="2025-09-25T21:33:00Z" w16du:dateUtc="2025-09-26T00:33:00Z">
        <w:r w:rsidRPr="00207D2A" w:rsidDel="00943EA6">
          <w:delText xml:space="preserve"> </w:delText>
        </w:r>
      </w:del>
      <w:ins w:id="880" w:author="Ana Eguiguren" w:date="2025-09-25T21:33:00Z" w16du:dateUtc="2025-09-26T00:33:00Z">
        <w:r w:rsidR="00943EA6">
          <w:t xml:space="preserve">, </w:t>
        </w:r>
        <w:r w:rsidR="00400B43">
          <w:t xml:space="preserve">and raw nose measurements </w:t>
        </w:r>
      </w:ins>
      <w:commentRangeEnd w:id="876"/>
      <w:ins w:id="881" w:author="Ana Eguiguren" w:date="2025-09-25T21:34:00Z" w16du:dateUtc="2025-09-26T00:34:00Z">
        <w:r w:rsidR="00400B43">
          <w:rPr>
            <w:rStyle w:val="CommentReference"/>
          </w:rPr>
          <w:commentReference w:id="876"/>
        </w:r>
      </w:ins>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220AF9DD" w:rsidR="00B80788" w:rsidRPr="00207D2A" w:rsidRDefault="00B80788" w:rsidP="00B80788">
      <w:pPr>
        <w:spacing w:line="360" w:lineRule="auto"/>
      </w:pPr>
      <w:r w:rsidRPr="00207D2A">
        <w:t xml:space="preserve">Length-based inferences of developmental stage </w:t>
      </w:r>
      <w:ins w:id="882" w:author="Ana Eguiguren" w:date="2025-09-25T21:34:00Z" w16du:dateUtc="2025-09-26T00:34:00Z">
        <w:r w:rsidR="00400B43">
          <w:t xml:space="preserve">and sex </w:t>
        </w:r>
      </w:ins>
      <w:r w:rsidRPr="00207D2A">
        <w:t xml:space="preserve">obtained through UAV photogrammetry can also provide a relatively inexpensive and quick method </w:t>
      </w:r>
      <w:commentRangeStart w:id="883"/>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commentRangeEnd w:id="883"/>
      <w:r w:rsidR="00400B43">
        <w:rPr>
          <w:rStyle w:val="CommentReference"/>
        </w:rPr>
        <w:commentReference w:id="883"/>
      </w:r>
      <w:r w:rsidRPr="00207D2A">
        <w:t xml:space="preserve">. Usually, estimating the age distribution </w:t>
      </w:r>
      <w:r w:rsidR="00A162A5" w:rsidRPr="00207D2A">
        <w:t>of</w:t>
      </w:r>
      <w:r w:rsidRPr="00207D2A">
        <w:t xml:space="preserve"> a population requires</w:t>
      </w:r>
      <w:commentRangeStart w:id="884"/>
      <w:r w:rsidR="000B7221">
        <w:t xml:space="preserve"> large-scale sampling (e.g., hunting or commercial harvesting), </w:t>
      </w:r>
      <w:r w:rsidRPr="00207D2A">
        <w:t>mark-recapture methods and long-term monitoring</w:t>
      </w:r>
      <w:commentRangeEnd w:id="884"/>
      <w:r w:rsidR="00DA2810">
        <w:rPr>
          <w:rStyle w:val="CommentReference"/>
        </w:rPr>
        <w:commentReference w:id="884"/>
      </w:r>
      <w:r w:rsidRPr="00207D2A">
        <w:t xml:space="preserve">. But, photogrammetric estimates of size distribution, </w:t>
      </w:r>
      <w:r w:rsidRPr="00207D2A">
        <w:lastRenderedPageBreak/>
        <w:t xml:space="preserve">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This is a particularly useful means of monitoring the reproductive potential of a population over time, for instance</w:t>
      </w:r>
      <w:del w:id="885" w:author="Ana Eguiguren" w:date="2025-09-25T21:35:00Z" w16du:dateUtc="2025-09-26T00:35:00Z">
        <w:r w:rsidRPr="00207D2A" w:rsidDel="00400B43">
          <w:delText>, shortly after the end of whaling vs 50 years later</w:delText>
        </w:r>
      </w:del>
      <w:ins w:id="886" w:author="Ana Eguiguren" w:date="2025-09-25T21:35:00Z" w16du:dateUtc="2025-09-26T00:35:00Z">
        <w:r w:rsidR="00400B43">
          <w:t xml:space="preserve"> </w:t>
        </w:r>
        <w:commentRangeStart w:id="887"/>
        <w:r w:rsidR="00400B43">
          <w:t>by comparing reproductive parameters obtain</w:t>
        </w:r>
      </w:ins>
      <w:ins w:id="888" w:author="Ana Eguiguren" w:date="2025-09-25T21:36:00Z" w16du:dateUtc="2025-09-26T00:36:00Z">
        <w:r w:rsidR="00400B43">
          <w:t>ed near the end of whaling by traditional methods with present day parameters</w:t>
        </w:r>
      </w:ins>
      <w:commentRangeEnd w:id="887"/>
      <w:ins w:id="889" w:author="Ana Eguiguren" w:date="2025-09-25T21:37:00Z" w16du:dateUtc="2025-09-26T00:37:00Z">
        <w:r w:rsidR="00400B43">
          <w:rPr>
            <w:rStyle w:val="CommentReference"/>
          </w:rPr>
          <w:commentReference w:id="887"/>
        </w:r>
      </w:ins>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0DAC075F" w:rsidR="00B80788" w:rsidRPr="00400B43"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del w:id="890" w:author="Ana Eguiguren" w:date="2025-09-25T21:37:00Z" w16du:dateUtc="2025-09-26T00:37:00Z">
        <w:r w:rsidRPr="00207D2A" w:rsidDel="00400B43">
          <w:delText>i</w:delText>
        </w:r>
        <w:commentRangeStart w:id="891"/>
        <w:r w:rsidRPr="00207D2A" w:rsidDel="00400B43">
          <w:delText>ndividuals</w:delText>
        </w:r>
      </w:del>
      <w:ins w:id="892" w:author="Ana Eguiguren" w:date="2025-09-25T21:37:00Z" w16du:dateUtc="2025-09-26T00:37:00Z">
        <w:r w:rsidR="00400B43">
          <w:t>males</w:t>
        </w:r>
        <w:commentRangeEnd w:id="891"/>
        <w:r w:rsidR="00400B43">
          <w:rPr>
            <w:rStyle w:val="CommentReference"/>
          </w:rPr>
          <w:commentReference w:id="891"/>
        </w:r>
      </w:ins>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commentRangeStart w:id="893"/>
      <w:del w:id="894" w:author="Ana Eguiguren" w:date="2025-09-25T21:39:00Z" w16du:dateUtc="2025-09-26T00:39:00Z">
        <w:r w:rsidRPr="00207D2A" w:rsidDel="00400B43">
          <w:delText>, which until now we have only been able to glean from proximity-based assessments of association</w:delText>
        </w:r>
      </w:del>
      <w:r w:rsidRPr="00207D2A">
        <w:t xml:space="preserve">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w:t>
      </w:r>
      <w:del w:id="895" w:author="Ana Eguiguren" w:date="2025-09-25T21:39:00Z" w16du:dateUtc="2025-09-26T00:39:00Z">
        <w:r w:rsidR="00F061E5" w:rsidRPr="005618C0" w:rsidDel="00400B43">
          <w:rPr>
            <w:kern w:val="0"/>
            <w:lang w:val="es-ES"/>
          </w:rPr>
          <w:delText>Christal et al. 1998, Gero et al. 2014,</w:delText>
        </w:r>
      </w:del>
      <w:r w:rsidR="00F061E5" w:rsidRPr="005618C0">
        <w:rPr>
          <w:kern w:val="0"/>
          <w:lang w:val="es-ES"/>
        </w:rPr>
        <w:t xml:space="preserve"> Eguiguren et al. 2025b)</w:t>
      </w:r>
      <w:r w:rsidRPr="00207D2A">
        <w:fldChar w:fldCharType="end"/>
      </w:r>
      <w:r w:rsidRPr="005618C0">
        <w:rPr>
          <w:lang w:val="es-ES"/>
        </w:rPr>
        <w:t xml:space="preserve">. </w:t>
      </w:r>
      <w:commentRangeEnd w:id="893"/>
      <w:r w:rsidR="00400B43">
        <w:rPr>
          <w:rStyle w:val="CommentReference"/>
        </w:rPr>
        <w:commentReference w:id="893"/>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70DB50FF"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w:t>
      </w:r>
      <w:ins w:id="896" w:author="Ana Eguiguren" w:date="2025-09-25T21:42:00Z" w16du:dateUtc="2025-09-26T00:42:00Z">
        <w:r w:rsidR="00D5751C">
          <w:t xml:space="preserve"> F</w:t>
        </w:r>
        <w:commentRangeStart w:id="897"/>
        <w:commentRangeStart w:id="898"/>
        <w:r w:rsidR="00D5751C" w:rsidRPr="00207D2A">
          <w:t>uture applications of our methods could overcome this limitation by collecting measurements from individuals of known sex and developmental stage in cases where this is feasible.</w:t>
        </w:r>
        <w:commentRangeEnd w:id="897"/>
        <w:r w:rsidR="00D5751C">
          <w:rPr>
            <w:rStyle w:val="CommentReference"/>
          </w:rPr>
          <w:commentReference w:id="897"/>
        </w:r>
      </w:ins>
      <w:commentRangeEnd w:id="898"/>
      <w:ins w:id="899" w:author="Ana Eguiguren" w:date="2025-09-25T21:43:00Z" w16du:dateUtc="2025-09-26T00:43:00Z">
        <w:r w:rsidR="00D5751C">
          <w:rPr>
            <w:rStyle w:val="CommentReference"/>
          </w:rPr>
          <w:commentReference w:id="898"/>
        </w:r>
      </w:ins>
      <w:r w:rsidRPr="00207D2A">
        <w:t xml:space="preserve">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lastRenderedPageBreak/>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w:t>
      </w:r>
      <w:commentRangeStart w:id="900"/>
      <w:r w:rsidRPr="00207D2A">
        <w:t>variation</w:t>
      </w:r>
      <w:ins w:id="901" w:author="Ana Eguiguren" w:date="2025-09-25T21:40:00Z" w16du:dateUtc="2025-09-26T00:40:00Z">
        <w:r w:rsidR="00D5751C">
          <w:t xml:space="preserve"> of age – length relationships</w:t>
        </w:r>
      </w:ins>
      <w:r w:rsidRPr="00207D2A">
        <w:t xml:space="preserve">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w:t>
      </w:r>
      <w:commentRangeEnd w:id="900"/>
      <w:r w:rsidR="00D5751C">
        <w:rPr>
          <w:rStyle w:val="CommentReference"/>
        </w:rPr>
        <w:commentReference w:id="900"/>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del w:id="902" w:author="Ana Eguiguren" w:date="2025-09-25T21:41:00Z" w16du:dateUtc="2025-09-26T00:41:00Z">
        <w:r w:rsidRPr="00207D2A" w:rsidDel="00D5751C">
          <w:delText>Moreover</w:delText>
        </w:r>
        <w:commentRangeStart w:id="903"/>
        <w:r w:rsidRPr="00207D2A" w:rsidDel="00D5751C">
          <w:delText>, future applications of our methods could overcome this limitation by collecting measurements from individuals of known sex and developmental stage in cases where this is feasible.</w:delText>
        </w:r>
        <w:commentRangeEnd w:id="903"/>
        <w:r w:rsidR="00D5751C" w:rsidDel="00D5751C">
          <w:rPr>
            <w:rStyle w:val="CommentReference"/>
          </w:rPr>
          <w:commentReference w:id="903"/>
        </w:r>
      </w:del>
    </w:p>
    <w:p w14:paraId="207131F2" w14:textId="4EB05564"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ins w:id="904" w:author="Ana Eguiguren" w:date="2025-09-25T21:48:00Z" w16du:dateUtc="2025-09-26T00:48:00Z">
        <w:r w:rsidR="00B17799">
          <w:t xml:space="preserve">there is </w:t>
        </w:r>
      </w:ins>
      <w:ins w:id="905" w:author="Ana Eguiguren" w:date="2025-09-25T21:49:00Z" w16du:dateUtc="2025-09-26T00:49:00Z">
        <w:r w:rsidR="00B17799">
          <w:t>some unavoidable uncertainty in this</w:t>
        </w:r>
      </w:ins>
      <w:del w:id="906" w:author="Ana Eguiguren" w:date="2025-09-25T21:49:00Z" w16du:dateUtc="2025-09-26T00:49:00Z">
        <w:r w:rsidRPr="00207D2A" w:rsidDel="00B17799">
          <w:delText>this may just be an unavoidably uncertain metric</w:delText>
        </w:r>
      </w:del>
      <w:r w:rsidRPr="00207D2A">
        <w:t>. We suggest</w:t>
      </w:r>
      <w:ins w:id="907" w:author="Ana Eguiguren" w:date="2025-09-25T21:49:00Z" w16du:dateUtc="2025-09-26T00:49:00Z">
        <w:r w:rsidR="00B17799">
          <w:t>, as we have done here,</w:t>
        </w:r>
      </w:ins>
      <w:del w:id="908" w:author="Ana Eguiguren" w:date="2025-09-25T21:49:00Z" w16du:dateUtc="2025-09-26T00:49:00Z">
        <w:r w:rsidRPr="00207D2A" w:rsidDel="00B17799">
          <w:delText xml:space="preserve"> that </w:delText>
        </w:r>
      </w:del>
      <w:ins w:id="909" w:author="Ana Eguiguren" w:date="2025-09-25T21:50:00Z" w16du:dateUtc="2025-09-26T00:50:00Z">
        <w:r w:rsidR="00B17799">
          <w:t xml:space="preserve"> </w:t>
        </w:r>
      </w:ins>
      <w:r w:rsidRPr="00207D2A">
        <w:t xml:space="preserve">taking several measures for the same individuals </w:t>
      </w:r>
      <w:del w:id="910" w:author="Ana Eguiguren" w:date="2025-09-25T21:49:00Z" w16du:dateUtc="2025-09-26T00:49:00Z">
        <w:r w:rsidRPr="00207D2A" w:rsidDel="00B17799">
          <w:delText xml:space="preserve">would </w:delText>
        </w:r>
      </w:del>
      <w:ins w:id="911" w:author="Ana Eguiguren" w:date="2025-09-25T21:49:00Z" w16du:dateUtc="2025-09-26T00:49:00Z">
        <w:r w:rsidR="00B17799">
          <w:t>to quantify</w:t>
        </w:r>
      </w:ins>
      <w:ins w:id="912" w:author="Ana Eguiguren" w:date="2025-09-25T21:50:00Z" w16du:dateUtc="2025-09-26T00:50:00Z">
        <w:r w:rsidR="00B17799">
          <w:t xml:space="preserve"> </w:t>
        </w:r>
      </w:ins>
      <w:del w:id="913" w:author="Ana Eguiguren" w:date="2025-09-25T21:49:00Z" w16du:dateUtc="2025-09-26T00:49:00Z">
        <w:r w:rsidRPr="00207D2A" w:rsidDel="00B17799">
          <w:delText xml:space="preserve">help capture </w:delText>
        </w:r>
      </w:del>
      <w:r w:rsidRPr="00207D2A">
        <w:t xml:space="preserve">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5"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6"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9"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5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56"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59"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62"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64"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65"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66"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67"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68"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71"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76"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77"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26"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91"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92"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223"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85"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91"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94"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93"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99"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01"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413"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448"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450"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19"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452"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72"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65"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66"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67"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509" w:author="Christine K" w:date="2025-08-09T14:07:00Z" w:initials="CK">
    <w:p w14:paraId="754A14D2" w14:textId="740CB8EF" w:rsidR="000023FA" w:rsidRDefault="000023FA" w:rsidP="000023FA">
      <w:pPr>
        <w:pStyle w:val="CommentText"/>
      </w:pPr>
      <w:r>
        <w:rPr>
          <w:rStyle w:val="CommentReference"/>
        </w:rPr>
        <w:annotationRef/>
      </w:r>
      <w:r>
        <w:t>?</w:t>
      </w:r>
    </w:p>
  </w:comment>
  <w:comment w:id="510"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513"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517"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580"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581"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583" w:author="Hal Whitehead" w:date="2025-08-07T20:42:00Z" w:initials="HW">
    <w:p w14:paraId="26701014" w14:textId="5A22E08F" w:rsidR="00571C21" w:rsidRDefault="00571C21">
      <w:pPr>
        <w:pStyle w:val="CommentText"/>
      </w:pPr>
      <w:r>
        <w:rPr>
          <w:rStyle w:val="CommentReference"/>
        </w:rPr>
        <w:annotationRef/>
      </w:r>
      <w:r>
        <w:t>Why bootstrapped?</w:t>
      </w:r>
    </w:p>
  </w:comment>
  <w:comment w:id="584"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599"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582"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606"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607"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630"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631"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632"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635"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642"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647"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653"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661" w:author="Balaena Institute whitehead" w:date="2025-09-25T10:57:00Z" w:initials="Bw">
    <w:p w14:paraId="7279E8A0" w14:textId="77777777" w:rsidR="007D5A61" w:rsidRDefault="007D5A61" w:rsidP="007D5A61">
      <w:pPr>
        <w:pStyle w:val="CommentText"/>
      </w:pPr>
      <w:r>
        <w:rPr>
          <w:rStyle w:val="CommentReference"/>
        </w:rPr>
        <w:annotationRef/>
      </w:r>
      <w:r>
        <w:t>CC: I’m not sure what the connection is here</w:t>
      </w:r>
    </w:p>
  </w:comment>
  <w:comment w:id="662" w:author="Balaena Institute whitehead" w:date="2025-09-25T10:57:00Z" w:initials="Bw">
    <w:p w14:paraId="3E944E82" w14:textId="77777777" w:rsidR="007D5A61" w:rsidRDefault="007D5A61" w:rsidP="007D5A61">
      <w:pPr>
        <w:pStyle w:val="CommentText"/>
      </w:pPr>
      <w:r>
        <w:rPr>
          <w:rStyle w:val="CommentReference"/>
        </w:rPr>
        <w:annotationRef/>
      </w:r>
      <w:r>
        <w:t>I see your point!</w:t>
      </w:r>
    </w:p>
  </w:comment>
  <w:comment w:id="667"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669"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670" w:author="Balaena Institute whitehead" w:date="2025-09-25T11:18:00Z" w:initials="Bw">
    <w:p w14:paraId="29F5CA7A" w14:textId="77777777"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694"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677"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700"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713" w:author="Ana Eguiguren" w:date="2025-09-25T20:43:00Z" w:initials="AE">
    <w:p w14:paraId="5332094E" w14:textId="77777777"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714"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736" w:author="Ana Eguiguren" w:date="2025-09-25T20:44:00Z" w:initials="AE">
    <w:p w14:paraId="1C2C1688" w14:textId="77777777" w:rsidR="008472E6" w:rsidRDefault="008472E6" w:rsidP="008472E6">
      <w:r>
        <w:rPr>
          <w:rStyle w:val="CommentReference"/>
        </w:rPr>
        <w:annotationRef/>
      </w:r>
      <w:r>
        <w:rPr>
          <w:sz w:val="20"/>
          <w:szCs w:val="20"/>
        </w:rPr>
        <w:t>CC: Also distinguishing them from females? I would think that would be more the main point here?</w:t>
      </w:r>
    </w:p>
  </w:comment>
  <w:comment w:id="737"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740"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741"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742"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743"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745"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746"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778"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779"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788" w:author="Ana Eguiguren" w:date="2025-09-25T20:49:00Z" w:initials="AE">
    <w:p w14:paraId="423AAEAB" w14:textId="77777777" w:rsidR="00D07A18" w:rsidRDefault="00D07A18" w:rsidP="00D07A18">
      <w:r>
        <w:rPr>
          <w:rStyle w:val="CommentReference"/>
        </w:rPr>
        <w:annotationRef/>
      </w:r>
      <w:r>
        <w:rPr>
          <w:sz w:val="20"/>
          <w:szCs w:val="20"/>
        </w:rPr>
        <w:t>CC: This wording is a bit unclear to me</w:t>
      </w:r>
    </w:p>
  </w:comment>
  <w:comment w:id="796" w:author="Balaena Institute whitehead" w:date="2025-07-30T13:54:00Z" w:initials="Bw">
    <w:p w14:paraId="65DE1201" w14:textId="216F8590" w:rsidR="00B80788" w:rsidRDefault="00B80788" w:rsidP="00B80788">
      <w:pPr>
        <w:pStyle w:val="CommentText"/>
      </w:pPr>
      <w:r>
        <w:rPr>
          <w:rStyle w:val="CommentReference"/>
        </w:rPr>
        <w:annotationRef/>
      </w:r>
      <w:r>
        <w:t>Monitor fluctuations in fat in nose?</w:t>
      </w:r>
    </w:p>
  </w:comment>
  <w:comment w:id="798"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801" w:author="Ana Eguiguren" w:date="2025-09-25T20:34:00Z" w:initials="AE">
    <w:p w14:paraId="69807D91" w14:textId="2218DD35" w:rsidR="00EF514B" w:rsidRDefault="00EF514B" w:rsidP="00EF514B">
      <w:r>
        <w:rPr>
          <w:rStyle w:val="CommentReference"/>
        </w:rPr>
        <w:annotationRef/>
      </w:r>
      <w:r>
        <w:rPr>
          <w:sz w:val="20"/>
          <w:szCs w:val="20"/>
        </w:rPr>
        <w:t>This is the missing whale!</w:t>
      </w:r>
    </w:p>
  </w:comment>
  <w:comment w:id="823"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824"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826"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827"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831"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847" w:author="Ana Eguiguren" w:date="2025-09-25T20:50:00Z" w:initials="AE">
    <w:p w14:paraId="70E2291F" w14:textId="66C3C22D" w:rsidR="00D07A18" w:rsidRDefault="00D07A18" w:rsidP="00D07A18">
      <w:r>
        <w:rPr>
          <w:rStyle w:val="CommentReference"/>
        </w:rPr>
        <w:annotationRef/>
      </w:r>
      <w:r>
        <w:rPr>
          <w:sz w:val="20"/>
          <w:szCs w:val="20"/>
        </w:rPr>
        <w:t>CC: 4/7 had high, 2/7 were uncertain - what about the last one?</w:t>
      </w:r>
    </w:p>
    <w:p w14:paraId="091FE149" w14:textId="77777777" w:rsidR="00D07A18" w:rsidRDefault="00D07A18" w:rsidP="00D07A18">
      <w:r>
        <w:rPr>
          <w:sz w:val="20"/>
          <w:szCs w:val="20"/>
        </w:rPr>
        <w:t>Also, I found the flow a bit disjointed here. Maybe this re-ordering helps?</w:t>
      </w:r>
    </w:p>
  </w:comment>
  <w:comment w:id="848" w:author="Ana Eguiguren" w:date="2025-09-25T20:51:00Z" w:initials="AE">
    <w:p w14:paraId="62B29611" w14:textId="77777777" w:rsidR="00D07A18" w:rsidRDefault="00D07A18" w:rsidP="00D07A18">
      <w:r>
        <w:rPr>
          <w:rStyle w:val="CommentReference"/>
        </w:rPr>
        <w:annotationRef/>
      </w:r>
      <w:r>
        <w:rPr>
          <w:sz w:val="20"/>
          <w:szCs w:val="20"/>
        </w:rPr>
        <w:t>Missing whale mentioned above! I reorganized this bit a little too!</w:t>
      </w:r>
    </w:p>
    <w:p w14:paraId="413A3F4B" w14:textId="77777777" w:rsidR="00D07A18" w:rsidRDefault="00D07A18" w:rsidP="00D07A18"/>
  </w:comment>
  <w:comment w:id="868" w:author="Ana Eguiguren" w:date="2025-09-25T21:29:00Z" w:initials="AE">
    <w:p w14:paraId="0F208D5C" w14:textId="77777777" w:rsidR="00943EA6" w:rsidRDefault="00943EA6" w:rsidP="00943EA6">
      <w:r>
        <w:rPr>
          <w:rStyle w:val="CommentReference"/>
        </w:rPr>
        <w:annotationRef/>
      </w:r>
      <w:r>
        <w:rPr>
          <w:sz w:val="20"/>
          <w:szCs w:val="20"/>
        </w:rPr>
        <w:t>CC: ‘Applications’ almost feels like a more fitting heading</w:t>
      </w:r>
    </w:p>
  </w:comment>
  <w:comment w:id="873"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876"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883"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884"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887"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891"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893" w:author="Ana Eguiguren" w:date="2025-09-25T21:38:00Z" w:initials="AE">
    <w:p w14:paraId="722D9819" w14:textId="77777777" w:rsidR="00D5751C" w:rsidRDefault="00400B43" w:rsidP="00D5751C">
      <w:r>
        <w:rPr>
          <w:rStyle w:val="CommentReference"/>
        </w:rPr>
        <w:annotationRef/>
      </w:r>
      <w:r w:rsidR="00D5751C">
        <w:rPr>
          <w:sz w:val="20"/>
          <w:szCs w:val="20"/>
        </w:rPr>
        <w:t>CC: Feels out of place, since you are talking about what known sex adds, not what a drones-eye view adds</w:t>
      </w:r>
    </w:p>
  </w:comment>
  <w:comment w:id="897"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898"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900"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 w:id="903" w:author="Ana Eguiguren" w:date="2025-09-25T21:41:00Z" w:initials="AE">
    <w:p w14:paraId="73AFEE92"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6A15E737"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4DFA658C" w15:done="1"/>
  <w15:commentEx w15:paraId="53EE3F1D" w15:done="0"/>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0E1926C5" w15:done="1"/>
  <w15:commentEx w15:paraId="631A642A" w15:done="1"/>
  <w15:commentEx w15:paraId="2DD75A1F" w15:done="1"/>
  <w15:commentEx w15:paraId="6116607B" w15:done="1"/>
  <w15:commentEx w15:paraId="7279E8A0" w15:done="1"/>
  <w15:commentEx w15:paraId="3E944E82" w15:paraIdParent="7279E8A0" w15:done="1"/>
  <w15:commentEx w15:paraId="5C944FAD" w15:done="1"/>
  <w15:commentEx w15:paraId="5C706169" w15:done="1"/>
  <w15:commentEx w15:paraId="29F5CA7A" w15:done="1"/>
  <w15:commentEx w15:paraId="2A35AC57" w15:done="1"/>
  <w15:commentEx w15:paraId="266D0362" w15:done="1"/>
  <w15:commentEx w15:paraId="3901FA41" w15:done="1"/>
  <w15:commentEx w15:paraId="5332094E" w15:done="0"/>
  <w15:commentEx w15:paraId="01F0E173" w15:paraIdParent="5332094E" w15:done="0"/>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02109BD9" w15:done="0"/>
  <w15:commentEx w15:paraId="58D13111" w15:paraIdParent="02109BD9" w15:done="0"/>
  <w15:commentEx w15:paraId="423AAEAB" w15:done="0"/>
  <w15:commentEx w15:paraId="65DE1201" w15:done="1"/>
  <w15:commentEx w15:paraId="4B04C5A4" w15:done="1"/>
  <w15:commentEx w15:paraId="69807D91" w15:done="0"/>
  <w15:commentEx w15:paraId="65379AD1" w15:done="0"/>
  <w15:commentEx w15:paraId="7613E14D" w15:paraIdParent="65379AD1" w15:done="0"/>
  <w15:commentEx w15:paraId="0D514784" w15:done="0"/>
  <w15:commentEx w15:paraId="0A4304C0" w15:paraIdParent="0D514784" w15:done="0"/>
  <w15:commentEx w15:paraId="0240CCFB" w15:done="0"/>
  <w15:commentEx w15:paraId="091FE149" w15:done="0"/>
  <w15:commentEx w15:paraId="413A3F4B" w15:paraIdParent="091FE149"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722D9819" w15:done="1"/>
  <w15:commentEx w15:paraId="1859D1E8" w15:done="0"/>
  <w15:commentEx w15:paraId="4AE4C3DF" w15:paraIdParent="1859D1E8" w15:done="0"/>
  <w15:commentEx w15:paraId="510FE1AA" w15:done="1"/>
  <w15:commentEx w15:paraId="6A15E7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1CCD61F3" w16cex:dateUtc="2025-09-25T13:57:00Z"/>
  <w16cex:commentExtensible w16cex:durableId="3143602A" w16cex:dateUtc="2025-09-25T13:57:00Z"/>
  <w16cex:commentExtensible w16cex:durableId="6B61AD45" w16cex:dateUtc="2025-09-25T14:17:00Z"/>
  <w16cex:commentExtensible w16cex:durableId="2FB93B88" w16cex:dateUtc="2025-07-30T16:37:00Z"/>
  <w16cex:commentExtensible w16cex:durableId="5ED6C45D" w16cex:dateUtc="2025-09-25T14:18:00Z"/>
  <w16cex:commentExtensible w16cex:durableId="7B71038B" w16cex:dateUtc="2025-09-25T14:21:00Z"/>
  <w16cex:commentExtensible w16cex:durableId="3AFB6D99" w16cex:dateUtc="2025-09-25T14:44:00Z"/>
  <w16cex:commentExtensible w16cex:durableId="435F5FB4" w16cex:dateUtc="2025-09-25T14:46:00Z"/>
  <w16cex:commentExtensible w16cex:durableId="0A1AD36C" w16cex:dateUtc="2025-09-25T23:43:00Z"/>
  <w16cex:commentExtensible w16cex:durableId="681A1FDE" w16cex:dateUtc="2025-09-25T23:43: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79ECD8C0" w16cex:dateUtc="2025-09-25T23:49:00Z"/>
  <w16cex:commentExtensible w16cex:durableId="3E2590AC" w16cex:dateUtc="2025-09-25T23:49:00Z"/>
  <w16cex:commentExtensible w16cex:durableId="34EBD63C" w16cex:dateUtc="2025-09-25T23:49:00Z"/>
  <w16cex:commentExtensible w16cex:durableId="4756AA69" w16cex:dateUtc="2025-07-30T16:54:00Z"/>
  <w16cex:commentExtensible w16cex:durableId="43FB6607" w16cex:dateUtc="2025-09-25T23:50: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commentExtensible w16cex:durableId="7CA950F1" w16cex:dateUtc="2025-09-26T00:28:00Z"/>
  <w16cex:commentExtensible w16cex:durableId="0755406E" w16cex:dateUtc="2025-09-25T23:50:00Z"/>
  <w16cex:commentExtensible w16cex:durableId="0A991653" w16cex:dateUtc="2025-09-25T23:51: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1A7039A8" w16cex:dateUtc="2025-09-26T00:38:00Z"/>
  <w16cex:commentExtensible w16cex:durableId="003EA8B5" w16cex:dateUtc="2025-09-26T00:41:00Z"/>
  <w16cex:commentExtensible w16cex:durableId="5EBBAA48" w16cex:dateUtc="2025-09-26T00:43:00Z"/>
  <w16cex:commentExtensible w16cex:durableId="6895E136" w16cex:dateUtc="2025-09-26T00:40:00Z"/>
  <w16cex:commentExtensible w16cex:durableId="767CC969" w16cex:dateUtc="2025-09-26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0E1926C5" w16cid:durableId="4188C799"/>
  <w16cid:commentId w16cid:paraId="631A642A" w16cid:durableId="53C82E51"/>
  <w16cid:commentId w16cid:paraId="2DD75A1F" w16cid:durableId="637E541A"/>
  <w16cid:commentId w16cid:paraId="6116607B" w16cid:durableId="5C4E229A"/>
  <w16cid:commentId w16cid:paraId="7279E8A0" w16cid:durableId="1CCD61F3"/>
  <w16cid:commentId w16cid:paraId="3E944E82" w16cid:durableId="3143602A"/>
  <w16cid:commentId w16cid:paraId="5C944FAD" w16cid:durableId="6B61AD45"/>
  <w16cid:commentId w16cid:paraId="5C706169" w16cid:durableId="2FB93B88"/>
  <w16cid:commentId w16cid:paraId="29F5CA7A" w16cid:durableId="5ED6C45D"/>
  <w16cid:commentId w16cid:paraId="2A35AC57" w16cid:durableId="7B71038B"/>
  <w16cid:commentId w16cid:paraId="266D0362" w16cid:durableId="3AFB6D99"/>
  <w16cid:commentId w16cid:paraId="3901FA41" w16cid:durableId="435F5FB4"/>
  <w16cid:commentId w16cid:paraId="5332094E" w16cid:durableId="0A1AD36C"/>
  <w16cid:commentId w16cid:paraId="01F0E173" w16cid:durableId="681A1FDE"/>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02109BD9" w16cid:durableId="79ECD8C0"/>
  <w16cid:commentId w16cid:paraId="58D13111" w16cid:durableId="3E2590AC"/>
  <w16cid:commentId w16cid:paraId="423AAEAB" w16cid:durableId="34EBD63C"/>
  <w16cid:commentId w16cid:paraId="65DE1201" w16cid:durableId="4756AA69"/>
  <w16cid:commentId w16cid:paraId="4B04C5A4" w16cid:durableId="43FB6607"/>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091FE149" w16cid:durableId="0755406E"/>
  <w16cid:commentId w16cid:paraId="413A3F4B" w16cid:durableId="0A991653"/>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722D9819" w16cid:durableId="1A7039A8"/>
  <w16cid:commentId w16cid:paraId="1859D1E8" w16cid:durableId="003EA8B5"/>
  <w16cid:commentId w16cid:paraId="4AE4C3DF" w16cid:durableId="5EBBAA48"/>
  <w16cid:commentId w16cid:paraId="510FE1AA" w16cid:durableId="6895E136"/>
  <w16cid:commentId w16cid:paraId="6A15E737" w16cid:durableId="767CC9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2D387" w14:textId="77777777" w:rsidR="00F40D4B" w:rsidRPr="00EC30B6" w:rsidRDefault="00F40D4B">
      <w:pPr>
        <w:spacing w:after="0" w:line="240" w:lineRule="auto"/>
      </w:pPr>
      <w:r w:rsidRPr="00EC30B6">
        <w:separator/>
      </w:r>
    </w:p>
  </w:endnote>
  <w:endnote w:type="continuationSeparator" w:id="0">
    <w:p w14:paraId="2E5D5832" w14:textId="77777777" w:rsidR="00F40D4B" w:rsidRPr="00EC30B6" w:rsidRDefault="00F40D4B">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914" w:author="Balaena Institute whitehead" w:date="2025-07-25T12:58:00Z" w16du:dateUtc="2025-07-25T15:58:00Z">
              <w:rPr>
                <w:noProof/>
              </w:rPr>
            </w:rPrChange>
          </w:rPr>
          <w:t>2</w:t>
        </w:r>
        <w:r w:rsidRPr="00EC30B6">
          <w:rPr>
            <w:rPrChange w:id="915"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6D159" w14:textId="77777777" w:rsidR="00F40D4B" w:rsidRPr="00EC30B6" w:rsidRDefault="00F40D4B">
      <w:pPr>
        <w:spacing w:after="0" w:line="240" w:lineRule="auto"/>
      </w:pPr>
      <w:r w:rsidRPr="00EC30B6">
        <w:separator/>
      </w:r>
    </w:p>
  </w:footnote>
  <w:footnote w:type="continuationSeparator" w:id="0">
    <w:p w14:paraId="4E6118FE" w14:textId="77777777" w:rsidR="00F40D4B" w:rsidRPr="00EC30B6" w:rsidRDefault="00F40D4B">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3F2E"/>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59B4"/>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3369A"/>
    <w:rsid w:val="0043540B"/>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403"/>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66FF"/>
    <w:rsid w:val="00F27B62"/>
    <w:rsid w:val="00F35A05"/>
    <w:rsid w:val="00F40022"/>
    <w:rsid w:val="00F406C5"/>
    <w:rsid w:val="00F40D4B"/>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27</Pages>
  <Words>48521</Words>
  <Characters>276574</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93</cp:revision>
  <cp:lastPrinted>2025-09-24T23:34:00Z</cp:lastPrinted>
  <dcterms:created xsi:type="dcterms:W3CDTF">2025-08-27T14:55:00Z</dcterms:created>
  <dcterms:modified xsi:type="dcterms:W3CDTF">2025-09-26T00:53:00Z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