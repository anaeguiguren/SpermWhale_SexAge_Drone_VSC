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2DA2A65" w14:textId="77777777" w:rsidR="00862972" w:rsidRPr="00207D2A" w:rsidRDefault="00862972" w:rsidP="00EA7AE3">
      <w:pPr>
        <w:pStyle w:val="Heading2"/>
        <w:rPr>
          <w:rFonts w:cs="Times New Roman"/>
        </w:rPr>
      </w:pPr>
      <w:bookmarkStart w:id="1" w:name="_Toc201083896"/>
      <w:r w:rsidRPr="005618C0">
        <w:rPr>
          <w:rFonts w:cs="Times New Roman"/>
        </w:rPr>
        <w:lastRenderedPageBreak/>
        <w:t xml:space="preserve">1 </w:t>
      </w:r>
      <w:r w:rsidRPr="005618C0">
        <w:rPr>
          <w:rFonts w:cs="Times New Roman"/>
          <w:sz w:val="26"/>
          <w:szCs w:val="26"/>
        </w:rPr>
        <w:t xml:space="preserve">| </w:t>
      </w:r>
      <w:r w:rsidRPr="005618C0">
        <w:rPr>
          <w:rFonts w:cs="Times New Roman"/>
        </w:rPr>
        <w:t>INTRODUCTION</w:t>
      </w:r>
      <w:bookmarkEnd w:id="1"/>
    </w:p>
    <w:p w14:paraId="75673EA8" w14:textId="74A58CE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
      <w:r w:rsidR="005306CA" w:rsidRPr="00207D2A">
        <w:fldChar w:fldCharType="begin"/>
      </w:r>
      <w:r w:rsidR="004D6EE1">
        <w:instrText xml:space="preserve"> ADDIN ZOTERO_ITEM CSL_CITATION {"citationID":"a1t5hug5dr2","properties":{"formattedCitation":"\\uldash{(Bleich et al. 1997, Ruckstuhl 2007, Griffiths et al. 2014)}","plainCitation":"(Bleich et al. 1997, Ruckstuhl 2007, Griffiths et al. 2014)","noteIndex":0},"citationItems":[{"id":57,"uris":["http://zotero.org/users/5395629/items/WRP5IGCB"],"itemData":{"id":57,"type":"article-journal","container-title":"Wildlife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4D6EE1" w:rsidRPr="004D6EE1">
        <w:rPr>
          <w:kern w:val="0"/>
          <w:szCs w:val="24"/>
          <w:u w:val="dash"/>
          <w:lang w:val="en-US"/>
        </w:rPr>
        <w:t>(Bleich et al. 1997, Ruckstuhl 2007, Griffiths et al. 2014)</w:t>
      </w:r>
      <w:r w:rsidR="005306CA" w:rsidRPr="00207D2A">
        <w:fldChar w:fldCharType="end"/>
      </w:r>
      <w:commentRangeEnd w:id="2"/>
      <w:r w:rsidR="002543CD">
        <w:rPr>
          <w:rStyle w:val="CommentReference"/>
        </w:rPr>
        <w:commentReference w:id="2"/>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F061E5">
        <w:rPr>
          <w:highlight w:val="yellow"/>
        </w:rPr>
        <w:instrText xml:space="preserve"> ADDIN ZOTERO_ITEM CSL_CITATION {"citationID":"a23sblo7bm1","properties":{"formattedCitation":"(Volis &amp; Deng 2020)","plainCitation":"(Volis &amp; Deng 2020)","noteIndex":0},"citationItems":[{"id":56,"uris":["http://zotero.org/users/5395629/items/BYT8KKVZ"],"itemData":{"id":56,"type":"article-journal","abstract":"Although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3"/>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3"/>
      <w:r w:rsidR="00D453AC">
        <w:rPr>
          <w:rStyle w:val="CommentReference"/>
        </w:rPr>
        <w:commentReference w:id="3"/>
      </w:r>
      <w:r w:rsidR="00D453AC">
        <w:t xml:space="preserve">. But, </w:t>
      </w:r>
      <w:commentRangeStart w:id="4"/>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4"/>
      <w:r w:rsidR="00D453AC">
        <w:rPr>
          <w:rStyle w:val="CommentReference"/>
        </w:rPr>
        <w:commentReference w:id="4"/>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del w:id="5" w:author="Christine K" w:date="2025-08-09T10:53:00Z" w16du:dateUtc="2025-08-09T17:53:00Z">
        <w:r w:rsidR="008E3BC8" w:rsidRPr="00207D2A" w:rsidDel="00F266FF">
          <w:delText xml:space="preserve"> </w:delText>
        </w:r>
      </w:del>
      <w:ins w:id="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F061E5">
        <w:instrText xml:space="preserve"> ADDIN ZOTERO_ITEM CSL_CITATION {"citationID":"a8325d3smc","properties":{"formattedCitation":"(Le Clercq et al. 2023)","plainCitation":"(Le Clercq et al. 2023)","noteIndex":0},"citationItems":[{"id":53,"uris":["http://zotero.org/users/5395629/items/69QWKVR2"],"itemData":{"id":53,"type":"article-journal","abstract":"Various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r w:rsidR="00470B35" w:rsidRPr="00207D2A">
        <w:t xml:space="preserve">of samples collected </w:t>
      </w:r>
      <w:r w:rsidR="0061386D" w:rsidRPr="00207D2A">
        <w:t xml:space="preserve">using variably invasive techniques </w:t>
      </w:r>
      <w:r w:rsidR="0061386D" w:rsidRPr="00207D2A">
        <w:fldChar w:fldCharType="begin"/>
      </w:r>
      <w:r w:rsidR="00F061E5">
        <w:instrText xml:space="preserve"> ADDIN ZOTERO_ITEM CSL_CITATION {"citationID":"ap1e9ge7hb","properties":{"formattedCitation":"(Shaw et al. 2003)","plainCitation":"(Shaw et al. 2003)","noteIndex":0},"citationItems":[{"id":55,"uris":["http://zotero.org/users/5395629/items/ZW9WTCWE"],"itemData":{"id":55,"type":"article-journal","abstract":"A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33948A52"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061E5">
        <w:instrText xml:space="preserve"> ADDIN ZOTERO_ITEM CSL_CITATION {"citationID":"a1rkk0c0n3v","properties":{"formattedCitation":"(e.g., Gowans et al. 2001, Denkinger et al. 2020)","plainCitation":"(e.g., Gowans et al. 2001, Denkinger et al. 2020)","noteIndex":0},"citationItems":[{"id":870,"uris":["http://zotero.org/users/5395629/items/QGP6SSX7"],"itemData":{"id":870,"type":"article-journal","container-title":"Animal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0C2A95B2" w:rsidR="00A109BD" w:rsidRPr="005618C0" w:rsidRDefault="00F24B63" w:rsidP="00D378B4">
      <w:pPr>
        <w:rPr>
          <w:lang w:val="es-ES"/>
        </w:rPr>
      </w:pPr>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F061E5">
        <w:instrText xml:space="preserve"> ADDIN ZOTERO_ITEM CSL_CITATION {"citationID":"a24rf2l0hp8","properties":{"formattedCitation":"(Burnett et al. 2019, Bierlich et al. 2021, Glarou et al. 2022)","plainCitation":"(Burnett et al. 2019, Bierlich et al. 2021, Glarou et al. 2022)","noteIndex":0},"citationItems":[{"id":181,"uris":["http://zotero.org/users/5395629/items/INAAHVJQ"],"itemData":{"id":181,"type":"article-journal","abstract":"Small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F061E5">
        <w:instrText xml:space="preserve"> ADDIN ZOTERO_ITEM CSL_CITATION {"citationID":"ajvoe2r2fk","properties":{"formattedCitation":"(Vivier et al. 2024)","plainCitation":"(Vivier et al. 2024)","noteIndex":0},"citationItems":[{"id":1841,"uris":["http://zotero.org/users/5395629/items/FS5SDB2C"],"itemData":{"id":1841,"type":"article-journal","abstract":"Assessing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061E5">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w:instrText>
      </w:r>
      <w:r w:rsidR="00F061E5" w:rsidRPr="005618C0">
        <w:rPr>
          <w:lang w:val="es-ES"/>
        </w:rPr>
        <w:instrText xml:space="preserve">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9"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p>
    <w:p w14:paraId="254C5E27" w14:textId="67B7382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00F061E5">
        <w:instrText xml:space="preserve"> ADDIN ZOTERO_ITEM CSL_CITATION {"citationID":"a1f5denv53r","properties":{"formattedCitation":"(Whitehead 2003, Cantor et al. 2017)","plainCitation":"(Whitehead 2003, Cantor et al. 2017)","noteIndex":0},"citationItems":[{"id":1923,"uris":["http://zotero.org/users/5395629/items/SESHYUGF"],"itemData":{"id":1923,"type":"book","event-place":"Chicago,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10" w:author="Balaena Institute whitehead" w:date="2025-09-04T15:40:00Z" w16du:dateUtc="2025-09-04T18:40:00Z">
        <w:r w:rsidR="00C16AC2">
          <w:t xml:space="preserve"> </w:t>
        </w:r>
      </w:ins>
      <w:r w:rsidR="00C16AC2">
        <w:fldChar w:fldCharType="begin"/>
      </w:r>
      <w:r w:rsidR="00C16AC2">
        <w:instrText xml:space="preserve"> ADDIN ZOTERO_ITEM CSL_CITATION {"citationID":"a2239mq4f39","properties":{"formattedCitation":"\\uldash{(Whitehead et al. 2008)}","plainCitation":"(Whitehead et al. 2008)","noteIndex":0},"citationItems":[{"id":389,"uris":["http://zotero.org/users/5395629/items/I6FUM4F8"],"itemData":{"id":389,"type":"article-journal","abstract":"The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C16AC2" w:rsidRPr="00C16AC2">
        <w:rPr>
          <w:kern w:val="0"/>
          <w:u w:val="dash"/>
        </w:rPr>
        <w:t>(Whitehead et al. 2008)</w:t>
      </w:r>
      <w:r w:rsidR="00C16AC2">
        <w:fldChar w:fldCharType="end"/>
      </w:r>
      <w:r w:rsidR="00F266FF">
        <w:t xml:space="preserve"> </w:t>
      </w:r>
      <w:commentRangeStart w:id="11"/>
      <w:r w:rsidRPr="00207D2A">
        <w:t xml:space="preserve">individuals </w:t>
      </w:r>
      <w:r w:rsidR="001306CB">
        <w:t xml:space="preserve">are only feasible to track over a few days and </w:t>
      </w:r>
      <w:commentRangeEnd w:id="11"/>
      <w:r w:rsidR="001306CB">
        <w:rPr>
          <w:rStyle w:val="CommentReference"/>
        </w:rPr>
        <w:commentReference w:id="11"/>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2"/>
      <w:r w:rsidRPr="00207D2A">
        <w:t xml:space="preserve">; </w:t>
      </w:r>
      <w:r w:rsidR="00D46654">
        <w:t>immature bachelor</w:t>
      </w:r>
      <w:r w:rsidRPr="00207D2A">
        <w:t xml:space="preserve"> males </w:t>
      </w:r>
      <w:commentRangeEnd w:id="12"/>
      <w:r w:rsidR="001306CB">
        <w:rPr>
          <w:rStyle w:val="CommentReference"/>
        </w:rPr>
        <w:commentReference w:id="12"/>
      </w:r>
      <w:r w:rsidRPr="00207D2A">
        <w:t xml:space="preserve">are other individuals found in small (&lt; 4 individuals) groups; and mature females/immature individuals are all other whales found in larger groups </w:t>
      </w:r>
      <w:r w:rsidRPr="00207D2A">
        <w:fldChar w:fldCharType="begin"/>
      </w:r>
      <w:r w:rsidR="00F061E5">
        <w:instrText xml:space="preserve"> ADDIN ZOTERO_ITEM CSL_CITATION {"citationID":"a430qj6ppi","properties":{"formattedCitation":"(Christal &amp; Whitehead 1997, Whitehead 2003, Cantor et al. 2017)","plainCitation":"(Christal &amp; Whitehead 1997, Whitehead 2003, Cantor et al. 2017)","noteIndex":0},"citationItems":[{"id":1727,"uris":["http://zotero.org/users/5395629/items/S9TEBS3E"],"itemData":{"id":1727,"type":"article-journal","abstract":"The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00F061E5">
        <w:instrText xml:space="preserve"> ADDIN ZOTERO_ITEM CSL_CITATION {"citationID":"a1s03ii5ji2","properties":{"formattedCitation":"(Rice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3"/>
      <w:r w:rsidRPr="00207D2A">
        <w:t xml:space="preserve">. As the behaviours of mature females and immature males/females are shaped by different social and ecological processes </w:t>
      </w:r>
      <w:commentRangeEnd w:id="13"/>
      <w:r w:rsidR="001306CB">
        <w:rPr>
          <w:rStyle w:val="CommentReference"/>
        </w:rPr>
        <w:commentReference w:id="13"/>
      </w:r>
      <w:r w:rsidRPr="00207D2A">
        <w:fldChar w:fldCharType="begin"/>
      </w:r>
      <w:r w:rsidR="00F061E5">
        <w:instrText xml:space="preserve"> ADDIN ZOTERO_ITEM CSL_CITATION {"citationID":"a1qh5cdke9r","properties":{"formattedCitation":"(Eguiguren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5EF5E3A3" w:rsidR="00941758" w:rsidRPr="00207D2A" w:rsidRDefault="001306CB" w:rsidP="00941758">
      <w:r>
        <w:t>I</w:t>
      </w:r>
      <w:commentRangeStart w:id="14"/>
      <w:r>
        <w:t>nformed by age and sex specific morphological data</w:t>
      </w:r>
      <w:commentRangeEnd w:id="14"/>
      <w:r>
        <w:rPr>
          <w:rStyle w:val="CommentReference"/>
        </w:rPr>
        <w:commentReference w:id="14"/>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5"/>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6"/>
      <w:commentRangeStart w:id="17"/>
      <w:r w:rsidR="00DB2679" w:rsidRPr="00207D2A">
        <w:t>larger nos</w:t>
      </w:r>
      <w:r w:rsidR="000D38CB" w:rsidRPr="00207D2A">
        <w:t>e</w:t>
      </w:r>
      <w:commentRangeEnd w:id="16"/>
      <w:r w:rsidR="00B46BCD">
        <w:rPr>
          <w:rStyle w:val="CommentReference"/>
        </w:rPr>
        <w:commentReference w:id="16"/>
      </w:r>
      <w:commentRangeEnd w:id="17"/>
      <w:r w:rsidR="004D6EE1">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C807BA" w:rsidRPr="00207D2A">
        <w:t xml:space="preserve"> </w:t>
      </w:r>
      <w:commentRangeStart w:id="18"/>
      <w:r w:rsidR="00C807BA" w:rsidRPr="00207D2A">
        <w:fldChar w:fldCharType="begin"/>
      </w:r>
      <w:r w:rsidR="00F061E5">
        <w:instrText xml:space="preserve"> ADDIN ZOTERO_ITEM CSL_CITATION {"citationID":"al9ldbvrvv","properties":{"formattedCitation":"(Cranford 1999)","plainCitation":"(Cranford 1999)","dontUpdate":true,"noteIndex":0},"citationItems":[{"id":1218,"uris":["http://zotero.org/users/5395629/items/C8WL59LN"],"itemData":{"id":1218,"type":"article-journal","abstract":"The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18"/>
      <w:r w:rsidR="00E55E8B" w:rsidRPr="00207D2A">
        <w:rPr>
          <w:rStyle w:val="CommentReference"/>
        </w:rPr>
        <w:commentReference w:id="18"/>
      </w:r>
      <w:r w:rsidR="00E55E8B" w:rsidRPr="00207D2A">
        <w:t>A</w:t>
      </w:r>
      <w:r w:rsidR="009E0634" w:rsidRPr="00207D2A">
        <w:t xml:space="preserve">lthough the hypertrophy of male sperm </w:t>
      </w:r>
      <w:r w:rsidR="009E0634" w:rsidRPr="00207D2A">
        <w:lastRenderedPageBreak/>
        <w:t xml:space="preserve">whales’ noses is most notable when they </w:t>
      </w:r>
      <w:r w:rsidR="00296268" w:rsidRPr="00207D2A">
        <w:t>reach physical</w:t>
      </w:r>
      <w:r w:rsidR="009E0634" w:rsidRPr="00207D2A">
        <w:t xml:space="preserve"> maturity (&gt; 20 years), it can be detectable in older juveniles (ca. 2 years – 6 m) and intensifies with age </w:t>
      </w:r>
      <w:r w:rsidR="009E0634" w:rsidRPr="00207D2A">
        <w:fldChar w:fldCharType="begin"/>
      </w:r>
      <w:r w:rsidR="00F061E5">
        <w:instrText xml:space="preserve"> ADDIN ZOTERO_ITEM CSL_CITATION {"citationID":"aekuihpu2d","properties":{"formattedCitation":"(Nishiwaki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9E0634" w:rsidRPr="00207D2A">
        <w:rPr>
          <w:kern w:val="0"/>
        </w:rPr>
        <w:t>(Nishiwaki et al. 1963)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5"/>
      <w:r>
        <w:rPr>
          <w:rStyle w:val="CommentReference"/>
        </w:rPr>
        <w:commentReference w:id="15"/>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9" w:name="_Toc201083897"/>
      <w:r w:rsidRPr="00207D2A">
        <w:rPr>
          <w:rFonts w:cs="Times New Roman"/>
        </w:rPr>
        <w:t>2 | METHODS</w:t>
      </w:r>
      <w:bookmarkEnd w:id="19"/>
    </w:p>
    <w:p w14:paraId="39B141C3" w14:textId="77777777" w:rsidR="00862972" w:rsidRPr="00207D2A" w:rsidRDefault="00862972" w:rsidP="00EA7AE3">
      <w:pPr>
        <w:pStyle w:val="Heading3"/>
        <w:rPr>
          <w:rFonts w:cs="Times New Roman"/>
        </w:rPr>
      </w:pPr>
      <w:bookmarkStart w:id="20" w:name="_Toc201083898"/>
      <w:r w:rsidRPr="00207D2A">
        <w:rPr>
          <w:rFonts w:cs="Times New Roman"/>
        </w:rPr>
        <w:t>2.1 | Data Collection</w:t>
      </w:r>
      <w:bookmarkEnd w:id="20"/>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1"/>
      <w:r w:rsidRPr="00207D2A">
        <w:t>(</w:t>
      </w:r>
      <w:r w:rsidR="00D20807" w:rsidRPr="00207D2A">
        <w:t xml:space="preserve">Galápagos National Park </w:t>
      </w:r>
      <w:r w:rsidRPr="00207D2A">
        <w:t>research permit No. PC-86-22</w:t>
      </w:r>
      <w:commentRangeEnd w:id="21"/>
      <w:r w:rsidR="00EA082D" w:rsidRPr="00207D2A">
        <w:rPr>
          <w:rStyle w:val="CommentReference"/>
        </w:rPr>
        <w:commentReference w:id="21"/>
      </w:r>
      <w:r w:rsidRPr="00207D2A">
        <w:t xml:space="preserve">). </w:t>
      </w:r>
      <w:commentRangeStart w:id="22"/>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2"/>
      <w:r w:rsidR="00C1259C">
        <w:rPr>
          <w:rStyle w:val="CommentReference"/>
        </w:rPr>
        <w:commentReference w:id="22"/>
      </w:r>
      <w:r w:rsidRPr="00207D2A">
        <w:t xml:space="preserve">. When we encountered groups of females and juveniles, we followed them for as long as possible at a </w:t>
      </w:r>
      <w:commentRangeStart w:id="23"/>
      <w:r w:rsidRPr="00207D2A">
        <w:t>cautious</w:t>
      </w:r>
      <w:commentRangeEnd w:id="23"/>
      <w:r w:rsidR="00C1259C">
        <w:rPr>
          <w:rStyle w:val="CommentReference"/>
        </w:rPr>
        <w:commentReference w:id="23"/>
      </w:r>
      <w:r w:rsidRPr="00207D2A">
        <w:t xml:space="preserve"> distance</w:t>
      </w:r>
      <w:ins w:id="24" w:author="Ana Eguiguren" w:date="2025-09-16T20:21:00Z" w16du:dateUtc="2025-09-16T23:21:00Z">
        <w:r w:rsidR="004D6EE1">
          <w:t xml:space="preserve"> (c.a. 50 m)</w:t>
        </w:r>
      </w:ins>
      <w:r w:rsidRPr="00207D2A">
        <w:t xml:space="preserve"> to collect behavioural, acoustic, and photo-identification data. </w:t>
      </w:r>
    </w:p>
    <w:p w14:paraId="6007BE96" w14:textId="7BC0967F" w:rsidR="00862972" w:rsidRDefault="00862972" w:rsidP="00862972">
      <w:pPr>
        <w:rPr>
          <w:ins w:id="25" w:author="Ana Eguiguren" w:date="2025-09-18T16:38:00Z" w16du:dateUtc="2025-09-18T19:38:00Z"/>
        </w:rPr>
      </w:pPr>
      <w:r w:rsidRPr="00207D2A">
        <w:t xml:space="preserve">If conditions were adequate (windspeed &lt; 10 kt and no rain), we conducted 1 – 2 hour </w:t>
      </w:r>
      <w:commentRangeStart w:id="26"/>
      <w:r w:rsidRPr="00207D2A">
        <w:t>flight sessions</w:t>
      </w:r>
      <w:r w:rsidR="00037DCB">
        <w:t>, composed by a series of consecutive flights,</w:t>
      </w:r>
      <w:r w:rsidRPr="00207D2A">
        <w:t xml:space="preserve"> </w:t>
      </w:r>
      <w:commentRangeEnd w:id="26"/>
      <w:r w:rsidR="00C1259C">
        <w:rPr>
          <w:rStyle w:val="CommentReference"/>
        </w:rPr>
        <w:commentReference w:id="26"/>
      </w:r>
      <w:r w:rsidRPr="00207D2A">
        <w:t xml:space="preserve">using a DJI Mini 2 drone (249 g) equipped with propeller guards and landing gear. We conducted sessions in the </w:t>
      </w:r>
      <w:commentRangeStart w:id="27"/>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7"/>
      <w:r w:rsidR="00C1259C">
        <w:rPr>
          <w:rStyle w:val="CommentReference"/>
        </w:rPr>
        <w:commentReference w:id="27"/>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 (Altmann 1974)–</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0A294B" w:rsidRPr="00207D2A">
        <w:t xml:space="preserve">2.2.1 | </w:t>
      </w:r>
      <w:r w:rsidRPr="00207D2A">
        <w:fldChar w:fldCharType="end"/>
      </w:r>
      <w:r w:rsidRPr="00207D2A">
        <w:t xml:space="preserve">). </w:t>
      </w:r>
    </w:p>
    <w:p w14:paraId="5EB4CB89" w14:textId="501253ED" w:rsidR="007253FA" w:rsidRPr="00207D2A" w:rsidDel="007253FA" w:rsidRDefault="007253FA" w:rsidP="00862972">
      <w:pPr>
        <w:rPr>
          <w:del w:id="28" w:author="Ana Eguiguren" w:date="2025-09-18T16:41:00Z" w16du:dateUtc="2025-09-18T19:41:00Z"/>
        </w:rPr>
      </w:pPr>
    </w:p>
    <w:p w14:paraId="2427619A" w14:textId="77777777" w:rsidR="00862972" w:rsidRPr="00207D2A" w:rsidRDefault="00862972" w:rsidP="00EA7AE3">
      <w:pPr>
        <w:pStyle w:val="Heading3"/>
        <w:rPr>
          <w:rFonts w:cs="Times New Roman"/>
        </w:rPr>
      </w:pPr>
      <w:bookmarkStart w:id="29" w:name="_Toc201083899"/>
      <w:r w:rsidRPr="00207D2A">
        <w:rPr>
          <w:rFonts w:cs="Times New Roman"/>
        </w:rPr>
        <w:t>2.2 | Morphometric measurements</w:t>
      </w:r>
      <w:bookmarkEnd w:id="29"/>
    </w:p>
    <w:p w14:paraId="15D81402" w14:textId="77777777" w:rsidR="00862972" w:rsidRPr="00207D2A" w:rsidRDefault="00862972" w:rsidP="00EA7AE3">
      <w:pPr>
        <w:pStyle w:val="Heading4"/>
        <w:rPr>
          <w:rFonts w:cs="Times New Roman"/>
        </w:rPr>
      </w:pPr>
      <w:bookmarkStart w:id="30" w:name="_Ref192584273"/>
      <w:r w:rsidRPr="00207D2A">
        <w:rPr>
          <w:rFonts w:cs="Times New Roman"/>
        </w:rPr>
        <w:t xml:space="preserve">2.2.1 | </w:t>
      </w:r>
      <w:bookmarkEnd w:id="30"/>
      <w:r w:rsidRPr="00207D2A">
        <w:rPr>
          <w:rFonts w:cs="Times New Roman"/>
        </w:rPr>
        <w:t>Estimating and correcting measurement error</w:t>
      </w:r>
    </w:p>
    <w:p w14:paraId="0DA1BC33" w14:textId="02C33FB5" w:rsidR="00C45E33" w:rsidRPr="00207D2A" w:rsidRDefault="00862972" w:rsidP="00862972">
      <w:commentRangeStart w:id="31"/>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 </w:t>
      </w:r>
      <w:r w:rsidRPr="00207D2A">
        <w:fldChar w:fldCharType="begin"/>
      </w:r>
      <w:r w:rsidR="00F061E5">
        <w:instrText xml:space="preserve"> ADDIN ZOTERO_ITEM CSL_CITATION {"citationID":"JyqLn8Zm","properties":{"formattedCitation":"(Burnett et al. 2019, Bierlich et al. 2021, Glarou et al. 2022, Napoli et al. 2024a)","plainCitation":"(Burnett et al. 2019, Bierlich et al. 2021, Glarou et al. 2022, Napoli et al. 2024a)","noteIndex":0},"citationItems":[{"id":181,"uris":["http://zotero.org/users/5395629/items/INAAHVJQ"],"itemData":{"id":181,"type":"article-journal","abstract":"Small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lang w:val="fr-FR"/>
        </w:rPr>
        <w:t>(Burnett et al. 2019, Bierlich et al. 2021, Glarou et al. 2022, Napoli et al. 2024a)</w:t>
      </w:r>
      <w:r w:rsidRPr="00207D2A">
        <w:fldChar w:fldCharType="end"/>
      </w:r>
      <w:r w:rsidRPr="00E36F1F">
        <w:rPr>
          <w:lang w:val="fr-FR"/>
          <w:rPrChange w:id="32" w:author="Hal Whitehead" w:date="2025-08-07T16:39:00Z" w16du:dateUtc="2025-08-07T19:39:00Z">
            <w:rPr/>
          </w:rPrChange>
        </w:rPr>
        <w:t xml:space="preserve">. </w:t>
      </w:r>
      <w:r w:rsidR="00EC30B6" w:rsidRPr="00207D2A">
        <w:rPr>
          <w:rPrChange w:id="33" w:author="Balaena Institute whitehead" w:date="2025-07-25T12:58:00Z" w16du:dateUtc="2025-07-25T15:58:00Z">
            <w:rPr>
              <w:lang w:val="fr-FR"/>
            </w:rPr>
          </w:rPrChange>
        </w:rPr>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 </w:t>
      </w:r>
      <w:r w:rsidRPr="00207D2A">
        <w:fldChar w:fldCharType="begin"/>
      </w:r>
      <w:r w:rsidR="00F061E5">
        <w:instrText xml:space="preserve"> ADDIN ZOTERO_ITEM CSL_CITATION {"citationID":"vJXFMUMd","properties":{"formattedCitation":"(Burnett et al. 2019, Bierlich et al. 2021)","plainCitation":"(Burnett et al. 2019, Bierlich et al. 2021)","noteIndex":0},"citationItems":[{"id":181,"uris":["http://zotero.org/users/5395629/items/INAAHVJQ"],"itemData":{"id":181,"type":"article-journal","abstract":"Small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vessel </w:t>
      </w:r>
      <w:commentRangeStart w:id="34"/>
      <w:commentRangeStart w:id="35"/>
      <w:r w:rsidR="00876D20">
        <w:t>were largely unsuccessful</w:t>
      </w:r>
      <w:commentRangeEnd w:id="34"/>
      <w:r w:rsidR="00876D20">
        <w:rPr>
          <w:rStyle w:val="CommentReference"/>
        </w:rPr>
        <w:commentReference w:id="34"/>
      </w:r>
      <w:commentRangeEnd w:id="35"/>
      <w:r w:rsidR="00037DCB">
        <w:rPr>
          <w:rStyle w:val="CommentReference"/>
        </w:rPr>
        <w:commentReference w:id="35"/>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1"/>
      <w:r w:rsidR="00876D20">
        <w:rPr>
          <w:rStyle w:val="CommentReference"/>
        </w:rPr>
        <w:commentReference w:id="31"/>
      </w:r>
    </w:p>
    <w:p w14:paraId="1D845A02" w14:textId="7D431DB6"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85C308"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F061E5">
        <w:instrText xml:space="preserve"> ADDIN ZOTERO_ITEM CSL_CITATION {"citationID":"t6cTNLw6","properties":{"formattedCitation":"(Torres &amp; Bierlich 2020)","plainCitation":"(Torres &amp; Bierlich 2020)","noteIndex":0},"citationItems":[{"id":184,"uris":["http://zotero.org/users/5395629/items/38LKEFTN"],"itemData":{"id":184,"type":"article-journal","abstract":"Body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36"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37"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38"/>
      <w:r w:rsidRPr="00207D2A">
        <w:rPr>
          <w:rFonts w:eastAsiaTheme="minorEastAsia"/>
        </w:rPr>
        <w:t xml:space="preserve">scaling </w:t>
      </w:r>
      <w:commentRangeEnd w:id="38"/>
      <w:r w:rsidR="00876D20">
        <w:rPr>
          <w:rStyle w:val="CommentReference"/>
        </w:rPr>
        <w:commentReference w:id="38"/>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39"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40"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575F22B3" w:rsidR="001555F5" w:rsidRPr="00207D2A" w:rsidRDefault="001555F5" w:rsidP="00862972">
      <w:pPr>
        <w:rPr>
          <w:rFonts w:eastAsiaTheme="minorEastAsia"/>
        </w:rPr>
      </w:pPr>
      <w:r w:rsidRPr="00207D2A">
        <w:rPr>
          <w:rFonts w:eastAsiaTheme="minorEastAsia"/>
        </w:rPr>
        <w:t>To account for the possibility that barometric altitude biases would vary on different days as a result from 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w:t>
      </w:r>
      <w:commentRangeStart w:id="41"/>
      <w:r w:rsidR="00DB08E5" w:rsidRPr="00207D2A">
        <w:rPr>
          <w:rFonts w:eastAsiaTheme="minorEastAsia"/>
        </w:rPr>
        <w:lastRenderedPageBreak/>
        <w:t xml:space="preserve">a negligible effect on measurement error. </w:t>
      </w:r>
      <w:commentRangeEnd w:id="41"/>
      <w:r w:rsidR="00D0654D">
        <w:rPr>
          <w:rStyle w:val="CommentReference"/>
        </w:rPr>
        <w:commentReference w:id="41"/>
      </w:r>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36D60D1" w:rsidR="00862972" w:rsidRPr="00207D2A" w:rsidRDefault="00862972" w:rsidP="00862972">
      <w:pPr>
        <w:rPr>
          <w:b/>
          <w:bCs/>
        </w:rPr>
      </w:pPr>
      <w:r w:rsidRPr="00207D2A">
        <w:t xml:space="preserve">Drone footage was quality-rated on </w:t>
      </w:r>
      <w:commentRangeStart w:id="42"/>
      <w:r w:rsidRPr="00207D2A">
        <w:t>a scale of 0 – 8, with 0 being high quality and 8 being low quality</w:t>
      </w:r>
      <w:commentRangeEnd w:id="42"/>
      <w:r w:rsidR="00876D20">
        <w:rPr>
          <w:rStyle w:val="CommentReference"/>
        </w:rPr>
        <w:commentReference w:id="42"/>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F061E5">
        <w:instrText xml:space="preserve"> ADDIN ZOTERO_ITEM CSL_CITATION {"citationID":"b28sJduE","properties":{"formattedCitation":"(Friard &amp; Gamba 2016)","plainCitation":"(Friard &amp; Gamba 2016)","noteIndex":0},"citationItems":[{"id":177,"uris":["http://zotero.org/users/5395629/items/FD2VYEN7"],"itemData":{"id":177,"type":"article-journal","container-title":"Methods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43"/>
      <w:r w:rsidRPr="00207D2A">
        <w:t>located near the center of the frame</w:t>
      </w:r>
      <w:commentRangeEnd w:id="43"/>
      <w:r w:rsidR="00037DCB">
        <w:t xml:space="preserve"> </w:t>
      </w:r>
      <w:commentRangeStart w:id="44"/>
      <w:r w:rsidR="00037DCB">
        <w:t>to minimize distortion</w:t>
      </w:r>
      <w:r w:rsidR="00876D20">
        <w:rPr>
          <w:rStyle w:val="CommentReference"/>
        </w:rPr>
        <w:commentReference w:id="43"/>
      </w:r>
      <w:commentRangeEnd w:id="44"/>
      <w:r w:rsidR="00D0654D">
        <w:rPr>
          <w:rStyle w:val="CommentReference"/>
        </w:rPr>
        <w:commentReference w:id="44"/>
      </w:r>
      <w:r w:rsidRPr="00207D2A">
        <w:t>, and whe</w:t>
      </w:r>
      <w:r w:rsidR="00D0654D">
        <w:t>n</w:t>
      </w:r>
      <w:r w:rsidRPr="00207D2A">
        <w:t xml:space="preserve"> the drone camera was positioned at nadir relative to the water surface. </w:t>
      </w:r>
      <w:commentRangeStart w:id="45"/>
      <w:r w:rsidR="00876D20">
        <w:t>W</w:t>
      </w:r>
      <w:r w:rsidR="002E01B8" w:rsidRPr="00207D2A">
        <w:t>e</w:t>
      </w:r>
      <w:commentRangeEnd w:id="45"/>
      <w:r w:rsidR="00D0654D">
        <w:rPr>
          <w:rStyle w:val="CommentReference"/>
        </w:rPr>
        <w:commentReference w:id="45"/>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pPr>
        <w:rPr>
          <w:ins w:id="46"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47"/>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47"/>
      <w:r w:rsidR="00323AC6">
        <w:rPr>
          <w:rStyle w:val="CommentReference"/>
        </w:rPr>
        <w:commentReference w:id="47"/>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48"/>
      <w:r w:rsidR="00583D2A" w:rsidRPr="00207D2A">
        <w:t>piecewise</w:t>
      </w:r>
      <w:commentRangeEnd w:id="48"/>
      <w:r w:rsidR="003C5F32" w:rsidRPr="00207D2A">
        <w:rPr>
          <w:rStyle w:val="CommentReference"/>
        </w:rPr>
        <w:commentReference w:id="48"/>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49"/>
      <w:r w:rsidR="00323AC6">
        <w:t xml:space="preserve">anterior </w:t>
      </w:r>
      <w:commentRangeEnd w:id="49"/>
      <w:r w:rsidR="00323AC6">
        <w:rPr>
          <w:rStyle w:val="CommentReference"/>
        </w:rPr>
        <w:commentReference w:id="49"/>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3EF1CB2E"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lastRenderedPageBreak/>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50"/>
      <w:commentRangeStart w:id="51"/>
      <w:r w:rsidR="00137A4D" w:rsidRPr="00207D2A">
        <w:t>light and water conditions</w:t>
      </w:r>
      <w:commentRangeEnd w:id="50"/>
      <w:r w:rsidR="00323AC6">
        <w:rPr>
          <w:rStyle w:val="CommentReference"/>
        </w:rPr>
        <w:commentReference w:id="50"/>
      </w:r>
      <w:commentRangeEnd w:id="51"/>
      <w:r w:rsidR="004B1854">
        <w:rPr>
          <w:rStyle w:val="CommentReference"/>
        </w:rPr>
        <w:commentReference w:id="51"/>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 xml:space="preserve">To compare the variability across images, we obtained average coefficients of variance (CV), calculated by dividing the standard deviation (SD) by the mean 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45D7B3F8" w:rsidR="00862972" w:rsidRPr="00207D2A" w:rsidRDefault="00862972" w:rsidP="00862972">
      <w:pPr>
        <w:pStyle w:val="Caption"/>
        <w:rPr>
          <w:i w:val="0"/>
          <w:iCs w:val="0"/>
          <w:color w:val="auto"/>
        </w:rPr>
      </w:pPr>
      <w:commentRangeStart w:id="52"/>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ins w:id="53" w:author="Ana Eguiguren" w:date="2025-09-02T19:44:00Z" w16du:dateUtc="2025-09-02T22:44:00Z">
        <w:r w:rsidR="000A294B">
          <w:rPr>
            <w:b/>
            <w:bCs/>
            <w:noProof/>
            <w:color w:val="auto"/>
          </w:rPr>
          <w:t>1</w:t>
        </w:r>
      </w:ins>
      <w:del w:id="54" w:author="Ana Eguiguren" w:date="2025-09-02T19:44:00Z" w16du:dateUtc="2025-09-02T22:44:00Z">
        <w:r w:rsidR="00897888" w:rsidRPr="000A294B" w:rsidDel="000A294B">
          <w:rPr>
            <w:b/>
            <w:bCs/>
            <w:noProof/>
            <w:color w:val="auto"/>
          </w:rPr>
          <w:delText>1</w:delText>
        </w:r>
      </w:del>
      <w:r w:rsidR="007459AF" w:rsidRPr="00207D2A">
        <w:rPr>
          <w:b/>
          <w:bCs/>
          <w:color w:val="auto"/>
          <w:rPrChange w:id="55" w:author="Balaena Institute whitehead" w:date="2025-07-25T12:58:00Z" w16du:dateUtc="2025-07-25T15:58:00Z">
            <w:rPr>
              <w:b/>
              <w:bCs/>
              <w:noProof/>
              <w:color w:val="auto"/>
            </w:rPr>
          </w:rPrChange>
        </w:rPr>
        <w:fldChar w:fldCharType="end"/>
      </w:r>
      <w:commentRangeEnd w:id="52"/>
      <w:r w:rsidR="00323AC6">
        <w:rPr>
          <w:rStyle w:val="CommentReference"/>
          <w:i w:val="0"/>
          <w:iCs w:val="0"/>
          <w:color w:val="auto"/>
        </w:rPr>
        <w:commentReference w:id="52"/>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07E33C8"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 xml:space="preserve">indentations, rake marks, white patches, and sloughed skin patterns </w:t>
      </w:r>
      <w:r w:rsidRPr="00207D2A">
        <w:fldChar w:fldCharType="begin"/>
      </w:r>
      <w:r w:rsidR="00F061E5">
        <w:instrText xml:space="preserve"> ADDIN ZOTERO_ITEM CSL_CITATION {"citationID":"bjcuh3TC","properties":{"formattedCitation":"(O\\uc0\\u8217{}Callaghan et al. 2024)","plainCitation":"(O’Callaghan et al. 2024)","noteIndex":0},"citationItems":[{"id":1840,"uris":["http://zotero.org/users/5395629/items/5WL487PH"],"itemData":{"id":1840,"type":"article-journal","abstract":"Photo-identification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saturation </w:t>
      </w:r>
      <w:r w:rsidRPr="00207D2A">
        <w:fldChar w:fldCharType="begin"/>
      </w:r>
      <w:r w:rsidR="00F061E5">
        <w:instrText xml:space="preserve"> ADDIN ZOTERO_ITEM CSL_CITATION {"citationID":"a19jg8k36me","properties":{"formattedCitation":"(Modified from Arnbom 1987)","plainCitation":"(Modified from Arnbom 1987)","noteIndex":0},"citationItems":[{"id":598,"uris":["http://zotero.org/users/5395629/items/KX5BENIW"],"itemData":{"id":598,"type":"article-journal","container-title":"International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using images rated ≥ 3. In cases where multiple still images of the same individual were taken from a </w:t>
      </w:r>
      <w:r w:rsidRPr="00207D2A">
        <w:lastRenderedPageBreak/>
        <w:t xml:space="preserve">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56"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56"/>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57"/>
              <w:commentRangeEnd w:id="57"/>
              <m:r>
                <m:rPr>
                  <m:sty m:val="p"/>
                </m:rPr>
                <w:rPr>
                  <w:rStyle w:val="CommentReference"/>
                  <w:rFonts w:ascii="Cambria Math" w:hAnsi="Cambria Math"/>
                </w:rPr>
                <w:commentReference w:id="57"/>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commentRangeStart w:id="58"/>
    <w:p w14:paraId="363F85F5" w14:textId="6F4770FF" w:rsidR="00DE1874" w:rsidRPr="00207D2A" w:rsidDel="00B03D88" w:rsidRDefault="00000000" w:rsidP="00862972">
      <w:pPr>
        <w:rPr>
          <w:del w:id="59" w:author="Ana Eguiguren" w:date="2025-09-19T16:12:00Z" w16du:dateUtc="2025-09-19T19:12:00Z"/>
          <w:rFonts w:eastAsiaTheme="minorEastAsia"/>
        </w:rPr>
      </w:pPr>
      <m:oMathPara>
        <m:oMath>
          <m:eqArr>
            <m:eqArrPr>
              <m:maxDist m:val="1"/>
              <m:ctrlPr>
                <w:del w:id="60" w:author="Ana Eguiguren" w:date="2025-09-19T16:12:00Z" w16du:dateUtc="2025-09-19T19:12:00Z">
                  <w:rPr>
                    <w:rFonts w:ascii="Cambria Math" w:hAnsi="Cambria Math"/>
                    <w:i/>
                  </w:rPr>
                </w:del>
              </m:ctrlPr>
            </m:eqArrPr>
            <m:e>
              <m:sSub>
                <m:sSubPr>
                  <m:ctrlPr>
                    <w:del w:id="61" w:author="Ana Eguiguren" w:date="2025-09-19T16:12:00Z" w16du:dateUtc="2025-09-19T19:12:00Z">
                      <w:rPr>
                        <w:rFonts w:ascii="Cambria Math" w:hAnsi="Cambria Math"/>
                        <w:i/>
                      </w:rPr>
                    </w:del>
                  </m:ctrlPr>
                </m:sSubPr>
                <m:e>
                  <m:r>
                    <w:del w:id="62" w:author="Ana Eguiguren" w:date="2025-09-19T16:12:00Z" w16du:dateUtc="2025-09-19T19:12:00Z">
                      <w:rPr>
                        <w:rFonts w:ascii="Cambria Math" w:hAnsi="Cambria Math"/>
                      </w:rPr>
                      <m:t>NR</m:t>
                    </w:del>
                  </m:r>
                </m:e>
                <m:sub>
                  <m:r>
                    <w:del w:id="63" w:author="Ana Eguiguren" w:date="2025-09-19T16:12:00Z" w16du:dateUtc="2025-09-19T19:12:00Z">
                      <w:rPr>
                        <w:rFonts w:ascii="Cambria Math" w:hAnsi="Cambria Math"/>
                      </w:rPr>
                      <m:t>M</m:t>
                    </w:del>
                  </m:r>
                </m:sub>
              </m:sSub>
              <m:r>
                <w:del w:id="64" w:author="Ana Eguiguren" w:date="2025-09-19T16:12:00Z" w16du:dateUtc="2025-09-19T19:12:00Z">
                  <w:rPr>
                    <w:rFonts w:ascii="Cambria Math" w:hAnsi="Cambria Math"/>
                  </w:rPr>
                  <m:t xml:space="preserve">= </m:t>
                </w:del>
              </m:r>
              <m:sSub>
                <m:sSubPr>
                  <m:ctrlPr>
                    <w:del w:id="65" w:author="Ana Eguiguren" w:date="2025-09-19T16:12:00Z" w16du:dateUtc="2025-09-19T19:12:00Z">
                      <w:rPr>
                        <w:rFonts w:ascii="Cambria Math" w:eastAsiaTheme="minorEastAsia" w:hAnsi="Cambria Math"/>
                        <w:i/>
                      </w:rPr>
                    </w:del>
                  </m:ctrlPr>
                </m:sSubPr>
                <m:e>
                  <m:r>
                    <w:del w:id="66" w:author="Ana Eguiguren" w:date="2025-09-19T16:12:00Z" w16du:dateUtc="2025-09-19T19:12:00Z">
                      <w:rPr>
                        <w:rFonts w:ascii="Cambria Math" w:eastAsiaTheme="minorEastAsia" w:hAnsi="Cambria Math"/>
                      </w:rPr>
                      <m:t>max</m:t>
                    </w:del>
                  </m:r>
                </m:e>
                <m:sub>
                  <m:r>
                    <w:del w:id="67" w:author="Ana Eguiguren" w:date="2025-09-19T16:12:00Z" w16du:dateUtc="2025-09-19T19:12:00Z">
                      <w:rPr>
                        <w:rFonts w:ascii="Cambria Math" w:eastAsiaTheme="minorEastAsia" w:hAnsi="Cambria Math"/>
                      </w:rPr>
                      <m:t xml:space="preserve">F </m:t>
                    </w:del>
                  </m:r>
                </m:sub>
              </m:sSub>
              <m:r>
                <w:del w:id="68" w:author="Ana Eguiguren" w:date="2025-09-19T16:12:00Z" w16du:dateUtc="2025-09-19T19:12:00Z">
                  <w:rPr>
                    <w:rFonts w:ascii="Cambria Math" w:eastAsiaTheme="minorEastAsia" w:hAnsi="Cambria Math"/>
                  </w:rPr>
                  <m:t xml:space="preserve">× </m:t>
                </w:del>
              </m:r>
              <m:f>
                <m:fPr>
                  <m:ctrlPr>
                    <w:del w:id="69" w:author="Ana Eguiguren" w:date="2025-09-19T16:12:00Z" w16du:dateUtc="2025-09-19T19:12:00Z">
                      <w:rPr>
                        <w:rFonts w:ascii="Cambria Math" w:eastAsiaTheme="minorEastAsia" w:hAnsi="Cambria Math"/>
                        <w:i/>
                      </w:rPr>
                    </w:del>
                  </m:ctrlPr>
                </m:fPr>
                <m:num>
                  <m:sSup>
                    <m:sSupPr>
                      <m:ctrlPr>
                        <w:del w:id="70" w:author="Ana Eguiguren" w:date="2025-09-19T16:12:00Z" w16du:dateUtc="2025-09-19T19:12:00Z">
                          <w:rPr>
                            <w:rFonts w:ascii="Cambria Math" w:eastAsiaTheme="minorEastAsia" w:hAnsi="Cambria Math"/>
                            <w:i/>
                          </w:rPr>
                        </w:del>
                      </m:ctrlPr>
                    </m:sSupPr>
                    <m:e>
                      <m:r>
                        <w:del w:id="71" w:author="Ana Eguiguren" w:date="2025-09-19T16:12:00Z" w16du:dateUtc="2025-09-19T19:12:00Z">
                          <w:rPr>
                            <w:rFonts w:ascii="Cambria Math" w:eastAsiaTheme="minorEastAsia" w:hAnsi="Cambria Math"/>
                          </w:rPr>
                          <m:t>e</m:t>
                        </w:del>
                      </m:r>
                    </m:e>
                    <m:sup>
                      <m:r>
                        <w:del w:id="72" w:author="Ana Eguiguren" w:date="2025-09-19T16:12:00Z" w16du:dateUtc="2025-09-19T19:12:00Z">
                          <w:rPr>
                            <w:rFonts w:ascii="Cambria Math" w:eastAsiaTheme="minorEastAsia" w:hAnsi="Cambria Math"/>
                          </w:rPr>
                          <m:t>fr × L</m:t>
                        </w:del>
                      </m:r>
                    </m:sup>
                  </m:sSup>
                </m:num>
                <m:den>
                  <m:r>
                    <w:del w:id="73" w:author="Ana Eguiguren" w:date="2025-09-19T16:12:00Z" w16du:dateUtc="2025-09-19T19:12:00Z">
                      <w:rPr>
                        <w:rFonts w:ascii="Cambria Math" w:eastAsiaTheme="minorEastAsia" w:hAnsi="Cambria Math"/>
                      </w:rPr>
                      <m:t xml:space="preserve">1+ </m:t>
                    </w:del>
                  </m:r>
                  <m:sSup>
                    <m:sSupPr>
                      <m:ctrlPr>
                        <w:del w:id="74" w:author="Ana Eguiguren" w:date="2025-09-19T16:12:00Z" w16du:dateUtc="2025-09-19T19:12:00Z">
                          <w:rPr>
                            <w:rFonts w:ascii="Cambria Math" w:eastAsiaTheme="minorEastAsia" w:hAnsi="Cambria Math"/>
                            <w:i/>
                          </w:rPr>
                        </w:del>
                      </m:ctrlPr>
                    </m:sSupPr>
                    <m:e>
                      <m:r>
                        <w:del w:id="75" w:author="Ana Eguiguren" w:date="2025-09-19T16:12:00Z" w16du:dateUtc="2025-09-19T19:12:00Z">
                          <w:rPr>
                            <w:rFonts w:ascii="Cambria Math" w:eastAsiaTheme="minorEastAsia" w:hAnsi="Cambria Math"/>
                          </w:rPr>
                          <m:t>e</m:t>
                        </w:del>
                      </m:r>
                    </m:e>
                    <m:sup>
                      <m:r>
                        <w:del w:id="76" w:author="Ana Eguiguren" w:date="2025-09-19T16:12:00Z" w16du:dateUtc="2025-09-19T19:12:00Z">
                          <w:rPr>
                            <w:rFonts w:ascii="Cambria Math" w:eastAsiaTheme="minorEastAsia" w:hAnsi="Cambria Math"/>
                          </w:rPr>
                          <m:t>fr × L</m:t>
                        </w:del>
                      </m:r>
                    </m:sup>
                  </m:sSup>
                </m:den>
              </m:f>
              <m:r>
                <w:del w:id="77" w:author="Ana Eguiguren" w:date="2025-09-19T16:12:00Z" w16du:dateUtc="2025-09-19T19:12:00Z">
                  <w:rPr>
                    <w:rFonts w:ascii="Cambria Math" w:eastAsiaTheme="minorEastAsia" w:hAnsi="Cambria Math"/>
                  </w:rPr>
                  <m:t xml:space="preserve">+ </m:t>
                </w:del>
              </m:r>
              <m:d>
                <m:dPr>
                  <m:begChr m:val="{"/>
                  <m:endChr m:val=""/>
                  <m:ctrlPr>
                    <w:del w:id="78" w:author="Ana Eguiguren" w:date="2025-09-19T16:12:00Z" w16du:dateUtc="2025-09-19T19:12:00Z">
                      <w:rPr>
                        <w:rFonts w:ascii="Cambria Math" w:eastAsiaTheme="minorEastAsia" w:hAnsi="Cambria Math"/>
                        <w:i/>
                      </w:rPr>
                    </w:del>
                  </m:ctrlPr>
                </m:dPr>
                <m:e>
                  <m:eqArr>
                    <m:eqArrPr>
                      <m:ctrlPr>
                        <w:del w:id="79" w:author="Ana Eguiguren" w:date="2025-09-19T16:12:00Z" w16du:dateUtc="2025-09-19T19:12:00Z">
                          <w:rPr>
                            <w:rFonts w:ascii="Cambria Math" w:eastAsiaTheme="minorEastAsia" w:hAnsi="Cambria Math"/>
                            <w:i/>
                          </w:rPr>
                        </w:del>
                      </m:ctrlPr>
                    </m:eqArrPr>
                    <m:e>
                      <m:r>
                        <w:del w:id="80" w:author="Ana Eguiguren" w:date="2025-09-19T16:12:00Z" w16du:dateUtc="2025-09-19T19:12:00Z">
                          <w:rPr>
                            <w:rFonts w:ascii="Cambria Math" w:eastAsiaTheme="minorEastAsia" w:hAnsi="Cambria Math"/>
                          </w:rPr>
                          <m:t>0,                                                                                  L ≤chm</m:t>
                        </w:del>
                      </m:r>
                    </m:e>
                    <m:e>
                      <m:sSub>
                        <m:sSubPr>
                          <m:ctrlPr>
                            <w:del w:id="81" w:author="Ana Eguiguren" w:date="2025-09-19T16:12:00Z" w16du:dateUtc="2025-09-19T19:12:00Z">
                              <w:rPr>
                                <w:rFonts w:ascii="Cambria Math" w:eastAsiaTheme="minorEastAsia" w:hAnsi="Cambria Math"/>
                                <w:i/>
                              </w:rPr>
                            </w:del>
                          </m:ctrlPr>
                        </m:sSubPr>
                        <m:e>
                          <m:r>
                            <w:del w:id="82" w:author="Ana Eguiguren" w:date="2025-09-19T16:12:00Z" w16du:dateUtc="2025-09-19T19:12:00Z">
                              <w:rPr>
                                <w:rFonts w:ascii="Cambria Math" w:eastAsiaTheme="minorEastAsia" w:hAnsi="Cambria Math"/>
                              </w:rPr>
                              <m:t>max</m:t>
                            </w:del>
                          </m:r>
                        </m:e>
                        <m:sub>
                          <m:r>
                            <w:del w:id="83" w:author="Ana Eguiguren" w:date="2025-09-19T16:12:00Z" w16du:dateUtc="2025-09-19T19:12:00Z">
                              <w:rPr>
                                <w:rFonts w:ascii="Cambria Math" w:eastAsiaTheme="minorEastAsia" w:hAnsi="Cambria Math"/>
                              </w:rPr>
                              <m:t>M</m:t>
                            </w:del>
                          </m:r>
                        </m:sub>
                      </m:sSub>
                      <m:r>
                        <w:del w:id="84" w:author="Ana Eguiguren" w:date="2025-09-19T16:12:00Z" w16du:dateUtc="2025-09-19T19:12:00Z">
                          <w:rPr>
                            <w:rFonts w:ascii="Cambria Math" w:eastAsiaTheme="minorEastAsia" w:hAnsi="Cambria Math"/>
                          </w:rPr>
                          <m:t xml:space="preserve"> × </m:t>
                        </w:del>
                      </m:r>
                      <m:d>
                        <m:dPr>
                          <m:ctrlPr>
                            <w:del w:id="85" w:author="Ana Eguiguren" w:date="2025-09-19T16:12:00Z" w16du:dateUtc="2025-09-19T19:12:00Z">
                              <w:rPr>
                                <w:rFonts w:ascii="Cambria Math" w:eastAsiaTheme="minorEastAsia" w:hAnsi="Cambria Math"/>
                                <w:i/>
                              </w:rPr>
                            </w:del>
                          </m:ctrlPr>
                        </m:dPr>
                        <m:e>
                          <m:f>
                            <m:fPr>
                              <m:ctrlPr>
                                <w:del w:id="86" w:author="Ana Eguiguren" w:date="2025-09-19T16:12:00Z" w16du:dateUtc="2025-09-19T19:12:00Z">
                                  <w:rPr>
                                    <w:rFonts w:ascii="Cambria Math" w:eastAsiaTheme="minorEastAsia" w:hAnsi="Cambria Math"/>
                                    <w:i/>
                                  </w:rPr>
                                </w:del>
                              </m:ctrlPr>
                            </m:fPr>
                            <m:num>
                              <m:sSup>
                                <m:sSupPr>
                                  <m:ctrlPr>
                                    <w:del w:id="87" w:author="Ana Eguiguren" w:date="2025-09-19T16:12:00Z" w16du:dateUtc="2025-09-19T19:12:00Z">
                                      <w:rPr>
                                        <w:rFonts w:ascii="Cambria Math" w:eastAsiaTheme="minorEastAsia" w:hAnsi="Cambria Math"/>
                                        <w:i/>
                                      </w:rPr>
                                    </w:del>
                                  </m:ctrlPr>
                                </m:sSupPr>
                                <m:e>
                                  <m:r>
                                    <w:del w:id="88" w:author="Ana Eguiguren" w:date="2025-09-19T16:12:00Z" w16du:dateUtc="2025-09-19T19:12:00Z">
                                      <w:rPr>
                                        <w:rFonts w:ascii="Cambria Math" w:eastAsiaTheme="minorEastAsia" w:hAnsi="Cambria Math"/>
                                      </w:rPr>
                                      <m:t>e</m:t>
                                    </w:del>
                                  </m:r>
                                </m:e>
                                <m:sup>
                                  <m:r>
                                    <w:del w:id="89" w:author="Ana Eguiguren" w:date="2025-09-19T16:12:00Z" w16du:dateUtc="2025-09-19T19:12:00Z">
                                      <w:rPr>
                                        <w:rFonts w:ascii="Cambria Math" w:eastAsiaTheme="minorEastAsia" w:hAnsi="Cambria Math"/>
                                      </w:rPr>
                                      <m:t>mr × L</m:t>
                                    </w:del>
                                  </m:r>
                                </m:sup>
                              </m:sSup>
                            </m:num>
                            <m:den>
                              <m:r>
                                <w:del w:id="90" w:author="Ana Eguiguren" w:date="2025-09-19T16:12:00Z" w16du:dateUtc="2025-09-19T19:12:00Z">
                                  <w:rPr>
                                    <w:rFonts w:ascii="Cambria Math" w:eastAsiaTheme="minorEastAsia" w:hAnsi="Cambria Math"/>
                                  </w:rPr>
                                  <m:t xml:space="preserve">1+ </m:t>
                                </w:del>
                              </m:r>
                              <m:sSup>
                                <m:sSupPr>
                                  <m:ctrlPr>
                                    <w:del w:id="91" w:author="Ana Eguiguren" w:date="2025-09-19T16:12:00Z" w16du:dateUtc="2025-09-19T19:12:00Z">
                                      <w:rPr>
                                        <w:rFonts w:ascii="Cambria Math" w:eastAsiaTheme="minorEastAsia" w:hAnsi="Cambria Math"/>
                                        <w:i/>
                                      </w:rPr>
                                    </w:del>
                                  </m:ctrlPr>
                                </m:sSupPr>
                                <m:e>
                                  <m:r>
                                    <w:del w:id="92" w:author="Ana Eguiguren" w:date="2025-09-19T16:12:00Z" w16du:dateUtc="2025-09-19T19:12:00Z">
                                      <w:rPr>
                                        <w:rFonts w:ascii="Cambria Math" w:eastAsiaTheme="minorEastAsia" w:hAnsi="Cambria Math"/>
                                      </w:rPr>
                                      <m:t>e</m:t>
                                    </w:del>
                                  </m:r>
                                </m:e>
                                <m:sup>
                                  <m:r>
                                    <w:del w:id="93" w:author="Ana Eguiguren" w:date="2025-09-19T16:12:00Z" w16du:dateUtc="2025-09-19T19:12:00Z">
                                      <w:rPr>
                                        <w:rFonts w:ascii="Cambria Math" w:eastAsiaTheme="minorEastAsia" w:hAnsi="Cambria Math"/>
                                      </w:rPr>
                                      <m:t>mr × L</m:t>
                                    </w:del>
                                  </m:r>
                                </m:sup>
                              </m:sSup>
                            </m:den>
                          </m:f>
                          <m:r>
                            <w:del w:id="94" w:author="Ana Eguiguren" w:date="2025-09-19T16:12:00Z" w16du:dateUtc="2025-09-19T19:12:00Z">
                              <w:rPr>
                                <w:rFonts w:ascii="Cambria Math" w:eastAsiaTheme="minorEastAsia" w:hAnsi="Cambria Math"/>
                              </w:rPr>
                              <m:t>-</m:t>
                            </w:del>
                          </m:r>
                          <m:f>
                            <m:fPr>
                              <m:ctrlPr>
                                <w:del w:id="95" w:author="Ana Eguiguren" w:date="2025-09-19T16:12:00Z" w16du:dateUtc="2025-09-19T19:12:00Z">
                                  <w:rPr>
                                    <w:rFonts w:ascii="Cambria Math" w:eastAsiaTheme="minorEastAsia" w:hAnsi="Cambria Math"/>
                                    <w:i/>
                                  </w:rPr>
                                </w:del>
                              </m:ctrlPr>
                            </m:fPr>
                            <m:num>
                              <m:sSup>
                                <m:sSupPr>
                                  <m:ctrlPr>
                                    <w:del w:id="96" w:author="Ana Eguiguren" w:date="2025-09-19T16:12:00Z" w16du:dateUtc="2025-09-19T19:12:00Z">
                                      <w:rPr>
                                        <w:rFonts w:ascii="Cambria Math" w:eastAsiaTheme="minorEastAsia" w:hAnsi="Cambria Math"/>
                                        <w:i/>
                                      </w:rPr>
                                    </w:del>
                                  </m:ctrlPr>
                                </m:sSupPr>
                                <m:e>
                                  <m:r>
                                    <w:del w:id="97" w:author="Ana Eguiguren" w:date="2025-09-19T16:12:00Z" w16du:dateUtc="2025-09-19T19:12:00Z">
                                      <w:rPr>
                                        <w:rFonts w:ascii="Cambria Math" w:eastAsiaTheme="minorEastAsia" w:hAnsi="Cambria Math"/>
                                      </w:rPr>
                                      <m:t>e</m:t>
                                    </w:del>
                                  </m:r>
                                </m:e>
                                <m:sup>
                                  <m:r>
                                    <w:del w:id="98" w:author="Ana Eguiguren" w:date="2025-09-19T16:12:00Z" w16du:dateUtc="2025-09-19T19:12:00Z">
                                      <w:rPr>
                                        <w:rFonts w:ascii="Cambria Math" w:eastAsiaTheme="minorEastAsia" w:hAnsi="Cambria Math"/>
                                      </w:rPr>
                                      <m:t>mr × chm</m:t>
                                    </w:del>
                                  </m:r>
                                </m:sup>
                              </m:sSup>
                            </m:num>
                            <m:den>
                              <m:r>
                                <w:del w:id="99" w:author="Ana Eguiguren" w:date="2025-09-19T16:12:00Z" w16du:dateUtc="2025-09-19T19:12:00Z">
                                  <w:rPr>
                                    <w:rFonts w:ascii="Cambria Math" w:eastAsiaTheme="minorEastAsia" w:hAnsi="Cambria Math"/>
                                  </w:rPr>
                                  <m:t xml:space="preserve">1+ </m:t>
                                </w:del>
                              </m:r>
                              <m:sSup>
                                <m:sSupPr>
                                  <m:ctrlPr>
                                    <w:del w:id="100" w:author="Ana Eguiguren" w:date="2025-09-19T16:12:00Z" w16du:dateUtc="2025-09-19T19:12:00Z">
                                      <w:rPr>
                                        <w:rFonts w:ascii="Cambria Math" w:eastAsiaTheme="minorEastAsia" w:hAnsi="Cambria Math"/>
                                        <w:i/>
                                      </w:rPr>
                                    </w:del>
                                  </m:ctrlPr>
                                </m:sSupPr>
                                <m:e>
                                  <m:r>
                                    <w:del w:id="101" w:author="Ana Eguiguren" w:date="2025-09-19T16:12:00Z" w16du:dateUtc="2025-09-19T19:12:00Z">
                                      <w:rPr>
                                        <w:rFonts w:ascii="Cambria Math" w:eastAsiaTheme="minorEastAsia" w:hAnsi="Cambria Math"/>
                                      </w:rPr>
                                      <m:t>e</m:t>
                                    </w:del>
                                  </m:r>
                                </m:e>
                                <m:sup>
                                  <m:r>
                                    <w:del w:id="102" w:author="Ana Eguiguren" w:date="2025-09-19T16:12:00Z" w16du:dateUtc="2025-09-19T19:12:00Z">
                                      <w:rPr>
                                        <w:rFonts w:ascii="Cambria Math" w:eastAsiaTheme="minorEastAsia" w:hAnsi="Cambria Math"/>
                                      </w:rPr>
                                      <m:t>mr × chm</m:t>
                                    </w:del>
                                  </m:r>
                                </m:sup>
                              </m:sSup>
                            </m:den>
                          </m:f>
                        </m:e>
                      </m:d>
                      <m:r>
                        <w:del w:id="103" w:author="Ana Eguiguren" w:date="2025-09-19T16:12:00Z" w16du:dateUtc="2025-09-19T19:12:00Z">
                          <w:rPr>
                            <w:rFonts w:ascii="Cambria Math" w:eastAsiaTheme="minorEastAsia" w:hAnsi="Cambria Math"/>
                          </w:rPr>
                          <m:t>,     L &gt;chm</m:t>
                        </w:del>
                      </m:r>
                    </m:e>
                  </m:eqArr>
                </m:e>
              </m:d>
              <m:r>
                <w:del w:id="104" w:author="Ana Eguiguren" w:date="2025-09-19T16:12:00Z" w16du:dateUtc="2025-09-19T19:12:00Z">
                  <w:rPr>
                    <w:rFonts w:ascii="Cambria Math" w:eastAsiaTheme="minorEastAsia" w:hAnsi="Cambria Math"/>
                  </w:rPr>
                  <m:t xml:space="preserve"> </m:t>
                </w:del>
              </m:r>
              <m:r>
                <w:del w:id="105" w:author="Ana Eguiguren" w:date="2025-09-19T16:12:00Z" w16du:dateUtc="2025-09-19T19:12:00Z">
                  <w:rPr>
                    <w:rFonts w:ascii="Cambria Math" w:hAnsi="Cambria Math"/>
                  </w:rPr>
                  <m:t>#7</m:t>
                </w:del>
              </m:r>
            </m:e>
          </m:eqArr>
          <w:commentRangeEnd w:id="58"/>
          <m:r>
            <w:del w:id="106" w:author="Ana Eguiguren" w:date="2025-09-19T16:12:00Z" w16du:dateUtc="2025-09-19T19:12:00Z">
              <m:rPr>
                <m:sty m:val="p"/>
              </m:rPr>
              <w:rPr>
                <w:rStyle w:val="CommentReference"/>
              </w:rPr>
              <w:commentReference w:id="58"/>
            </w:del>
          </m:r>
        </m:oMath>
      </m:oMathPara>
    </w:p>
    <w:commentRangeStart w:id="107"/>
    <w:p w14:paraId="438AD699" w14:textId="28553F34" w:rsidR="00B03D88" w:rsidRPr="00B03D88" w:rsidRDefault="00000000" w:rsidP="00B03D88">
      <w:pPr>
        <w:rPr>
          <w:ins w:id="108" w:author="Ana Eguiguren" w:date="2025-09-19T16:10:00Z" w16du:dateUtc="2025-09-19T19:10:00Z"/>
          <w:rFonts w:eastAsiaTheme="minorEastAsia"/>
        </w:rPr>
      </w:pPr>
      <m:oMathPara>
        <m:oMathParaPr>
          <m:jc m:val="left"/>
        </m:oMathParaPr>
        <m:oMath>
          <m:eqArr>
            <m:eqArrPr>
              <m:maxDist m:val="1"/>
              <m:ctrlPr>
                <w:ins w:id="109" w:author="Ana Eguiguren" w:date="2025-09-19T16:10:00Z" w16du:dateUtc="2025-09-19T19:10:00Z">
                  <w:rPr>
                    <w:rFonts w:ascii="Cambria Math" w:hAnsi="Cambria Math"/>
                    <w:i/>
                  </w:rPr>
                </w:ins>
              </m:ctrlPr>
            </m:eqArrPr>
            <m:e>
              <m:sSub>
                <m:sSubPr>
                  <m:ctrlPr>
                    <w:ins w:id="110" w:author="Ana Eguiguren" w:date="2025-09-19T16:10:00Z" w16du:dateUtc="2025-09-19T19:10:00Z">
                      <w:rPr>
                        <w:rFonts w:ascii="Cambria Math" w:hAnsi="Cambria Math"/>
                        <w:i/>
                      </w:rPr>
                    </w:ins>
                  </m:ctrlPr>
                </m:sSubPr>
                <m:e>
                  <m:r>
                    <w:ins w:id="111" w:author="Ana Eguiguren" w:date="2025-09-19T16:10:00Z" w16du:dateUtc="2025-09-19T19:10:00Z">
                      <w:rPr>
                        <w:rFonts w:ascii="Cambria Math" w:hAnsi="Cambria Math"/>
                      </w:rPr>
                      <m:t>NR</m:t>
                    </w:ins>
                  </m:r>
                </m:e>
                <m:sub>
                  <m:r>
                    <w:ins w:id="112" w:author="Ana Eguiguren" w:date="2025-09-19T16:10:00Z" w16du:dateUtc="2025-09-19T19:10:00Z">
                      <w:rPr>
                        <w:rFonts w:ascii="Cambria Math" w:hAnsi="Cambria Math"/>
                      </w:rPr>
                      <m:t>M</m:t>
                    </w:ins>
                  </m:r>
                </m:sub>
              </m:sSub>
              <m:r>
                <w:ins w:id="113" w:author="Ana Eguiguren" w:date="2025-09-19T16:10:00Z" w16du:dateUtc="2025-09-19T19:10:00Z">
                  <w:rPr>
                    <w:rFonts w:ascii="Cambria Math" w:hAnsi="Cambria Math"/>
                  </w:rPr>
                  <m:t xml:space="preserve">= </m:t>
                </w:ins>
              </m:r>
              <m:r>
                <w:ins w:id="114" w:author="Ana Eguiguren" w:date="2025-09-19T16:10:00Z" w16du:dateUtc="2025-09-19T19:10:00Z">
                  <w:rPr>
                    <w:rFonts w:ascii="Cambria Math" w:eastAsiaTheme="minorEastAsia" w:hAnsi="Cambria Math"/>
                  </w:rPr>
                  <m:t xml:space="preserve"> </m:t>
                </w:ins>
              </m:r>
              <m:d>
                <m:dPr>
                  <m:begChr m:val="{"/>
                  <m:endChr m:val=""/>
                  <m:ctrlPr>
                    <w:ins w:id="115" w:author="Ana Eguiguren" w:date="2025-09-19T16:10:00Z" w16du:dateUtc="2025-09-19T19:10:00Z">
                      <w:rPr>
                        <w:rFonts w:ascii="Cambria Math" w:eastAsiaTheme="minorEastAsia" w:hAnsi="Cambria Math"/>
                        <w:i/>
                      </w:rPr>
                    </w:ins>
                  </m:ctrlPr>
                </m:dPr>
                <m:e>
                  <m:eqArr>
                    <m:eqArrPr>
                      <m:ctrlPr>
                        <w:ins w:id="116" w:author="Ana Eguiguren" w:date="2025-09-19T16:10:00Z" w16du:dateUtc="2025-09-19T19:10:00Z">
                          <w:rPr>
                            <w:rFonts w:ascii="Cambria Math" w:eastAsiaTheme="minorEastAsia" w:hAnsi="Cambria Math"/>
                            <w:i/>
                          </w:rPr>
                        </w:ins>
                      </m:ctrlPr>
                    </m:eqArrPr>
                    <m:e>
                      <m:sSub>
                        <m:sSubPr>
                          <m:ctrlPr>
                            <w:ins w:id="117" w:author="Ana Eguiguren" w:date="2025-09-19T16:10:00Z" w16du:dateUtc="2025-09-19T19:10:00Z">
                              <w:rPr>
                                <w:rFonts w:ascii="Cambria Math" w:eastAsiaTheme="minorEastAsia" w:hAnsi="Cambria Math"/>
                                <w:i/>
                              </w:rPr>
                            </w:ins>
                          </m:ctrlPr>
                        </m:sSubPr>
                        <m:e>
                          <m:r>
                            <w:ins w:id="118" w:author="Ana Eguiguren" w:date="2025-09-19T16:10:00Z" w16du:dateUtc="2025-09-19T19:10:00Z">
                              <w:rPr>
                                <w:rFonts w:ascii="Cambria Math" w:eastAsiaTheme="minorEastAsia" w:hAnsi="Cambria Math"/>
                              </w:rPr>
                              <m:t>max</m:t>
                            </w:ins>
                          </m:r>
                        </m:e>
                        <m:sub>
                          <m:r>
                            <w:ins w:id="119" w:author="Ana Eguiguren" w:date="2025-09-19T16:10:00Z" w16du:dateUtc="2025-09-19T19:10:00Z">
                              <w:rPr>
                                <w:rFonts w:ascii="Cambria Math" w:eastAsiaTheme="minorEastAsia" w:hAnsi="Cambria Math"/>
                              </w:rPr>
                              <m:t xml:space="preserve">F </m:t>
                            </w:ins>
                          </m:r>
                        </m:sub>
                      </m:sSub>
                      <m:r>
                        <w:ins w:id="120" w:author="Ana Eguiguren" w:date="2025-09-19T16:10:00Z" w16du:dateUtc="2025-09-19T19:10:00Z">
                          <w:rPr>
                            <w:rFonts w:ascii="Cambria Math" w:eastAsiaTheme="minorEastAsia" w:hAnsi="Cambria Math"/>
                          </w:rPr>
                          <m:t xml:space="preserve">× </m:t>
                        </w:ins>
                      </m:r>
                      <m:f>
                        <m:fPr>
                          <m:ctrlPr>
                            <w:ins w:id="121" w:author="Ana Eguiguren" w:date="2025-09-19T16:10:00Z" w16du:dateUtc="2025-09-19T19:10:00Z">
                              <w:rPr>
                                <w:rFonts w:ascii="Cambria Math" w:eastAsiaTheme="minorEastAsia" w:hAnsi="Cambria Math"/>
                                <w:i/>
                              </w:rPr>
                            </w:ins>
                          </m:ctrlPr>
                        </m:fPr>
                        <m:num>
                          <m:sSup>
                            <m:sSupPr>
                              <m:ctrlPr>
                                <w:ins w:id="122" w:author="Ana Eguiguren" w:date="2025-09-19T16:10:00Z" w16du:dateUtc="2025-09-19T19:10:00Z">
                                  <w:rPr>
                                    <w:rFonts w:ascii="Cambria Math" w:eastAsiaTheme="minorEastAsia" w:hAnsi="Cambria Math"/>
                                    <w:i/>
                                  </w:rPr>
                                </w:ins>
                              </m:ctrlPr>
                            </m:sSupPr>
                            <m:e>
                              <m:r>
                                <w:ins w:id="123" w:author="Ana Eguiguren" w:date="2025-09-19T16:10:00Z" w16du:dateUtc="2025-09-19T19:10:00Z">
                                  <w:rPr>
                                    <w:rFonts w:ascii="Cambria Math" w:eastAsiaTheme="minorEastAsia" w:hAnsi="Cambria Math"/>
                                  </w:rPr>
                                  <m:t>e</m:t>
                                </w:ins>
                              </m:r>
                            </m:e>
                            <m:sup>
                              <m:r>
                                <w:ins w:id="124" w:author="Ana Eguiguren" w:date="2025-09-19T16:10:00Z" w16du:dateUtc="2025-09-19T19:10:00Z">
                                  <w:rPr>
                                    <w:rFonts w:ascii="Cambria Math" w:eastAsiaTheme="minorEastAsia" w:hAnsi="Cambria Math"/>
                                  </w:rPr>
                                  <m:t>fr × L</m:t>
                                </w:ins>
                              </m:r>
                            </m:sup>
                          </m:sSup>
                        </m:num>
                        <m:den>
                          <m:r>
                            <w:ins w:id="125" w:author="Ana Eguiguren" w:date="2025-09-19T16:10:00Z" w16du:dateUtc="2025-09-19T19:10:00Z">
                              <w:rPr>
                                <w:rFonts w:ascii="Cambria Math" w:eastAsiaTheme="minorEastAsia" w:hAnsi="Cambria Math"/>
                              </w:rPr>
                              <m:t xml:space="preserve">1+ </m:t>
                            </w:ins>
                          </m:r>
                          <m:sSup>
                            <m:sSupPr>
                              <m:ctrlPr>
                                <w:ins w:id="126" w:author="Ana Eguiguren" w:date="2025-09-19T16:10:00Z" w16du:dateUtc="2025-09-19T19:10:00Z">
                                  <w:rPr>
                                    <w:rFonts w:ascii="Cambria Math" w:eastAsiaTheme="minorEastAsia" w:hAnsi="Cambria Math"/>
                                    <w:i/>
                                  </w:rPr>
                                </w:ins>
                              </m:ctrlPr>
                            </m:sSupPr>
                            <m:e>
                              <m:r>
                                <w:ins w:id="127" w:author="Ana Eguiguren" w:date="2025-09-19T16:10:00Z" w16du:dateUtc="2025-09-19T19:10:00Z">
                                  <w:rPr>
                                    <w:rFonts w:ascii="Cambria Math" w:eastAsiaTheme="minorEastAsia" w:hAnsi="Cambria Math"/>
                                  </w:rPr>
                                  <m:t>e</m:t>
                                </w:ins>
                              </m:r>
                            </m:e>
                            <m:sup>
                              <m:r>
                                <w:ins w:id="128" w:author="Ana Eguiguren" w:date="2025-09-19T16:10:00Z" w16du:dateUtc="2025-09-19T19:10:00Z">
                                  <w:rPr>
                                    <w:rFonts w:ascii="Cambria Math" w:eastAsiaTheme="minorEastAsia" w:hAnsi="Cambria Math"/>
                                  </w:rPr>
                                  <m:t>fr × L</m:t>
                                </w:ins>
                              </m:r>
                            </m:sup>
                          </m:sSup>
                        </m:den>
                      </m:f>
                      <m:r>
                        <w:ins w:id="129" w:author="Ana Eguiguren" w:date="2025-09-19T16:10:00Z" w16du:dateUtc="2025-09-19T19:10:00Z">
                          <w:rPr>
                            <w:rFonts w:ascii="Cambria Math" w:eastAsiaTheme="minorEastAsia" w:hAnsi="Cambria Math"/>
                          </w:rPr>
                          <m:t xml:space="preserve">,                                                                                  </m:t>
                        </w:ins>
                      </m:r>
                      <m:r>
                        <w:ins w:id="130" w:author="Ana Eguiguren" w:date="2025-09-19T16:12:00Z" w16du:dateUtc="2025-09-19T19:12:00Z">
                          <w:rPr>
                            <w:rFonts w:ascii="Cambria Math" w:eastAsiaTheme="minorEastAsia" w:hAnsi="Cambria Math"/>
                          </w:rPr>
                          <m:t xml:space="preserve">         </m:t>
                        </w:ins>
                      </m:r>
                      <m:r>
                        <w:ins w:id="131" w:author="Ana Eguiguren" w:date="2025-09-19T16:10:00Z" w16du:dateUtc="2025-09-19T19:10:00Z">
                          <w:rPr>
                            <w:rFonts w:ascii="Cambria Math" w:eastAsiaTheme="minorEastAsia" w:hAnsi="Cambria Math"/>
                          </w:rPr>
                          <m:t>L ≤chm</m:t>
                        </w:ins>
                      </m:r>
                    </m:e>
                    <m:e>
                      <m:sSub>
                        <m:sSubPr>
                          <m:ctrlPr>
                            <w:ins w:id="132" w:author="Ana Eguiguren" w:date="2025-09-19T16:10:00Z" w16du:dateUtc="2025-09-19T19:10:00Z">
                              <w:rPr>
                                <w:rFonts w:ascii="Cambria Math" w:eastAsiaTheme="minorEastAsia" w:hAnsi="Cambria Math"/>
                                <w:i/>
                              </w:rPr>
                            </w:ins>
                          </m:ctrlPr>
                        </m:sSubPr>
                        <m:e>
                          <m:sSub>
                            <m:sSubPr>
                              <m:ctrlPr>
                                <w:ins w:id="133" w:author="Ana Eguiguren" w:date="2025-09-19T16:11:00Z" w16du:dateUtc="2025-09-19T19:11:00Z">
                                  <w:rPr>
                                    <w:rFonts w:ascii="Cambria Math" w:eastAsiaTheme="minorEastAsia" w:hAnsi="Cambria Math"/>
                                    <w:i/>
                                  </w:rPr>
                                </w:ins>
                              </m:ctrlPr>
                            </m:sSubPr>
                            <m:e>
                              <m:r>
                                <w:ins w:id="134" w:author="Ana Eguiguren" w:date="2025-09-19T16:11:00Z" w16du:dateUtc="2025-09-19T19:11:00Z">
                                  <w:rPr>
                                    <w:rFonts w:ascii="Cambria Math" w:eastAsiaTheme="minorEastAsia" w:hAnsi="Cambria Math"/>
                                  </w:rPr>
                                  <m:t>max</m:t>
                                </w:ins>
                              </m:r>
                            </m:e>
                            <m:sub>
                              <m:r>
                                <w:ins w:id="135" w:author="Ana Eguiguren" w:date="2025-09-19T16:11:00Z" w16du:dateUtc="2025-09-19T19:11:00Z">
                                  <w:rPr>
                                    <w:rFonts w:ascii="Cambria Math" w:eastAsiaTheme="minorEastAsia" w:hAnsi="Cambria Math"/>
                                  </w:rPr>
                                  <m:t xml:space="preserve">F </m:t>
                                </w:ins>
                              </m:r>
                            </m:sub>
                          </m:sSub>
                          <m:r>
                            <w:ins w:id="136" w:author="Ana Eguiguren" w:date="2025-09-19T16:11:00Z" w16du:dateUtc="2025-09-19T19:11:00Z">
                              <w:rPr>
                                <w:rFonts w:ascii="Cambria Math" w:eastAsiaTheme="minorEastAsia" w:hAnsi="Cambria Math"/>
                              </w:rPr>
                              <m:t xml:space="preserve">× </m:t>
                            </w:ins>
                          </m:r>
                          <m:f>
                            <m:fPr>
                              <m:ctrlPr>
                                <w:ins w:id="137" w:author="Ana Eguiguren" w:date="2025-09-19T16:11:00Z" w16du:dateUtc="2025-09-19T19:11:00Z">
                                  <w:rPr>
                                    <w:rFonts w:ascii="Cambria Math" w:eastAsiaTheme="minorEastAsia" w:hAnsi="Cambria Math"/>
                                    <w:i/>
                                  </w:rPr>
                                </w:ins>
                              </m:ctrlPr>
                            </m:fPr>
                            <m:num>
                              <m:sSup>
                                <m:sSupPr>
                                  <m:ctrlPr>
                                    <w:ins w:id="138" w:author="Ana Eguiguren" w:date="2025-09-19T16:11:00Z" w16du:dateUtc="2025-09-19T19:11:00Z">
                                      <w:rPr>
                                        <w:rFonts w:ascii="Cambria Math" w:eastAsiaTheme="minorEastAsia" w:hAnsi="Cambria Math"/>
                                        <w:i/>
                                      </w:rPr>
                                    </w:ins>
                                  </m:ctrlPr>
                                </m:sSupPr>
                                <m:e>
                                  <m:r>
                                    <w:ins w:id="139" w:author="Ana Eguiguren" w:date="2025-09-19T16:11:00Z" w16du:dateUtc="2025-09-19T19:11:00Z">
                                      <w:rPr>
                                        <w:rFonts w:ascii="Cambria Math" w:eastAsiaTheme="minorEastAsia" w:hAnsi="Cambria Math"/>
                                      </w:rPr>
                                      <m:t>e</m:t>
                                    </w:ins>
                                  </m:r>
                                </m:e>
                                <m:sup>
                                  <m:r>
                                    <w:ins w:id="140" w:author="Ana Eguiguren" w:date="2025-09-19T16:11:00Z" w16du:dateUtc="2025-09-19T19:11:00Z">
                                      <w:rPr>
                                        <w:rFonts w:ascii="Cambria Math" w:eastAsiaTheme="minorEastAsia" w:hAnsi="Cambria Math"/>
                                      </w:rPr>
                                      <m:t>fr × L</m:t>
                                    </w:ins>
                                  </m:r>
                                </m:sup>
                              </m:sSup>
                            </m:num>
                            <m:den>
                              <m:r>
                                <w:ins w:id="141" w:author="Ana Eguiguren" w:date="2025-09-19T16:11:00Z" w16du:dateUtc="2025-09-19T19:11:00Z">
                                  <w:rPr>
                                    <w:rFonts w:ascii="Cambria Math" w:eastAsiaTheme="minorEastAsia" w:hAnsi="Cambria Math"/>
                                  </w:rPr>
                                  <m:t xml:space="preserve">1+ </m:t>
                                </w:ins>
                              </m:r>
                              <m:sSup>
                                <m:sSupPr>
                                  <m:ctrlPr>
                                    <w:ins w:id="142" w:author="Ana Eguiguren" w:date="2025-09-19T16:11:00Z" w16du:dateUtc="2025-09-19T19:11:00Z">
                                      <w:rPr>
                                        <w:rFonts w:ascii="Cambria Math" w:eastAsiaTheme="minorEastAsia" w:hAnsi="Cambria Math"/>
                                        <w:i/>
                                      </w:rPr>
                                    </w:ins>
                                  </m:ctrlPr>
                                </m:sSupPr>
                                <m:e>
                                  <m:r>
                                    <w:ins w:id="143" w:author="Ana Eguiguren" w:date="2025-09-19T16:11:00Z" w16du:dateUtc="2025-09-19T19:11:00Z">
                                      <w:rPr>
                                        <w:rFonts w:ascii="Cambria Math" w:eastAsiaTheme="minorEastAsia" w:hAnsi="Cambria Math"/>
                                      </w:rPr>
                                      <m:t>e</m:t>
                                    </w:ins>
                                  </m:r>
                                </m:e>
                                <m:sup>
                                  <m:r>
                                    <w:ins w:id="144" w:author="Ana Eguiguren" w:date="2025-09-19T16:11:00Z" w16du:dateUtc="2025-09-19T19:11:00Z">
                                      <w:rPr>
                                        <w:rFonts w:ascii="Cambria Math" w:eastAsiaTheme="minorEastAsia" w:hAnsi="Cambria Math"/>
                                      </w:rPr>
                                      <m:t>fr × L</m:t>
                                    </w:ins>
                                  </m:r>
                                </m:sup>
                              </m:sSup>
                            </m:den>
                          </m:f>
                          <m:r>
                            <w:ins w:id="145" w:author="Ana Eguiguren" w:date="2025-09-19T16:11:00Z" w16du:dateUtc="2025-09-19T19:11:00Z">
                              <w:rPr>
                                <w:rFonts w:ascii="Cambria Math" w:eastAsiaTheme="minorEastAsia" w:hAnsi="Cambria Math"/>
                              </w:rPr>
                              <m:t xml:space="preserve">+ </m:t>
                            </w:ins>
                          </m:r>
                          <m:r>
                            <w:ins w:id="146" w:author="Ana Eguiguren" w:date="2025-09-19T16:10:00Z" w16du:dateUtc="2025-09-19T19:10:00Z">
                              <w:rPr>
                                <w:rFonts w:ascii="Cambria Math" w:eastAsiaTheme="minorEastAsia" w:hAnsi="Cambria Math"/>
                              </w:rPr>
                              <m:t>max</m:t>
                            </w:ins>
                          </m:r>
                        </m:e>
                        <m:sub>
                          <m:r>
                            <w:ins w:id="147" w:author="Ana Eguiguren" w:date="2025-09-19T16:10:00Z" w16du:dateUtc="2025-09-19T19:10:00Z">
                              <w:rPr>
                                <w:rFonts w:ascii="Cambria Math" w:eastAsiaTheme="minorEastAsia" w:hAnsi="Cambria Math"/>
                              </w:rPr>
                              <m:t>M</m:t>
                            </w:ins>
                          </m:r>
                        </m:sub>
                      </m:sSub>
                      <m:r>
                        <w:ins w:id="148" w:author="Ana Eguiguren" w:date="2025-09-19T16:10:00Z" w16du:dateUtc="2025-09-19T19:10:00Z">
                          <w:rPr>
                            <w:rFonts w:ascii="Cambria Math" w:eastAsiaTheme="minorEastAsia" w:hAnsi="Cambria Math"/>
                          </w:rPr>
                          <m:t xml:space="preserve"> × </m:t>
                        </w:ins>
                      </m:r>
                      <m:d>
                        <m:dPr>
                          <m:ctrlPr>
                            <w:ins w:id="149" w:author="Ana Eguiguren" w:date="2025-09-19T16:10:00Z" w16du:dateUtc="2025-09-19T19:10:00Z">
                              <w:rPr>
                                <w:rFonts w:ascii="Cambria Math" w:eastAsiaTheme="minorEastAsia" w:hAnsi="Cambria Math"/>
                                <w:i/>
                              </w:rPr>
                            </w:ins>
                          </m:ctrlPr>
                        </m:dPr>
                        <m:e>
                          <m:f>
                            <m:fPr>
                              <m:ctrlPr>
                                <w:ins w:id="150" w:author="Ana Eguiguren" w:date="2025-09-19T16:10:00Z" w16du:dateUtc="2025-09-19T19:10:00Z">
                                  <w:rPr>
                                    <w:rFonts w:ascii="Cambria Math" w:eastAsiaTheme="minorEastAsia" w:hAnsi="Cambria Math"/>
                                    <w:i/>
                                  </w:rPr>
                                </w:ins>
                              </m:ctrlPr>
                            </m:fPr>
                            <m:num>
                              <m:sSup>
                                <m:sSupPr>
                                  <m:ctrlPr>
                                    <w:ins w:id="151" w:author="Ana Eguiguren" w:date="2025-09-19T16:10:00Z" w16du:dateUtc="2025-09-19T19:10:00Z">
                                      <w:rPr>
                                        <w:rFonts w:ascii="Cambria Math" w:eastAsiaTheme="minorEastAsia" w:hAnsi="Cambria Math"/>
                                        <w:i/>
                                      </w:rPr>
                                    </w:ins>
                                  </m:ctrlPr>
                                </m:sSupPr>
                                <m:e>
                                  <m:r>
                                    <w:ins w:id="152" w:author="Ana Eguiguren" w:date="2025-09-19T16:10:00Z" w16du:dateUtc="2025-09-19T19:10:00Z">
                                      <w:rPr>
                                        <w:rFonts w:ascii="Cambria Math" w:eastAsiaTheme="minorEastAsia" w:hAnsi="Cambria Math"/>
                                      </w:rPr>
                                      <m:t>e</m:t>
                                    </w:ins>
                                  </m:r>
                                </m:e>
                                <m:sup>
                                  <m:r>
                                    <w:ins w:id="153" w:author="Ana Eguiguren" w:date="2025-09-19T16:10:00Z" w16du:dateUtc="2025-09-19T19:10:00Z">
                                      <w:rPr>
                                        <w:rFonts w:ascii="Cambria Math" w:eastAsiaTheme="minorEastAsia" w:hAnsi="Cambria Math"/>
                                      </w:rPr>
                                      <m:t>mr × L</m:t>
                                    </w:ins>
                                  </m:r>
                                </m:sup>
                              </m:sSup>
                            </m:num>
                            <m:den>
                              <m:r>
                                <w:ins w:id="154" w:author="Ana Eguiguren" w:date="2025-09-19T16:10:00Z" w16du:dateUtc="2025-09-19T19:10:00Z">
                                  <w:rPr>
                                    <w:rFonts w:ascii="Cambria Math" w:eastAsiaTheme="minorEastAsia" w:hAnsi="Cambria Math"/>
                                  </w:rPr>
                                  <m:t xml:space="preserve">1+ </m:t>
                                </w:ins>
                              </m:r>
                              <m:sSup>
                                <m:sSupPr>
                                  <m:ctrlPr>
                                    <w:ins w:id="155" w:author="Ana Eguiguren" w:date="2025-09-19T16:10:00Z" w16du:dateUtc="2025-09-19T19:10:00Z">
                                      <w:rPr>
                                        <w:rFonts w:ascii="Cambria Math" w:eastAsiaTheme="minorEastAsia" w:hAnsi="Cambria Math"/>
                                        <w:i/>
                                      </w:rPr>
                                    </w:ins>
                                  </m:ctrlPr>
                                </m:sSupPr>
                                <m:e>
                                  <m:r>
                                    <w:ins w:id="156" w:author="Ana Eguiguren" w:date="2025-09-19T16:10:00Z" w16du:dateUtc="2025-09-19T19:10:00Z">
                                      <w:rPr>
                                        <w:rFonts w:ascii="Cambria Math" w:eastAsiaTheme="minorEastAsia" w:hAnsi="Cambria Math"/>
                                      </w:rPr>
                                      <m:t>e</m:t>
                                    </w:ins>
                                  </m:r>
                                </m:e>
                                <m:sup>
                                  <m:r>
                                    <w:ins w:id="157" w:author="Ana Eguiguren" w:date="2025-09-19T16:10:00Z" w16du:dateUtc="2025-09-19T19:10:00Z">
                                      <w:rPr>
                                        <w:rFonts w:ascii="Cambria Math" w:eastAsiaTheme="minorEastAsia" w:hAnsi="Cambria Math"/>
                                      </w:rPr>
                                      <m:t>mr × L</m:t>
                                    </w:ins>
                                  </m:r>
                                </m:sup>
                              </m:sSup>
                            </m:den>
                          </m:f>
                          <m:r>
                            <w:ins w:id="158" w:author="Ana Eguiguren" w:date="2025-09-19T16:10:00Z" w16du:dateUtc="2025-09-19T19:10:00Z">
                              <w:rPr>
                                <w:rFonts w:ascii="Cambria Math" w:eastAsiaTheme="minorEastAsia" w:hAnsi="Cambria Math"/>
                              </w:rPr>
                              <m:t>-</m:t>
                            </w:ins>
                          </m:r>
                          <m:f>
                            <m:fPr>
                              <m:ctrlPr>
                                <w:ins w:id="159" w:author="Ana Eguiguren" w:date="2025-09-19T16:10:00Z" w16du:dateUtc="2025-09-19T19:10:00Z">
                                  <w:rPr>
                                    <w:rFonts w:ascii="Cambria Math" w:eastAsiaTheme="minorEastAsia" w:hAnsi="Cambria Math"/>
                                    <w:i/>
                                  </w:rPr>
                                </w:ins>
                              </m:ctrlPr>
                            </m:fPr>
                            <m:num>
                              <m:sSup>
                                <m:sSupPr>
                                  <m:ctrlPr>
                                    <w:ins w:id="160" w:author="Ana Eguiguren" w:date="2025-09-19T16:10:00Z" w16du:dateUtc="2025-09-19T19:10:00Z">
                                      <w:rPr>
                                        <w:rFonts w:ascii="Cambria Math" w:eastAsiaTheme="minorEastAsia" w:hAnsi="Cambria Math"/>
                                        <w:i/>
                                      </w:rPr>
                                    </w:ins>
                                  </m:ctrlPr>
                                </m:sSupPr>
                                <m:e>
                                  <m:r>
                                    <w:ins w:id="161" w:author="Ana Eguiguren" w:date="2025-09-19T16:10:00Z" w16du:dateUtc="2025-09-19T19:10:00Z">
                                      <w:rPr>
                                        <w:rFonts w:ascii="Cambria Math" w:eastAsiaTheme="minorEastAsia" w:hAnsi="Cambria Math"/>
                                      </w:rPr>
                                      <m:t>e</m:t>
                                    </w:ins>
                                  </m:r>
                                </m:e>
                                <m:sup>
                                  <m:r>
                                    <w:ins w:id="162" w:author="Ana Eguiguren" w:date="2025-09-19T16:10:00Z" w16du:dateUtc="2025-09-19T19:10:00Z">
                                      <w:rPr>
                                        <w:rFonts w:ascii="Cambria Math" w:eastAsiaTheme="minorEastAsia" w:hAnsi="Cambria Math"/>
                                      </w:rPr>
                                      <m:t>mr × chm</m:t>
                                    </w:ins>
                                  </m:r>
                                </m:sup>
                              </m:sSup>
                            </m:num>
                            <m:den>
                              <m:r>
                                <w:ins w:id="163" w:author="Ana Eguiguren" w:date="2025-09-19T16:10:00Z" w16du:dateUtc="2025-09-19T19:10:00Z">
                                  <w:rPr>
                                    <w:rFonts w:ascii="Cambria Math" w:eastAsiaTheme="minorEastAsia" w:hAnsi="Cambria Math"/>
                                  </w:rPr>
                                  <m:t xml:space="preserve">1+ </m:t>
                                </w:ins>
                              </m:r>
                              <m:sSup>
                                <m:sSupPr>
                                  <m:ctrlPr>
                                    <w:ins w:id="164" w:author="Ana Eguiguren" w:date="2025-09-19T16:10:00Z" w16du:dateUtc="2025-09-19T19:10:00Z">
                                      <w:rPr>
                                        <w:rFonts w:ascii="Cambria Math" w:eastAsiaTheme="minorEastAsia" w:hAnsi="Cambria Math"/>
                                        <w:i/>
                                      </w:rPr>
                                    </w:ins>
                                  </m:ctrlPr>
                                </m:sSupPr>
                                <m:e>
                                  <m:r>
                                    <w:ins w:id="165" w:author="Ana Eguiguren" w:date="2025-09-19T16:10:00Z" w16du:dateUtc="2025-09-19T19:10:00Z">
                                      <w:rPr>
                                        <w:rFonts w:ascii="Cambria Math" w:eastAsiaTheme="minorEastAsia" w:hAnsi="Cambria Math"/>
                                      </w:rPr>
                                      <m:t>e</m:t>
                                    </w:ins>
                                  </m:r>
                                </m:e>
                                <m:sup>
                                  <m:r>
                                    <w:ins w:id="166" w:author="Ana Eguiguren" w:date="2025-09-19T16:10:00Z" w16du:dateUtc="2025-09-19T19:10:00Z">
                                      <w:rPr>
                                        <w:rFonts w:ascii="Cambria Math" w:eastAsiaTheme="minorEastAsia" w:hAnsi="Cambria Math"/>
                                      </w:rPr>
                                      <m:t>mr × chm</m:t>
                                    </w:ins>
                                  </m:r>
                                </m:sup>
                              </m:sSup>
                            </m:den>
                          </m:f>
                        </m:e>
                      </m:d>
                      <m:r>
                        <w:ins w:id="167" w:author="Ana Eguiguren" w:date="2025-09-19T16:10:00Z" w16du:dateUtc="2025-09-19T19:10:00Z">
                          <w:rPr>
                            <w:rFonts w:ascii="Cambria Math" w:eastAsiaTheme="minorEastAsia" w:hAnsi="Cambria Math"/>
                          </w:rPr>
                          <m:t>,     L &gt;chm</m:t>
                        </w:ins>
                      </m:r>
                    </m:e>
                  </m:eqArr>
                </m:e>
              </m:d>
              <m:r>
                <w:ins w:id="168" w:author="Ana Eguiguren" w:date="2025-09-19T16:10:00Z" w16du:dateUtc="2025-09-19T19:10:00Z">
                  <w:rPr>
                    <w:rFonts w:ascii="Cambria Math" w:eastAsiaTheme="minorEastAsia" w:hAnsi="Cambria Math"/>
                  </w:rPr>
                  <m:t xml:space="preserve"> </m:t>
                </w:ins>
              </m:r>
              <m:r>
                <w:ins w:id="169" w:author="Ana Eguiguren" w:date="2025-09-19T16:10:00Z" w16du:dateUtc="2025-09-19T19:10:00Z">
                  <w:rPr>
                    <w:rFonts w:ascii="Cambria Math" w:hAnsi="Cambria Math"/>
                  </w:rPr>
                  <m:t>#7</m:t>
                </w:ins>
              </m:r>
            </m:e>
          </m:eqArr>
          <w:commentRangeEnd w:id="107"/>
          <m:r>
            <w:ins w:id="170" w:author="Ana Eguiguren" w:date="2025-09-19T16:10:00Z" w16du:dateUtc="2025-09-19T19:10:00Z">
              <m:rPr>
                <m:sty m:val="p"/>
              </m:rPr>
              <w:rPr>
                <w:rStyle w:val="CommentReference"/>
              </w:rPr>
              <w:commentReference w:id="107"/>
            </w:ins>
          </m:r>
        </m:oMath>
      </m:oMathPara>
    </w:p>
    <w:p w14:paraId="578E510C" w14:textId="77777777" w:rsidR="00B03D88" w:rsidRDefault="00B03D88" w:rsidP="00862972">
      <w:pPr>
        <w:rPr>
          <w:ins w:id="171" w:author="Ana Eguiguren" w:date="2025-09-19T16:10:00Z" w16du:dateUtc="2025-09-19T19:10:00Z"/>
          <w:rFonts w:eastAsiaTheme="minorEastAsia"/>
        </w:rPr>
      </w:pPr>
    </w:p>
    <w:p w14:paraId="2DC89E0A" w14:textId="75C10A2C"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172"/>
      <w:commentRangeStart w:id="173"/>
      <w:r w:rsidRPr="00207D2A">
        <w:rPr>
          <w:rFonts w:eastAsiaTheme="minorEastAsia"/>
        </w:rPr>
        <w:t xml:space="preserve">the maximum </w:t>
      </w:r>
      <w:del w:id="174" w:author="Ana Eguiguren" w:date="2025-09-19T16:13:00Z" w16du:dateUtc="2025-09-19T19:13:00Z">
        <w:r w:rsidRPr="00207D2A" w:rsidDel="00B03D88">
          <w:rPr>
            <w:rFonts w:eastAsiaTheme="minorEastAsia"/>
          </w:rPr>
          <w:delText xml:space="preserve">difference of </w:delText>
        </w:r>
      </w:del>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w:t>
      </w:r>
      <w:del w:id="175" w:author="Ana Eguiguren" w:date="2025-09-19T16:13:00Z" w16du:dateUtc="2025-09-19T19:13:00Z">
        <w:r w:rsidRPr="00207D2A" w:rsidDel="00B03D88">
          <w:rPr>
            <w:rFonts w:eastAsiaTheme="minorEastAsia"/>
          </w:rPr>
          <w:delText xml:space="preserve">of </w:delText>
        </w:r>
      </w:del>
      <w:ins w:id="176" w:author="Ana Eguiguren" w:date="2025-09-19T16:13:00Z" w16du:dateUtc="2025-09-19T19:13:00Z">
        <w:r w:rsidR="00B03D88">
          <w:rPr>
            <w:rFonts w:eastAsiaTheme="minorEastAsia"/>
          </w:rPr>
          <w:t>for</w:t>
        </w:r>
      </w:ins>
      <w:del w:id="177" w:author="Ana Eguiguren" w:date="2025-09-19T16:13:00Z" w16du:dateUtc="2025-09-19T19:13:00Z">
        <w:r w:rsidRPr="00207D2A" w:rsidDel="00B03D88">
          <w:rPr>
            <w:rFonts w:eastAsiaTheme="minorEastAsia"/>
          </w:rPr>
          <w:delText>a</w:delText>
        </w:r>
      </w:del>
      <w:r w:rsidRPr="00207D2A">
        <w:rPr>
          <w:rFonts w:eastAsiaTheme="minorEastAsia"/>
        </w:rPr>
        <w:t xml:space="preserve"> male </w:t>
      </w:r>
      <w:del w:id="178" w:author="Ana Eguiguren" w:date="2025-09-19T16:13:00Z" w16du:dateUtc="2025-09-19T19:13:00Z">
        <w:r w:rsidRPr="00207D2A" w:rsidDel="00B03D88">
          <w:rPr>
            <w:rFonts w:eastAsiaTheme="minorEastAsia"/>
          </w:rPr>
          <w:delText xml:space="preserve">compared </w:delText>
        </w:r>
      </w:del>
      <w:ins w:id="179" w:author="Ana Eguiguren" w:date="2025-09-19T16:13:00Z" w16du:dateUtc="2025-09-19T19:13:00Z">
        <w:r w:rsidR="00B03D88">
          <w:rPr>
            <w:rFonts w:eastAsiaTheme="minorEastAsia"/>
          </w:rPr>
          <w:t xml:space="preserve">sperm whales </w:t>
        </w:r>
      </w:ins>
      <w:del w:id="180" w:author="Ana Eguiguren" w:date="2025-09-19T16:13:00Z" w16du:dateUtc="2025-09-19T19:13:00Z">
        <w:r w:rsidRPr="00207D2A" w:rsidDel="00B03D88">
          <w:rPr>
            <w:rFonts w:eastAsiaTheme="minorEastAsia"/>
          </w:rPr>
          <w:delText>to a female of the same size</w:delText>
        </w:r>
        <w:commentRangeEnd w:id="172"/>
        <w:r w:rsidR="005C6869" w:rsidDel="00B03D88">
          <w:rPr>
            <w:rStyle w:val="CommentReference"/>
          </w:rPr>
          <w:commentReference w:id="172"/>
        </w:r>
        <w:commentRangeEnd w:id="173"/>
        <w:r w:rsidR="004B1854" w:rsidDel="00B03D88">
          <w:rPr>
            <w:rStyle w:val="CommentReference"/>
          </w:rPr>
          <w:commentReference w:id="173"/>
        </w:r>
        <w:r w:rsidRPr="00207D2A" w:rsidDel="00B03D88">
          <w:rPr>
            <w:rFonts w:eastAsiaTheme="minorEastAsia"/>
          </w:rPr>
          <w:delText xml:space="preserve">, </w:delText>
        </w:r>
      </w:del>
      <w:r w:rsidRPr="00207D2A">
        <w:rPr>
          <w:rFonts w:eastAsiaTheme="minorEastAsia"/>
        </w:rPr>
        <w:t xml:space="preserve">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0C9FC94B" w:rsidR="00605798" w:rsidRPr="00207D2A"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default Nelder-Mead algorithm in base R </w:t>
      </w:r>
      <w:r w:rsidRPr="00207D2A">
        <w:fldChar w:fldCharType="begin"/>
      </w:r>
      <w:r w:rsidR="00F061E5">
        <w:instrText xml:space="preserve"> ADDIN ZOTERO_ITEM CSL_CITATION {"citationID":"MXbp0TcH","properties":{"formattedCitation":"(R Core Team 2019)","plainCitation":"(R Core Team 2019)","noteIndex":0},"citationItems":[{"id":457,"uris":["http://zotero.org/users/5395629/items/9PYD3KWI"],"itemData":{"id":457,"type":"software","event-place":"Vienna,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lastRenderedPageBreak/>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181" w:author="Balaena Institute whitehead" w:date="2025-07-14T11:53:00Z" w16du:dateUtc="2025-07-14T14:53:00Z">
        <w:r w:rsidR="00583D2A" w:rsidRPr="00207D2A" w:rsidDel="00C804FD">
          <w:delText xml:space="preserve"> </w:delText>
        </w:r>
      </w:del>
      <w:r w:rsidR="00583D2A" w:rsidRPr="00207D2A">
        <w:t xml:space="preserve">. </w:t>
      </w:r>
    </w:p>
    <w:p w14:paraId="0463C445" w14:textId="62791908" w:rsidR="00862972" w:rsidRPr="00207D2A" w:rsidRDefault="002E01B8" w:rsidP="00862972">
      <w:r w:rsidRPr="00207D2A">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182"/>
              <w:commentRangeEnd w:id="182"/>
              <m:r>
                <m:rPr>
                  <m:sty m:val="p"/>
                </m:rPr>
                <w:rPr>
                  <w:rStyle w:val="CommentReference"/>
                  <w:rFonts w:ascii="Cambria Math" w:hAnsi="Cambria Math"/>
                </w:rPr>
                <w:commentReference w:id="182"/>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3878CE" w:rsidRDefault="009E7E1D" w:rsidP="00862972">
      <w:pPr>
        <w:rPr>
          <w:rFonts w:eastAsiaTheme="minorEastAsia"/>
          <w:rPrChange w:id="183" w:author="Ana Eguiguren" w:date="2025-09-02T19:33:00Z" w16du:dateUtc="2025-09-02T22:33:00Z">
            <w:rPr>
              <w:rFonts w:eastAsiaTheme="minorEastAsia"/>
              <w:i/>
              <w:iCs/>
            </w:rPr>
          </w:rPrChange>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id="184" w:author="Ana Eguiguren" w:date="2025-09-02T19:33:00Z" w16du:dateUtc="2025-09-02T22:33:00Z">
        <w:r w:rsidR="003878CE">
          <w:rPr>
            <w:rFonts w:eastAsiaTheme="minorEastAsia"/>
            <w:i/>
            <w:iCs/>
          </w:rPr>
          <w:t xml:space="preserve"> </w:t>
        </w:r>
      </w:ins>
    </w:p>
    <w:p w14:paraId="5431C83A" w14:textId="356B2E75" w:rsidR="00A9605A" w:rsidRDefault="00862972" w:rsidP="00862972">
      <w:pPr>
        <w:rPr>
          <w:ins w:id="185" w:author="Ana Eguiguren" w:date="2025-09-02T19:48:00Z" w16du:dateUtc="2025-09-02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del w:id="186" w:author="Balaena Institute whitehead" w:date="2025-09-23T14:00:00Z" w16du:dateUtc="2025-09-23T17:00:00Z">
        <w:r w:rsidR="000851A3" w:rsidRPr="00207D2A" w:rsidDel="00131CF4">
          <w:rPr>
            <w:rFonts w:eastAsiaTheme="minorEastAsia"/>
          </w:rPr>
          <w:delText>of</w:delText>
        </w:r>
        <w:r w:rsidRPr="00207D2A" w:rsidDel="00131CF4">
          <w:rPr>
            <w:rFonts w:eastAsiaTheme="minorEastAsia"/>
          </w:rPr>
          <w:delText xml:space="preserve"> </w:delText>
        </w:r>
      </w:del>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F061E5">
        <w:rPr>
          <w:rFonts w:eastAsiaTheme="minorEastAsia"/>
        </w:rPr>
        <w:instrText xml:space="preserve"> ADDIN ZOTERO_ITEM CSL_CITATION {"citationID":"agj5saqdjf","properties":{"formattedCitation":"(Dixon 2001, Napoli et al. 2024a)","plainCitation":"(Dixon 2001, Napoli et al. 2024a)","noteIndex":0},"citationItems":[{"id":62,"uris":["http://zotero.org/users/5395629/items/84BJPNR6"],"itemData":{"id":62,"type":"chapter","abstract":"Abstract\n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F061E5">
        <w:rPr>
          <w:kern w:val="0"/>
        </w:rPr>
        <w:t>(Dixon 2001, Napoli et al. 2024a)</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249E79B5" w:rsidR="00EC75E7" w:rsidRPr="0037798E" w:rsidRDefault="0037798E" w:rsidP="00862972">
      <w:pPr>
        <w:rPr>
          <w:rFonts w:eastAsiaTheme="minorEastAsia"/>
        </w:rPr>
      </w:pPr>
      <w:ins w:id="187" w:author="Ana Eguiguren" w:date="2025-09-02T19:39:00Z" w16du:dateUtc="2025-09-02T22:39:00Z">
        <w:r>
          <w:rPr>
            <w:rFonts w:eastAsiaTheme="minorEastAsia"/>
          </w:rPr>
          <w:lastRenderedPageBreak/>
          <w:t xml:space="preserve">We carried out </w:t>
        </w:r>
      </w:ins>
      <w:ins w:id="188" w:author="Ana Eguiguren" w:date="2025-09-04T20:41:00Z" w16du:dateUtc="2025-09-04T23:41:00Z">
        <w:r w:rsidR="00C33163">
          <w:rPr>
            <w:rFonts w:eastAsiaTheme="minorEastAsia"/>
          </w:rPr>
          <w:t>robustness checks</w:t>
        </w:r>
      </w:ins>
      <w:ins w:id="189" w:author="Ana Eguiguren" w:date="2025-09-02T19:39:00Z" w16du:dateUtc="2025-09-02T22:39:00Z">
        <w:r>
          <w:rPr>
            <w:rFonts w:eastAsiaTheme="minorEastAsia"/>
          </w:rPr>
          <w:t xml:space="preserve"> evaluate</w:t>
        </w:r>
      </w:ins>
      <w:ins w:id="190" w:author="Ana Eguiguren" w:date="2025-09-02T19:37:00Z" w16du:dateUtc="2025-09-02T22:37:00Z">
        <w:r>
          <w:rPr>
            <w:rFonts w:eastAsiaTheme="minorEastAsia"/>
          </w:rPr>
          <w:t xml:space="preserve"> the </w:t>
        </w:r>
      </w:ins>
      <w:ins w:id="191" w:author="Ana Eguiguren" w:date="2025-09-04T20:41:00Z" w16du:dateUtc="2025-09-04T23:41:00Z">
        <w:r w:rsidR="00C33163">
          <w:rPr>
            <w:rFonts w:eastAsiaTheme="minorEastAsia"/>
          </w:rPr>
          <w:t>effect of our modelling assumptions on</w:t>
        </w:r>
      </w:ins>
      <w:ins w:id="192" w:author="Ana Eguiguren" w:date="2025-09-02T19:37:00Z" w16du:dateUtc="2025-09-02T22:37:00Z">
        <w:r>
          <w:rPr>
            <w:rFonts w:eastAsiaTheme="minorEastAsia"/>
          </w:rPr>
          <w:t xml:space="preserve"> </w:t>
        </w:r>
      </w:ins>
      <w:ins w:id="193" w:author="Balaena Institute whitehead" w:date="2025-09-03T15:46:00Z" w16du:dateUtc="2025-09-03T18:46:00Z">
        <w:del w:id="194" w:author="Ana Eguiguren" w:date="2025-09-04T20:41:00Z" w16du:dateUtc="2025-09-04T23:41:00Z">
          <w:r w:rsidR="003E7570" w:rsidDel="00C33163">
            <w:rPr>
              <w:rFonts w:eastAsiaTheme="minorEastAsia"/>
            </w:rPr>
            <w:delText xml:space="preserve"> </w:delText>
          </w:r>
        </w:del>
        <w:r w:rsidR="003E7570">
          <w:rPr>
            <w:rFonts w:eastAsiaTheme="minorEastAsia"/>
          </w:rPr>
          <w:t>individual’s</w:t>
        </w:r>
      </w:ins>
      <w:ins w:id="195" w:author="Ana Eguiguren" w:date="2025-09-02T19:38:00Z" w16du:dateUtc="2025-09-02T22:38:00Z">
        <w:r>
          <w:rPr>
            <w:rFonts w:eastAsiaTheme="minorEastAsia"/>
          </w:rPr>
          <w:t xml:space="preserve"> </w:t>
        </w:r>
        <w:del w:id="196" w:author="Balaena Institute whitehead" w:date="2025-09-03T15:46:00Z" w16du:dateUtc="2025-09-03T18:46:00Z">
          <w:r w:rsidDel="003E7570">
            <w:rPr>
              <w:rFonts w:eastAsiaTheme="minorEastAsia"/>
            </w:rPr>
            <w:delText>our</w:delText>
          </w:r>
        </w:del>
      </w:ins>
      <w:ins w:id="197" w:author="Ana Eguiguren" w:date="2025-09-02T19:46:00Z" w16du:dateUtc="2025-09-02T22:46:00Z">
        <w:del w:id="198" w:author="Balaena Institute whitehead" w:date="2025-09-03T15:46:00Z" w16du:dateUtc="2025-09-03T18:46:00Z">
          <w:r w:rsidR="00A9605A" w:rsidDel="003E7570">
            <w:rPr>
              <w:rFonts w:eastAsiaTheme="minorEastAsia"/>
            </w:rPr>
            <w:delText xml:space="preserve"> posterior</w:delText>
          </w:r>
        </w:del>
      </w:ins>
      <w:ins w:id="199" w:author="Ana Eguiguren" w:date="2025-09-02T19:37:00Z" w16du:dateUtc="2025-09-02T22:37:00Z">
        <w:del w:id="200" w:author="Balaena Institute whitehead" w:date="2025-09-03T15:46:00Z" w16du:dateUtc="2025-09-03T18:46:00Z">
          <w:r w:rsidDel="003E7570">
            <w:rPr>
              <w:rFonts w:eastAsiaTheme="minorEastAsia"/>
            </w:rPr>
            <w:delText xml:space="preserve"> </w:delText>
          </w:r>
        </w:del>
        <w:r>
          <w:rPr>
            <w:rFonts w:eastAsiaTheme="minorEastAsia"/>
            <w:i/>
            <w:iCs/>
          </w:rPr>
          <w:t xml:space="preserve">P(f) </w:t>
        </w:r>
        <w:r>
          <w:rPr>
            <w:rFonts w:eastAsiaTheme="minorEastAsia"/>
          </w:rPr>
          <w:t>estimates</w:t>
        </w:r>
      </w:ins>
      <w:ins w:id="201" w:author="Ana Eguiguren" w:date="2025-09-02T19:38:00Z" w16du:dateUtc="2025-09-02T22:38:00Z">
        <w:r>
          <w:rPr>
            <w:rFonts w:eastAsiaTheme="minorEastAsia"/>
          </w:rPr>
          <w:t xml:space="preserve"> to</w:t>
        </w:r>
      </w:ins>
      <w:ins w:id="202" w:author="Ana Eguiguren" w:date="2025-09-02T19:37:00Z" w16du:dateUtc="2025-09-02T22:37:00Z">
        <w:r>
          <w:rPr>
            <w:rFonts w:eastAsiaTheme="minorEastAsia"/>
          </w:rPr>
          <w:t xml:space="preserve"> </w:t>
        </w:r>
      </w:ins>
      <w:ins w:id="203" w:author="Ana Eguiguren" w:date="2025-09-02T19:47:00Z" w16du:dateUtc="2025-09-02T22:47:00Z">
        <w:r w:rsidR="00A9605A">
          <w:rPr>
            <w:rFonts w:eastAsiaTheme="minorEastAsia"/>
          </w:rPr>
          <w:t>our modelling decisions</w:t>
        </w:r>
      </w:ins>
      <w:ins w:id="204" w:author="Ana Eguiguren" w:date="2025-09-02T19:39:00Z" w16du:dateUtc="2025-09-02T22:39:00Z">
        <w:r>
          <w:rPr>
            <w:rFonts w:eastAsiaTheme="minorEastAsia"/>
          </w:rPr>
          <w:t xml:space="preserve">. </w:t>
        </w:r>
      </w:ins>
      <w:ins w:id="205" w:author="Ana Eguiguren" w:date="2025-09-02T19:54:00Z" w16du:dateUtc="2025-09-02T22:54:00Z">
        <w:r w:rsidR="00CE586D">
          <w:rPr>
            <w:rFonts w:eastAsiaTheme="minorEastAsia"/>
          </w:rPr>
          <w:t>Specifically</w:t>
        </w:r>
      </w:ins>
      <w:ins w:id="206" w:author="Ana Eguiguren" w:date="2025-09-02T19:47:00Z" w16du:dateUtc="2025-09-02T22:47:00Z">
        <w:r w:rsidR="00A9605A">
          <w:rPr>
            <w:rFonts w:eastAsiaTheme="minorEastAsia"/>
          </w:rPr>
          <w:t>, w</w:t>
        </w:r>
      </w:ins>
      <w:ins w:id="207" w:author="Ana Eguiguren" w:date="2025-09-02T19:39:00Z" w16du:dateUtc="2025-09-02T22:39:00Z">
        <w:r>
          <w:rPr>
            <w:rFonts w:eastAsiaTheme="minorEastAsia"/>
          </w:rPr>
          <w:t xml:space="preserve">e </w:t>
        </w:r>
      </w:ins>
      <w:ins w:id="208" w:author="Ana Eguiguren" w:date="2025-09-02T19:40:00Z" w16du:dateUtc="2025-09-02T22:40:00Z">
        <w:r>
          <w:rPr>
            <w:rFonts w:eastAsiaTheme="minorEastAsia"/>
          </w:rPr>
          <w:t xml:space="preserve">systematically varied </w:t>
        </w:r>
      </w:ins>
      <w:ins w:id="209" w:author="Ana Eguiguren" w:date="2025-09-02T19:39:00Z" w16du:dateUtc="2025-09-02T22:39:00Z">
        <w:r>
          <w:rPr>
            <w:rFonts w:eastAsiaTheme="minorEastAsia"/>
            <w:i/>
            <w:iCs/>
          </w:rPr>
          <w:t>chm</w:t>
        </w:r>
        <w:r>
          <w:rPr>
            <w:rFonts w:eastAsiaTheme="minorEastAsia"/>
          </w:rPr>
          <w:t xml:space="preserve"> values with</w:t>
        </w:r>
      </w:ins>
      <w:ins w:id="210" w:author="Ana Eguiguren" w:date="2025-09-02T19:40:00Z" w16du:dateUtc="2025-09-02T22:40:00Z">
        <w:r>
          <w:rPr>
            <w:rFonts w:eastAsiaTheme="minorEastAsia"/>
          </w:rPr>
          <w:t xml:space="preserve">in a reasonable range (5 – </w:t>
        </w:r>
      </w:ins>
      <w:ins w:id="211" w:author="Ana Eguiguren" w:date="2025-09-04T20:42:00Z" w16du:dateUtc="2025-09-04T23:42:00Z">
        <w:r w:rsidR="00C33163">
          <w:rPr>
            <w:rFonts w:eastAsiaTheme="minorEastAsia"/>
          </w:rPr>
          <w:t>7</w:t>
        </w:r>
      </w:ins>
      <w:ins w:id="212" w:author="Ana Eguiguren" w:date="2025-09-02T19:46:00Z" w16du:dateUtc="2025-09-02T22:46:00Z">
        <w:r w:rsidR="0085518B">
          <w:rPr>
            <w:rFonts w:eastAsiaTheme="minorEastAsia"/>
          </w:rPr>
          <w:t xml:space="preserve"> </w:t>
        </w:r>
      </w:ins>
      <w:ins w:id="213" w:author="Ana Eguiguren" w:date="2025-09-02T19:40:00Z" w16du:dateUtc="2025-09-02T22:40:00Z">
        <w:r>
          <w:rPr>
            <w:rFonts w:eastAsiaTheme="minorEastAsia"/>
          </w:rPr>
          <w:t xml:space="preserve">m) to </w:t>
        </w:r>
      </w:ins>
      <w:ins w:id="214" w:author="Ana Eguiguren" w:date="2025-09-02T19:47:00Z" w16du:dateUtc="2025-09-02T22:47:00Z">
        <w:r w:rsidR="00A9605A">
          <w:rPr>
            <w:rFonts w:eastAsiaTheme="minorEastAsia"/>
          </w:rPr>
          <w:t>compare</w:t>
        </w:r>
      </w:ins>
      <w:ins w:id="215" w:author="Ana Eguiguren" w:date="2025-09-02T19:40:00Z" w16du:dateUtc="2025-09-02T22:40:00Z">
        <w:r>
          <w:rPr>
            <w:rFonts w:eastAsiaTheme="minorEastAsia"/>
          </w:rPr>
          <w:t xml:space="preserve"> </w:t>
        </w:r>
      </w:ins>
      <w:ins w:id="216" w:author="Ana Eguiguren" w:date="2025-09-02T19:47:00Z" w16du:dateUtc="2025-09-02T22:47:00Z">
        <w:r w:rsidR="00A9605A">
          <w:rPr>
            <w:rFonts w:eastAsiaTheme="minorEastAsia"/>
          </w:rPr>
          <w:t>resulting posterior</w:t>
        </w:r>
      </w:ins>
      <w:ins w:id="217" w:author="Ana Eguiguren" w:date="2025-09-02T19:40:00Z" w16du:dateUtc="2025-09-02T22:40:00Z">
        <w:r>
          <w:rPr>
            <w:rFonts w:eastAsiaTheme="minorEastAsia"/>
          </w:rPr>
          <w:t xml:space="preserve"> </w:t>
        </w:r>
        <w:r>
          <w:rPr>
            <w:rFonts w:eastAsiaTheme="minorEastAsia"/>
            <w:i/>
            <w:iCs/>
          </w:rPr>
          <w:t xml:space="preserve">P(f) </w:t>
        </w:r>
        <w:r>
          <w:rPr>
            <w:rFonts w:eastAsiaTheme="minorEastAsia"/>
          </w:rPr>
          <w:t>estimates</w:t>
        </w:r>
      </w:ins>
      <w:ins w:id="218" w:author="Ana Eguiguren" w:date="2025-09-02T19:41:00Z" w16du:dateUtc="2025-09-02T22:41:00Z">
        <w:r>
          <w:rPr>
            <w:rFonts w:eastAsiaTheme="minorEastAsia"/>
          </w:rPr>
          <w:t xml:space="preserve">. We also </w:t>
        </w:r>
      </w:ins>
      <w:ins w:id="219" w:author="Ana Eguiguren" w:date="2025-09-02T19:43:00Z" w16du:dateUtc="2025-09-02T22:43:00Z">
        <w:r w:rsidR="000A294B">
          <w:rPr>
            <w:rFonts w:eastAsiaTheme="minorEastAsia"/>
          </w:rPr>
          <w:t>computed</w:t>
        </w:r>
      </w:ins>
      <w:ins w:id="220" w:author="Ana Eguiguren" w:date="2025-09-02T19:41:00Z" w16du:dateUtc="2025-09-02T22:41:00Z">
        <w:r>
          <w:rPr>
            <w:rFonts w:eastAsiaTheme="minorEastAsia"/>
          </w:rPr>
          <w:t xml:space="preserve"> </w:t>
        </w:r>
      </w:ins>
      <w:ins w:id="221" w:author="Ana Eguiguren" w:date="2025-09-02T19:43:00Z" w16du:dateUtc="2025-09-02T22:43:00Z">
        <w:r w:rsidR="000A294B">
          <w:rPr>
            <w:rFonts w:eastAsiaTheme="minorEastAsia"/>
          </w:rPr>
          <w:t>posterior</w:t>
        </w:r>
      </w:ins>
      <w:ins w:id="222" w:author="Ana Eguiguren" w:date="2025-09-02T19:41:00Z" w16du:dateUtc="2025-09-02T22:41:00Z">
        <w:r>
          <w:rPr>
            <w:rFonts w:eastAsiaTheme="minorEastAsia"/>
          </w:rPr>
          <w:t xml:space="preserve"> </w:t>
        </w:r>
        <w:r>
          <w:rPr>
            <w:rFonts w:eastAsiaTheme="minorEastAsia"/>
            <w:i/>
            <w:iCs/>
          </w:rPr>
          <w:t xml:space="preserve">P(f) </w:t>
        </w:r>
      </w:ins>
      <w:ins w:id="223" w:author="Ana Eguiguren" w:date="2025-09-02T19:42:00Z" w16du:dateUtc="2025-09-02T22:42:00Z">
        <w:r>
          <w:rPr>
            <w:rFonts w:eastAsiaTheme="minorEastAsia"/>
          </w:rPr>
          <w:t>estimates</w:t>
        </w:r>
      </w:ins>
      <w:ins w:id="224" w:author="Ana Eguiguren" w:date="2025-09-02T19:41:00Z" w16du:dateUtc="2025-09-02T22:41:00Z">
        <w:r>
          <w:rPr>
            <w:rFonts w:eastAsiaTheme="minorEastAsia"/>
          </w:rPr>
          <w:t xml:space="preserve"> </w:t>
        </w:r>
      </w:ins>
      <w:r w:rsidR="00C33163">
        <w:rPr>
          <w:rFonts w:eastAsiaTheme="minorEastAsia"/>
        </w:rPr>
        <w:t>using</w:t>
      </w:r>
      <w:ins w:id="225" w:author="Ana Eguiguren" w:date="2025-09-02T19:44:00Z" w16du:dateUtc="2025-09-02T22:44:00Z">
        <w:r w:rsidR="000A294B">
          <w:rPr>
            <w:rFonts w:eastAsiaTheme="minorEastAsia"/>
          </w:rPr>
          <w:t xml:space="preserve"> on</w:t>
        </w:r>
      </w:ins>
      <w:ins w:id="226" w:author="Ana Eguiguren" w:date="2025-09-04T20:42:00Z" w16du:dateUtc="2025-09-04T23:42:00Z">
        <w:r w:rsidR="00C33163">
          <w:rPr>
            <w:rFonts w:eastAsiaTheme="minorEastAsia"/>
          </w:rPr>
          <w:t xml:space="preserve"> </w:t>
        </w:r>
      </w:ins>
      <w:r w:rsidR="00C33163">
        <w:rPr>
          <w:rFonts w:eastAsiaTheme="minorEastAsia"/>
        </w:rPr>
        <w:t>a</w:t>
      </w:r>
      <w:ins w:id="227" w:author="Ana Eguiguren" w:date="2025-09-04T20:42:00Z" w16du:dateUtc="2025-09-04T23:42:00Z">
        <w:r w:rsidR="00C33163">
          <w:rPr>
            <w:rFonts w:eastAsiaTheme="minorEastAsia"/>
          </w:rPr>
          <w:t xml:space="preserve"> </w:t>
        </w:r>
      </w:ins>
      <w:ins w:id="228" w:author="Ana Eguiguren" w:date="2025-09-02T19:45:00Z" w16du:dateUtc="2025-09-02T22:45:00Z">
        <w:r w:rsidR="000A294B">
          <w:t>prior</w:t>
        </w:r>
      </w:ins>
      <w:r w:rsidR="00C33163">
        <w:t xml:space="preserve"> </w:t>
      </w:r>
      <w:r w:rsidR="00C33163">
        <w:rPr>
          <w:i/>
          <w:iCs/>
        </w:rPr>
        <w:t>P(f)</w:t>
      </w:r>
      <w:ins w:id="229" w:author="Ana Eguiguren" w:date="2025-09-02T19:45:00Z" w16du:dateUtc="2025-09-02T22:45:00Z">
        <w:r w:rsidR="000A294B">
          <w:t xml:space="preserve"> </w:t>
        </w:r>
      </w:ins>
      <w:r w:rsidR="00C33163">
        <w:t>set to</w:t>
      </w:r>
      <w:ins w:id="230" w:author="Ana Eguiguren" w:date="2025-09-02T19:45:00Z" w16du:dateUtc="2025-09-02T22:45:00Z">
        <w:r w:rsidR="000A294B">
          <w:t xml:space="preserve"> 0.79</w:t>
        </w:r>
      </w:ins>
      <w:ins w:id="231" w:author="Ana Eguiguren" w:date="2025-09-02T19:48:00Z" w16du:dateUtc="2025-09-02T22:48:00Z">
        <w:r w:rsidR="00A9605A">
          <w:t>, which correspond</w:t>
        </w:r>
      </w:ins>
      <w:ins w:id="232" w:author="Ana Eguiguren" w:date="2025-09-02T19:49:00Z" w16du:dateUtc="2025-09-02T22:49:00Z">
        <w:r w:rsidR="00A9605A">
          <w:t>s</w:t>
        </w:r>
      </w:ins>
      <w:ins w:id="233" w:author="Ana Eguiguren" w:date="2025-09-02T19:48:00Z" w16du:dateUtc="2025-09-02T22:48:00Z">
        <w:r w:rsidR="00A9605A">
          <w:t xml:space="preserve"> to </w:t>
        </w:r>
      </w:ins>
      <w:ins w:id="234" w:author="Ana Eguiguren" w:date="2025-09-02T19:45:00Z" w16du:dateUtc="2025-09-02T22:45:00Z">
        <w:r w:rsidR="000A294B">
          <w:t xml:space="preserve">the proportion of females in </w:t>
        </w:r>
        <w:del w:id="235" w:author="Balaena Institute whitehead" w:date="2025-09-03T15:47:00Z" w16du:dateUtc="2025-09-03T18:47:00Z">
          <w:r w:rsidR="000A294B" w:rsidDel="003E7570">
            <w:delText xml:space="preserve">the </w:delText>
          </w:r>
        </w:del>
        <w:r w:rsidR="000A294B">
          <w:t>breeding groups of</w:t>
        </w:r>
      </w:ins>
      <w:ins w:id="236" w:author="Ana Eguiguren" w:date="2025-09-02T19:49:00Z" w16du:dateUtc="2025-09-02T22:49:00Z">
        <w:r w:rsidR="00A9605A">
          <w:t>f the Gal</w:t>
        </w:r>
        <w:r w:rsidR="00A9605A" w:rsidRPr="00A9605A">
          <w:rPr>
            <w:rPrChange w:id="237" w:author="Ana Eguiguren" w:date="2025-09-02T19:49:00Z" w16du:dateUtc="2025-09-02T22:49:00Z">
              <w:rPr>
                <w:lang w:val="es-ES"/>
              </w:rPr>
            </w:rPrChange>
          </w:rPr>
          <w:t>ápagos Islands</w:t>
        </w:r>
        <w:r w:rsidR="00A9605A">
          <w:t xml:space="preserve"> </w:t>
        </w:r>
      </w:ins>
      <w:ins w:id="238" w:author="Balaena Institute whitehead" w:date="2025-09-03T15:47:00Z" w16du:dateUtc="2025-09-03T18:47:00Z">
        <w:r w:rsidR="003E7570">
          <w:t>genetically determined in</w:t>
        </w:r>
      </w:ins>
      <w:ins w:id="239" w:author="Ana Eguiguren" w:date="2025-09-02T19:50:00Z" w16du:dateUtc="2025-09-02T22:50:00Z">
        <w:del w:id="240" w:author="Balaena Institute whitehead" w:date="2025-09-03T15:47:00Z" w16du:dateUtc="2025-09-03T18:47:00Z">
          <w:r w:rsidR="00A9605A" w:rsidDel="003E7570">
            <w:delText>in</w:delText>
          </w:r>
        </w:del>
        <w:r w:rsidR="00A9605A">
          <w:t xml:space="preserve"> 1991</w:t>
        </w:r>
      </w:ins>
      <w:ins w:id="241" w:author="Ana Eguiguren" w:date="2025-09-02T19:52:00Z" w16du:dateUtc="2025-09-02T22:52:00Z">
        <w:r w:rsidR="00A9605A">
          <w:t xml:space="preserve"> </w:t>
        </w:r>
      </w:ins>
      <w:r w:rsidR="003E7570">
        <w:fldChar w:fldCharType="begin"/>
      </w:r>
      <w:r w:rsidR="003E7570">
        <w:instrText xml:space="preserve"> ADDIN ZOTERO_ITEM CSL_CITATION {"citationID":"aeadui38lb","properties":{"formattedCitation":"\\uldash{(Richard et al. 1996)}","plainCitation":"(Richard et al. 1996)","noteIndex":0},"citationItems":[{"id":1137,"uris":["http://zotero.org/users/5395629/items/WLAF23IS"],"itemData":{"id":1137,"type":"article-journal","abstract":"Mature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fldChar w:fldCharType="separate"/>
      </w:r>
      <w:r w:rsidR="003E7570" w:rsidRPr="003E7570">
        <w:rPr>
          <w:kern w:val="0"/>
          <w:u w:val="dash"/>
        </w:rPr>
        <w:t>(Richard et al. 1996)</w:t>
      </w:r>
      <w:r w:rsidR="003E7570">
        <w:fldChar w:fldCharType="end"/>
      </w:r>
      <w:r w:rsidR="003E7570">
        <w:rPr>
          <w:highlight w:val="yellow"/>
        </w:rPr>
        <w:t>.</w:t>
      </w:r>
    </w:p>
    <w:p w14:paraId="20313600" w14:textId="2F50349D" w:rsidR="00F1035B" w:rsidRPr="00207D2A" w:rsidDel="003878CE" w:rsidRDefault="00A02689" w:rsidP="00F1035B">
      <w:pPr>
        <w:rPr>
          <w:ins w:id="242" w:author="Balaena Institute whitehead" w:date="2025-07-25T14:13:00Z" w16du:dateUtc="2025-07-25T17:13:00Z"/>
          <w:del w:id="243" w:author="Ana Eguiguren" w:date="2025-09-02T19:30:00Z" w16du:dateUtc="2025-09-02T22:30:00Z"/>
          <w:rFonts w:eastAsiaTheme="minorEastAsia"/>
        </w:rPr>
      </w:pPr>
      <w:commentRangeStart w:id="244"/>
      <w:del w:id="245" w:author="Ana Eguiguren" w:date="2025-09-02T19:30:00Z" w16du:dateUtc="2025-09-02T22:30:00Z">
        <w:r w:rsidRPr="00207D2A" w:rsidDel="003878CE">
          <w:rPr>
            <w:rFonts w:eastAsiaTheme="minorEastAsia"/>
          </w:rPr>
          <w:delText>We found th</w:delText>
        </w:r>
        <w:r w:rsidR="00EC75E7" w:rsidRPr="00207D2A" w:rsidDel="003878CE">
          <w:rPr>
            <w:rFonts w:eastAsiaTheme="minorEastAsia"/>
          </w:rPr>
          <w:delText xml:space="preserve">e divergence between mature males and the rest of the measured whales was much less pronounced for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measurements</w:delText>
        </w:r>
        <w:r w:rsidR="007B1F0C" w:rsidDel="003878CE">
          <w:rPr>
            <w:rFonts w:eastAsiaTheme="minorEastAsia"/>
          </w:rPr>
          <w:delText xml:space="preserve"> than </w:delText>
        </w:r>
        <w:r w:rsidR="007B1F0C" w:rsidRPr="004B1854" w:rsidDel="003878CE">
          <w:rPr>
            <w:rFonts w:eastAsiaTheme="minorEastAsia"/>
            <w:i/>
            <w:iCs/>
          </w:rPr>
          <w:delText>NR</w:delText>
        </w:r>
        <w:r w:rsidR="007B1F0C" w:rsidRPr="004B1854" w:rsidDel="003878CE">
          <w:rPr>
            <w:rFonts w:eastAsiaTheme="minorEastAsia"/>
            <w:i/>
            <w:iCs/>
            <w:vertAlign w:val="subscript"/>
          </w:rPr>
          <w:delText>flipper</w:delText>
        </w:r>
        <w:r w:rsidR="007B1F0C" w:rsidDel="003878CE">
          <w:rPr>
            <w:rFonts w:eastAsiaTheme="minorEastAsia"/>
          </w:rPr>
          <w:delText xml:space="preserve"> measurements</w:delText>
        </w:r>
        <w:r w:rsidR="00EC75E7" w:rsidRPr="00207D2A" w:rsidDel="003878CE">
          <w:rPr>
            <w:rFonts w:eastAsiaTheme="minorEastAsia"/>
          </w:rPr>
          <w:delText xml:space="preserve">, </w:delText>
        </w:r>
        <w:r w:rsidR="007B1F0C" w:rsidDel="003878CE">
          <w:rPr>
            <w:rFonts w:eastAsiaTheme="minorEastAsia"/>
          </w:rPr>
          <w:delText>contributing to</w:delText>
        </w:r>
        <w:r w:rsidR="00EC75E7" w:rsidRPr="00207D2A" w:rsidDel="003878CE">
          <w:rPr>
            <w:rFonts w:eastAsiaTheme="minorEastAsia"/>
          </w:rPr>
          <w:delText xml:space="preserve"> </w:delText>
        </w:r>
        <w:r w:rsidR="007B1F0C" w:rsidDel="003878CE">
          <w:rPr>
            <w:rFonts w:eastAsiaTheme="minorEastAsia"/>
          </w:rPr>
          <w:delText>greater sex</w:delText>
        </w:r>
        <w:r w:rsidR="00EC75E7" w:rsidRPr="00207D2A" w:rsidDel="003878CE">
          <w:rPr>
            <w:rFonts w:eastAsiaTheme="minorEastAsia"/>
          </w:rPr>
          <w:delText xml:space="preserve"> uncertainty based on this metric. The results for models fit using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 xml:space="preserve">and their corresponding posterior probabilities of being female estimates are summarized in </w:delText>
        </w:r>
        <w:r w:rsidR="00EC75E7" w:rsidRPr="00207D2A" w:rsidDel="003878CE">
          <w:rPr>
            <w:rFonts w:eastAsiaTheme="minorEastAsia"/>
            <w:b/>
            <w:bCs/>
          </w:rPr>
          <w:delText>Supplementary</w:delText>
        </w:r>
        <w:r w:rsidR="00EC75E7" w:rsidRPr="004B1854" w:rsidDel="003878CE">
          <w:rPr>
            <w:rFonts w:eastAsiaTheme="minorEastAsia"/>
            <w:b/>
            <w:bCs/>
          </w:rPr>
          <w:delText xml:space="preserve"> Material </w:delText>
        </w:r>
        <w:r w:rsidR="00C744D6" w:rsidDel="003878CE">
          <w:rPr>
            <w:rFonts w:eastAsiaTheme="minorEastAsia"/>
            <w:b/>
            <w:bCs/>
          </w:rPr>
          <w:delText>3</w:delText>
        </w:r>
        <w:r w:rsidR="00EC75E7" w:rsidRPr="00207D2A" w:rsidDel="003878CE">
          <w:rPr>
            <w:rFonts w:eastAsiaTheme="minorEastAsia"/>
          </w:rPr>
          <w:delText xml:space="preserve">. </w:delText>
        </w:r>
        <w:commentRangeEnd w:id="244"/>
        <w:r w:rsidR="007B1F0C" w:rsidDel="003878CE">
          <w:rPr>
            <w:rStyle w:val="CommentReference"/>
          </w:rPr>
          <w:commentReference w:id="244"/>
        </w:r>
      </w:del>
    </w:p>
    <w:p w14:paraId="58209EA4" w14:textId="25660A57" w:rsidR="00F1035B" w:rsidRPr="00207D2A" w:rsidRDefault="00C602AF" w:rsidP="00C602AF">
      <w:pPr>
        <w:pStyle w:val="Heading4"/>
        <w:rPr>
          <w:ins w:id="246" w:author="Balaena Institute whitehead" w:date="2025-07-25T14:13:00Z" w16du:dateUtc="2025-07-25T17:13:00Z"/>
          <w:rFonts w:cs="Times New Roman"/>
        </w:rPr>
      </w:pPr>
      <w:r w:rsidRPr="00207D2A">
        <w:rPr>
          <w:rFonts w:cs="Times New Roman"/>
        </w:rPr>
        <w:t>2.4.1 Developmental stages</w:t>
      </w:r>
    </w:p>
    <w:p w14:paraId="560BDE21" w14:textId="35E5401B"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ins w:id="247" w:author="Ana Eguiguren" w:date="2025-09-02T19:44:00Z" w16du:dateUtc="2025-09-02T22:44:00Z">
        <w:r w:rsidR="000A294B" w:rsidRPr="00207D2A">
          <w:rPr>
            <w:b/>
            <w:bCs/>
            <w:sz w:val="20"/>
            <w:szCs w:val="20"/>
          </w:rPr>
          <w:t xml:space="preserve">Table </w:t>
        </w:r>
        <w:r w:rsidR="000A294B">
          <w:rPr>
            <w:b/>
            <w:bCs/>
            <w:sz w:val="20"/>
            <w:szCs w:val="20"/>
          </w:rPr>
          <w:t>1</w:t>
        </w:r>
      </w:ins>
      <w:del w:id="248" w:author="Ana Eguiguren" w:date="2025-09-02T19:44:00Z" w16du:dateUtc="2025-09-02T22:44:00Z">
        <w:r w:rsidRPr="00207D2A" w:rsidDel="000A294B">
          <w:rPr>
            <w:b/>
            <w:bCs/>
            <w:sz w:val="20"/>
            <w:szCs w:val="20"/>
          </w:rPr>
          <w:delText xml:space="preserve">Table </w:delText>
        </w:r>
        <w:r w:rsidRPr="004B1854" w:rsidDel="000A294B">
          <w:rPr>
            <w:b/>
            <w:bCs/>
            <w:sz w:val="20"/>
            <w:szCs w:val="20"/>
          </w:rPr>
          <w:delText>1</w:delText>
        </w:r>
      </w:del>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 xml:space="preserve">layer based age estimates </w:t>
      </w:r>
      <w:r w:rsidRPr="00207D2A">
        <w:fldChar w:fldCharType="begin"/>
      </w:r>
      <w:r w:rsidR="00F061E5">
        <w:instrText xml:space="preserve"> ADDIN ZOTERO_ITEM CSL_CITATION {"citationID":"a8ke10shri","properties":{"formattedCitation":"(Best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4B1854">
        <w:rPr>
          <w:kern w:val="0"/>
        </w:rPr>
        <w:t>(Best 1979, Best et al. 1984, Rice 1989)</w:t>
      </w:r>
      <w:r w:rsidRPr="00207D2A">
        <w:fldChar w:fldCharType="end"/>
      </w:r>
      <w:r w:rsidRPr="00207D2A">
        <w:t xml:space="preserve">. </w:t>
      </w:r>
    </w:p>
    <w:p w14:paraId="20556F82" w14:textId="646EF6FC" w:rsidR="001625DA" w:rsidRPr="00207D2A" w:rsidRDefault="001625DA" w:rsidP="001625DA">
      <w:pPr>
        <w:pStyle w:val="Caption"/>
        <w:keepNext/>
        <w:rPr>
          <w:color w:val="auto"/>
          <w:sz w:val="20"/>
          <w:szCs w:val="20"/>
        </w:rPr>
      </w:pPr>
      <w:bookmarkStart w:id="249"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0A294B">
        <w:rPr>
          <w:b/>
          <w:bCs/>
          <w:noProof/>
          <w:color w:val="auto"/>
          <w:sz w:val="20"/>
          <w:szCs w:val="20"/>
        </w:rPr>
        <w:t>1</w:t>
      </w:r>
      <w:r w:rsidRPr="00207D2A">
        <w:rPr>
          <w:b/>
          <w:bCs/>
          <w:color w:val="auto"/>
          <w:sz w:val="20"/>
          <w:szCs w:val="20"/>
        </w:rPr>
        <w:fldChar w:fldCharType="end"/>
      </w:r>
      <w:bookmarkEnd w:id="249"/>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F061E5">
        <w:rPr>
          <w:color w:val="auto"/>
          <w:sz w:val="20"/>
          <w:szCs w:val="20"/>
        </w:rPr>
        <w:instrText xml:space="preserve"> ADDIN ZOTERO_ITEM CSL_CITATION {"citationID":"zE5Wb9IQ","properties":{"formattedCitation":"(Best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4B1854">
        <w:rPr>
          <w:color w:val="auto"/>
          <w:kern w:val="0"/>
          <w:sz w:val="20"/>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41CDBF5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F061E5">
              <w:rPr>
                <w:sz w:val="20"/>
                <w:szCs w:val="20"/>
              </w:rPr>
              <w:instrText xml:space="preserve"> ADDIN ZOTERO_ITEM CSL_CITATION {"citationID":"E144eXi9","properties":{"formattedCitation":"(Best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41C4E99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F061E5">
              <w:rPr>
                <w:sz w:val="20"/>
                <w:szCs w:val="20"/>
              </w:rPr>
              <w:instrText xml:space="preserve"> ADDIN ZOTERO_ITEM CSL_CITATION {"citationID":"yZCXtXac","properties":{"formattedCitation":"(Best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6BC27A7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F061E5">
              <w:rPr>
                <w:sz w:val="20"/>
                <w:szCs w:val="20"/>
              </w:rPr>
              <w:instrText xml:space="preserve"> ADDIN ZOTERO_ITEM CSL_CITATION {"citationID":"ovxuUui7","properties":{"formattedCitation":"(Best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094DE0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{"citationID":"M37nXiFn","properties":{"formattedCitation":"(Best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41EF336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{"citationID":"ZaVP16xd","properties":{"formattedCitation":"(Best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587A35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 </w:t>
            </w:r>
            <w:r w:rsidRPr="00207D2A">
              <w:rPr>
                <w:sz w:val="20"/>
                <w:szCs w:val="20"/>
              </w:rPr>
              <w:fldChar w:fldCharType="begin"/>
            </w:r>
            <w:r w:rsidR="00F061E5">
              <w:rPr>
                <w:sz w:val="20"/>
                <w:szCs w:val="20"/>
              </w:rPr>
              <w:instrText xml:space="preserve"> ADDIN ZOTERO_ITEM CSL_CITATION {"citationID":"K7OULJSf","properties":{"formattedCitation":"(Best 1979, Best et al. 1984, Mendes et al. 2007)","plainCitation":"(Best 1979, Best et al. 1984, Mendes et al. 2007)","noteIndex":0},"citationItems":[{"id":88,"uris":["http://zotero.org/users/5395629/items/JF65GA6K"],"itemData":{"id":88,"type":"chapter","container-title":"Behavior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250"/>
            <w:del w:id="251" w:author="Balaena Institute whitehead" w:date="2025-09-04T17:08:00Z" w16du:dateUtc="2025-09-04T20:08:00Z">
              <w:r w:rsidRPr="00207D2A" w:rsidDel="00610477">
                <w:rPr>
                  <w:sz w:val="20"/>
                  <w:szCs w:val="20"/>
                </w:rPr>
                <w:delText xml:space="preserve">During this period, individuals continue to grow. </w:delText>
              </w:r>
              <w:commentRangeEnd w:id="250"/>
              <w:r w:rsidR="00EE0E3F" w:rsidDel="00610477">
                <w:rPr>
                  <w:rStyle w:val="CommentReference"/>
                </w:rPr>
                <w:commentReference w:id="250"/>
              </w:r>
            </w:del>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71272FA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F061E5">
              <w:rPr>
                <w:sz w:val="20"/>
                <w:szCs w:val="20"/>
              </w:rPr>
              <w:instrText xml:space="preserve"> ADDIN ZOTERO_ITEM CSL_CITATION {"citationID":"4ozefYzX","properties":{"formattedCitation":"(Rice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394A3B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F061E5">
              <w:rPr>
                <w:sz w:val="20"/>
                <w:szCs w:val="20"/>
              </w:rPr>
              <w:instrText xml:space="preserve"> ADDIN ZOTERO_ITEM CSL_CITATION {"citationID":"bMl4ZwVn","properties":{"formattedCitation":"(Best et al. 1984, Rice 1989)","plainCitation":"(Best et al. 1984, Rice 1989)","noteIndex":0},"citationItems":[{"id":1931,"uris":["http://zotero.org/users/5395629/items/QZ2YHGLH"],"itemData":{"id":1931,"type":"article-journal","container-title":"Reports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6749B03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F061E5">
        <w:instrText xml:space="preserve"> ADDIN ZOTERO_ITEM CSL_CITATION {"citationID":"a2ogltae2u0","properties":{"formattedCitation":"(Gero &amp; Whitehead 2007)","plainCitation":"(Gero &amp; Whitehead 2007)","noteIndex":0},"citationItems":[{"id":1319,"uris":["http://zotero.org/users/5395629/items/K6F2N8LY"],"itemData":{"id":1319,"type":"article-journal","container-title":"Marine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4B1854">
        <w:rPr>
          <w:kern w:val="0"/>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5DDFE567" w:rsidR="00221C23" w:rsidRDefault="00FA0DD1" w:rsidP="00B904F0">
      <w:pPr>
        <w:rPr>
          <w:ins w:id="252" w:author="Ana Eguiguren" w:date="2025-09-18T16:44:00Z" w16du:dateUtc="2025-09-18T19:44:00Z"/>
        </w:rPr>
      </w:pPr>
      <w:commentRangeStart w:id="253"/>
      <w:r w:rsidRPr="00207D2A">
        <w:t>Peduncle</w:t>
      </w:r>
      <w:r w:rsidR="00E5259C" w:rsidRPr="00207D2A">
        <w:t xml:space="preserve"> dives </w:t>
      </w:r>
      <w:del w:id="254" w:author="Ana Eguiguren" w:date="2025-09-16T20:30:00Z" w16du:dateUtc="2025-09-16T23:30:00Z">
        <w:r w:rsidR="00E5259C" w:rsidRPr="00207D2A" w:rsidDel="001679F8">
          <w:delText xml:space="preserve">were </w:delText>
        </w:r>
      </w:del>
      <w:ins w:id="255" w:author="Ana Eguiguren" w:date="2025-09-16T20:30:00Z" w16du:dateUtc="2025-09-16T23:30:00Z">
        <w:r w:rsidR="001679F8">
          <w:t>have been</w:t>
        </w:r>
        <w:r w:rsidR="001679F8" w:rsidRPr="00207D2A">
          <w:t xml:space="preserve"> </w:t>
        </w:r>
      </w:ins>
      <w:del w:id="256" w:author="Ana Eguiguren" w:date="2025-09-16T20:30:00Z" w16du:dateUtc="2025-09-16T23:30:00Z">
        <w:r w:rsidRPr="00207D2A" w:rsidDel="001679F8">
          <w:delText xml:space="preserve">previously </w:delText>
        </w:r>
      </w:del>
      <w:r w:rsidRPr="00207D2A">
        <w:t xml:space="preserve">assumed to indicate suckling </w:t>
      </w:r>
      <w:ins w:id="257" w:author="Ana Eguiguren" w:date="2025-09-16T20:30:00Z" w16du:dateUtc="2025-09-16T23:30:00Z">
        <w:r w:rsidR="001679F8">
          <w:t>or stimulate the release of m</w:t>
        </w:r>
      </w:ins>
      <w:ins w:id="258" w:author="Ana Eguiguren" w:date="2025-09-16T20:31:00Z" w16du:dateUtc="2025-09-16T23:31:00Z">
        <w:r w:rsidR="001679F8">
          <w:t xml:space="preserve">ilk </w:t>
        </w:r>
      </w:ins>
      <w:r w:rsidRPr="00207D2A">
        <w:t>(Gero &amp; Whitehead 2007)</w:t>
      </w:r>
      <w:ins w:id="259" w:author="Ana Eguiguren" w:date="2025-09-16T20:31:00Z" w16du:dateUtc="2025-09-16T23:31:00Z">
        <w:r w:rsidR="001679F8">
          <w:t>.</w:t>
        </w:r>
      </w:ins>
      <w:del w:id="260" w:author="Ana Eguiguren" w:date="2025-09-16T20:31:00Z" w16du:dateUtc="2025-09-16T23:31:00Z">
        <w:r w:rsidRPr="00207D2A" w:rsidDel="001679F8">
          <w:delText>,</w:delText>
        </w:r>
      </w:del>
      <w:r w:rsidRPr="00207D2A">
        <w:t xml:space="preserve"> </w:t>
      </w:r>
      <w:del w:id="261" w:author="Ana Eguiguren" w:date="2025-09-16T20:31:00Z" w16du:dateUtc="2025-09-16T23:31:00Z">
        <w:r w:rsidRPr="00207D2A" w:rsidDel="001679F8">
          <w:delText xml:space="preserve">but recent </w:delText>
        </w:r>
      </w:del>
      <w:ins w:id="262" w:author="Ana Eguiguren" w:date="2025-09-16T20:31:00Z" w16du:dateUtc="2025-09-16T23:31:00Z">
        <w:r w:rsidR="001679F8">
          <w:t>U</w:t>
        </w:r>
      </w:ins>
      <w:del w:id="263" w:author="Ana Eguiguren" w:date="2025-09-16T20:31:00Z" w16du:dateUtc="2025-09-16T23:31:00Z">
        <w:r w:rsidRPr="00207D2A" w:rsidDel="001679F8">
          <w:delText>u</w:delText>
        </w:r>
      </w:del>
      <w:r w:rsidRPr="00207D2A">
        <w:t xml:space="preserve">nderwater footage suggests that they may not be associated with </w:t>
      </w:r>
      <w:ins w:id="264" w:author="Ana Eguiguren" w:date="2025-09-16T20:31:00Z" w16du:dateUtc="2025-09-16T23:31:00Z">
        <w:r w:rsidR="001679F8">
          <w:t>dire</w:t>
        </w:r>
      </w:ins>
      <w:ins w:id="265" w:author="Ana Eguiguren" w:date="2025-09-16T20:32:00Z" w16du:dateUtc="2025-09-16T23:32:00Z">
        <w:r w:rsidR="001679F8">
          <w:t xml:space="preserve">ct </w:t>
        </w:r>
      </w:ins>
      <w:r w:rsidRPr="00207D2A">
        <w:t>suckling</w:t>
      </w:r>
      <w:ins w:id="266" w:author="Ana Eguiguren" w:date="2025-09-16T20:32:00Z" w16du:dateUtc="2025-09-16T23:32:00Z">
        <w:r w:rsidR="001679F8">
          <w:t xml:space="preserve">, although the role of this behaviour in promoting milk letdown remains unclear </w:t>
        </w:r>
      </w:ins>
      <w:r w:rsidR="001679F8">
        <w:fldChar w:fldCharType="begin"/>
      </w:r>
      <w:r w:rsidR="001679F8">
        <w:instrText xml:space="preserve"> ADDIN ZOTERO_ITEM CSL_CITATION {"citationID":"a1cdivkm2rm","properties":{"formattedCitation":"\\uldash{(Sarano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1679F8" w:rsidRPr="001679F8">
        <w:rPr>
          <w:kern w:val="0"/>
          <w:szCs w:val="24"/>
          <w:u w:val="dash"/>
          <w:lang w:val="en-US"/>
        </w:rPr>
        <w:t>(Sarano et al. 2023)</w:t>
      </w:r>
      <w:r w:rsidR="001679F8">
        <w:fldChar w:fldCharType="end"/>
      </w:r>
      <w:ins w:id="267" w:author="Ana Eguiguren" w:date="2025-09-16T20:32:00Z" w16du:dateUtc="2025-09-16T23:32:00Z">
        <w:r w:rsidR="001679F8">
          <w:t>. Alternatively</w:t>
        </w:r>
      </w:ins>
      <w:r w:rsidR="00E2014B" w:rsidRPr="00207D2A">
        <w:t xml:space="preserve"> </w:t>
      </w:r>
      <w:del w:id="268" w:author="Ana Eguiguren" w:date="2025-09-16T20:33:00Z" w16du:dateUtc="2025-09-16T23:33:00Z">
        <w:r w:rsidR="00E2014B" w:rsidRPr="00207D2A" w:rsidDel="001679F8">
          <w:delText>or milk extraction,</w:delText>
        </w:r>
        <w:r w:rsidRPr="00207D2A" w:rsidDel="001679F8">
          <w:delText xml:space="preserve"> and instead</w:delText>
        </w:r>
      </w:del>
      <w:ins w:id="269" w:author="Ana Eguiguren" w:date="2025-09-16T20:33:00Z" w16du:dateUtc="2025-09-16T23:33:00Z">
        <w:r w:rsidR="001679F8">
          <w:t>peduncle dives may</w:t>
        </w:r>
      </w:ins>
      <w:r w:rsidRPr="00207D2A">
        <w:t xml:space="preserve">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F061E5">
        <w:instrText xml:space="preserve"> ADDIN ZOTERO_ITEM CSL_CITATION {"citationID":"annmg7o2f2","properties":{"formattedCitation":"(Sarano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270"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w:t>
      </w:r>
      <w:ins w:id="271" w:author="Ana Eguiguren" w:date="2025-09-16T20:33:00Z" w16du:dateUtc="2025-09-16T23:33:00Z">
        <w:r w:rsidR="001679F8">
          <w:t>Still, a</w:t>
        </w:r>
      </w:ins>
      <w:del w:id="272" w:author="Ana Eguiguren" w:date="2025-09-16T20:33:00Z" w16du:dateUtc="2025-09-16T23:33:00Z">
        <w:r w:rsidR="00E5259C" w:rsidRPr="00207D2A" w:rsidDel="001679F8">
          <w:delText>A</w:delText>
        </w:r>
      </w:del>
      <w:r w:rsidR="00E5259C" w:rsidRPr="00207D2A">
        <w:t xml:space="preserve">lthough peduncle dives may not necessarily involve suckling, all reports of </w:t>
      </w:r>
      <w:r w:rsidR="00E5259C" w:rsidRPr="001679F8">
        <w:rPr>
          <w:rPrChange w:id="273" w:author="Ana Eguiguren" w:date="2025-09-16T20:31:00Z" w16du:dateUtc="2025-09-16T23:31:00Z">
            <w:rPr>
              <w:i/>
              <w:iCs/>
            </w:rPr>
          </w:rPrChange>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F061E5">
        <w:instrText xml:space="preserve"> ADDIN ZOTERO_ITEM CSL_CITATION {"citationID":"a9osstva8p","properties":{"formattedCitation":"(Gero &amp; Whitehead 2007, Konrad et al. 2019a, Sarano et al. 2023)","plainCitation":"(Gero &amp; Whitehead 2007, Konrad et al. 2019a,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F061E5">
        <w:rPr>
          <w:kern w:val="0"/>
        </w:rPr>
        <w:t>(Gero &amp; Whitehead 2007, Konrad et al. 2019a, Sarano et al. 2023)</w:t>
      </w:r>
      <w:r w:rsidR="00E5259C" w:rsidRPr="00207D2A">
        <w:fldChar w:fldCharType="end"/>
      </w:r>
      <w:r w:rsidR="00E5259C" w:rsidRPr="00207D2A">
        <w:t xml:space="preserve">. </w:t>
      </w:r>
      <w:commentRangeEnd w:id="253"/>
      <w:r w:rsidR="00F00280">
        <w:rPr>
          <w:rStyle w:val="CommentReference"/>
        </w:rPr>
        <w:commentReference w:id="253"/>
      </w:r>
    </w:p>
    <w:p w14:paraId="6456E275" w14:textId="2699A379" w:rsidR="007253FA" w:rsidRDefault="007253FA" w:rsidP="007253FA">
      <w:pPr>
        <w:pStyle w:val="Heading4"/>
        <w:rPr>
          <w:ins w:id="274" w:author="Ana Eguiguren" w:date="2025-09-18T16:44:00Z" w16du:dateUtc="2025-09-18T19:44:00Z"/>
          <w:rFonts w:cs="Times New Roman"/>
        </w:rPr>
      </w:pPr>
      <w:ins w:id="275" w:author="Ana Eguiguren" w:date="2025-09-18T16:44:00Z" w16du:dateUtc="2025-09-18T19:44:00Z">
        <w:r w:rsidRPr="00207D2A">
          <w:rPr>
            <w:rFonts w:cs="Times New Roman"/>
          </w:rPr>
          <w:lastRenderedPageBreak/>
          <w:t>2.4.</w:t>
        </w:r>
        <w:r>
          <w:rPr>
            <w:rFonts w:cs="Times New Roman"/>
          </w:rPr>
          <w:t>4</w:t>
        </w:r>
        <w:r w:rsidRPr="00207D2A">
          <w:rPr>
            <w:rFonts w:cs="Times New Roman"/>
          </w:rPr>
          <w:t xml:space="preserve"> </w:t>
        </w:r>
        <w:r w:rsidR="00221C23">
          <w:rPr>
            <w:rFonts w:cs="Times New Roman"/>
          </w:rPr>
          <w:t xml:space="preserve">Testing </w:t>
        </w:r>
      </w:ins>
      <w:ins w:id="276" w:author="Ana Eguiguren" w:date="2025-09-18T22:12:00Z" w16du:dateUtc="2025-09-19T01:12:00Z">
        <w:r w:rsidR="00F406C5">
          <w:rPr>
            <w:rFonts w:cs="Times New Roman"/>
          </w:rPr>
          <w:t>predictive</w:t>
        </w:r>
      </w:ins>
      <w:ins w:id="277" w:author="Ana Eguiguren" w:date="2025-09-18T17:25:00Z" w16du:dateUtc="2025-09-18T20:25:00Z">
        <w:r w:rsidR="006F167E">
          <w:rPr>
            <w:rFonts w:cs="Times New Roman"/>
          </w:rPr>
          <w:t xml:space="preserve"> </w:t>
        </w:r>
      </w:ins>
      <w:ins w:id="278" w:author="Ana Eguiguren" w:date="2025-09-18T16:44:00Z" w16du:dateUtc="2025-09-18T19:44:00Z">
        <w:r w:rsidR="00221C23">
          <w:rPr>
            <w:rFonts w:cs="Times New Roman"/>
          </w:rPr>
          <w:t>performance</w:t>
        </w:r>
      </w:ins>
    </w:p>
    <w:p w14:paraId="1246A72F" w14:textId="3642BB8F" w:rsidR="007253FA" w:rsidRPr="00207D2A" w:rsidRDefault="00221C23" w:rsidP="00B904F0">
      <w:ins w:id="279" w:author="Ana Eguiguren" w:date="2025-09-18T16:44:00Z" w16du:dateUtc="2025-09-18T19:44:00Z">
        <w:r>
          <w:t xml:space="preserve">To examine </w:t>
        </w:r>
      </w:ins>
      <w:ins w:id="280" w:author="Ana Eguiguren" w:date="2025-09-18T22:12:00Z" w16du:dateUtc="2025-09-19T01:12:00Z">
        <w:r w:rsidR="00F406C5">
          <w:t>the</w:t>
        </w:r>
      </w:ins>
      <w:ins w:id="281" w:author="Ana Eguiguren" w:date="2025-09-18T16:45:00Z" w16du:dateUtc="2025-09-18T19:45:00Z">
        <w:r>
          <w:t xml:space="preserve"> performance </w:t>
        </w:r>
      </w:ins>
      <w:ins w:id="282" w:author="Ana Eguiguren" w:date="2025-09-18T22:12:00Z" w16du:dateUtc="2025-09-19T01:12:00Z">
        <w:r w:rsidR="00F406C5">
          <w:t xml:space="preserve">our method </w:t>
        </w:r>
      </w:ins>
      <w:ins w:id="283" w:author="Ana Eguiguren" w:date="2025-09-18T16:45:00Z" w16du:dateUtc="2025-09-18T19:45:00Z">
        <w:r>
          <w:t xml:space="preserve">on whales observed in other </w:t>
        </w:r>
      </w:ins>
      <w:ins w:id="284" w:author="Ana Eguiguren" w:date="2025-09-18T16:57:00Z" w16du:dateUtc="2025-09-18T19:57:00Z">
        <w:r w:rsidR="0061622F">
          <w:t>populations</w:t>
        </w:r>
      </w:ins>
      <w:ins w:id="285" w:author="Ana Eguiguren" w:date="2025-09-18T16:45:00Z" w16du:dateUtc="2025-09-18T19:45:00Z">
        <w:r>
          <w:t>, we also included morphometric measurements of two individuals</w:t>
        </w:r>
      </w:ins>
      <w:ins w:id="286" w:author="Ana Eguiguren" w:date="2025-09-18T16:57:00Z" w16du:dateUtc="2025-09-18T19:57:00Z">
        <w:r w:rsidR="0061622F">
          <w:t>, one</w:t>
        </w:r>
      </w:ins>
      <w:ins w:id="287" w:author="Ana Eguiguren" w:date="2025-09-18T16:45:00Z" w16du:dateUtc="2025-09-18T19:45:00Z">
        <w:r>
          <w:t xml:space="preserve"> </w:t>
        </w:r>
      </w:ins>
      <w:ins w:id="288" w:author="Ana Eguiguren" w:date="2025-09-18T16:46:00Z" w16du:dateUtc="2025-09-18T19:46:00Z">
        <w:r>
          <w:t xml:space="preserve">observed in the </w:t>
        </w:r>
      </w:ins>
      <w:ins w:id="289" w:author="Ana Eguiguren" w:date="2025-09-18T16:48:00Z" w16du:dateUtc="2025-09-18T19:48:00Z">
        <w:r>
          <w:t xml:space="preserve">North Atlantic (The </w:t>
        </w:r>
      </w:ins>
      <w:ins w:id="290" w:author="Ana Eguiguren" w:date="2025-09-18T16:46:00Z" w16du:dateUtc="2025-09-18T19:46:00Z">
        <w:r>
          <w:t>Gully</w:t>
        </w:r>
      </w:ins>
      <w:ins w:id="291" w:author="Ana Eguiguren" w:date="2025-09-18T16:47:00Z" w16du:dateUtc="2025-09-18T19:47:00Z">
        <w:r>
          <w:t xml:space="preserve"> Canyon off the Scotian Shelf</w:t>
        </w:r>
      </w:ins>
      <w:ins w:id="292" w:author="Ana Eguiguren" w:date="2025-09-18T16:48:00Z" w16du:dateUtc="2025-09-18T19:48:00Z">
        <w:r>
          <w:t>, Canada)</w:t>
        </w:r>
      </w:ins>
      <w:ins w:id="293" w:author="Ana Eguiguren" w:date="2025-09-18T16:49:00Z" w16du:dateUtc="2025-09-18T19:49:00Z">
        <w:r>
          <w:t xml:space="preserve"> </w:t>
        </w:r>
      </w:ins>
      <w:ins w:id="294" w:author="Ana Eguiguren" w:date="2025-09-18T16:48:00Z" w16du:dateUtc="2025-09-18T19:48:00Z">
        <w:r>
          <w:t>and</w:t>
        </w:r>
      </w:ins>
      <w:ins w:id="295" w:author="Ana Eguiguren" w:date="2025-09-18T16:57:00Z" w16du:dateUtc="2025-09-18T19:57:00Z">
        <w:r w:rsidR="0061622F">
          <w:t xml:space="preserve"> the other</w:t>
        </w:r>
      </w:ins>
      <w:ins w:id="296" w:author="Ana Eguiguren" w:date="2025-09-18T16:48:00Z" w16du:dateUtc="2025-09-18T19:48:00Z">
        <w:r>
          <w:t xml:space="preserve"> in the Arctic Ocean (Baffin Bay, Canada)</w:t>
        </w:r>
      </w:ins>
      <w:ins w:id="297" w:author="Ana Eguiguren" w:date="2025-09-18T16:49:00Z" w16du:dateUtc="2025-09-18T19:49:00Z">
        <w:r>
          <w:t xml:space="preserve">. </w:t>
        </w:r>
      </w:ins>
      <w:ins w:id="298" w:author="Ana Eguiguren" w:date="2025-09-18T17:08:00Z" w16du:dateUtc="2025-09-18T20:08:00Z">
        <w:r w:rsidR="00D53B18">
          <w:t>The North Atlantic individual was recorded using a DJI Phantom 4Pro V2 +</w:t>
        </w:r>
      </w:ins>
      <w:ins w:id="299" w:author="Ana Eguiguren" w:date="2025-09-18T22:13:00Z" w16du:dateUtc="2025-09-19T01:13:00Z">
        <w:r w:rsidR="00F406C5">
          <w:t xml:space="preserve"> and the Arctic individual</w:t>
        </w:r>
      </w:ins>
      <w:ins w:id="300" w:author="Ana Eguiguren" w:date="2025-09-18T17:09:00Z" w16du:dateUtc="2025-09-18T20:09:00Z">
        <w:r w:rsidR="00D53B18">
          <w:t xml:space="preserve"> was </w:t>
        </w:r>
      </w:ins>
      <w:ins w:id="301" w:author="Ana Eguiguren" w:date="2025-09-18T22:14:00Z" w16du:dateUtc="2025-09-19T01:14:00Z">
        <w:r w:rsidR="00F406C5">
          <w:t>recorded with a</w:t>
        </w:r>
      </w:ins>
      <w:ins w:id="302" w:author="Ana Eguiguren" w:date="2025-09-18T17:09:00Z" w16du:dateUtc="2025-09-18T20:09:00Z">
        <w:r w:rsidR="00D53B18">
          <w:t xml:space="preserve"> DJI</w:t>
        </w:r>
      </w:ins>
      <w:ins w:id="303" w:author="Ana Eguiguren" w:date="2025-09-18T17:10:00Z" w16du:dateUtc="2025-09-18T20:10:00Z">
        <w:r w:rsidR="00D53B18">
          <w:t xml:space="preserve"> Inspire 2 </w:t>
        </w:r>
      </w:ins>
      <w:ins w:id="304" w:author="Ana Eguiguren" w:date="2025-09-18T17:11:00Z" w16du:dateUtc="2025-09-18T20:11:00Z">
        <w:r w:rsidR="00D53B18">
          <w:t>equipped</w:t>
        </w:r>
      </w:ins>
      <w:ins w:id="305" w:author="Ana Eguiguren" w:date="2025-09-18T17:10:00Z" w16du:dateUtc="2025-09-18T20:10:00Z">
        <w:r w:rsidR="00D53B18">
          <w:t xml:space="preserve"> with a DJI </w:t>
        </w:r>
        <w:proofErr w:type="spellStart"/>
        <w:r w:rsidR="00D53B18">
          <w:t>Zenmuse</w:t>
        </w:r>
        <w:proofErr w:type="spellEnd"/>
        <w:r w:rsidR="00D53B18">
          <w:t xml:space="preserve"> X5S micro four-thirds camera with </w:t>
        </w:r>
      </w:ins>
      <w:ins w:id="306" w:author="Ana Eguiguren" w:date="2025-09-18T17:11:00Z" w16du:dateUtc="2025-09-18T20:11:00Z">
        <w:r w:rsidR="00D53B18">
          <w:t xml:space="preserve">Olympus </w:t>
        </w:r>
        <w:proofErr w:type="spellStart"/>
        <w:proofErr w:type="gramStart"/>
        <w:r w:rsidR="00D53B18">
          <w:t>M.Zuiko</w:t>
        </w:r>
        <w:proofErr w:type="spellEnd"/>
        <w:proofErr w:type="gramEnd"/>
        <w:r w:rsidR="00D53B18">
          <w:t xml:space="preserve"> lens. UAV altitude </w:t>
        </w:r>
      </w:ins>
      <w:ins w:id="307" w:author="Ana Eguiguren" w:date="2025-09-18T17:14:00Z" w16du:dateUtc="2025-09-18T20:14:00Z">
        <w:r w:rsidR="00D53B18">
          <w:t>measurements</w:t>
        </w:r>
      </w:ins>
      <w:ins w:id="308" w:author="Ana Eguiguren" w:date="2025-09-18T17:11:00Z" w16du:dateUtc="2025-09-18T20:11:00Z">
        <w:r w:rsidR="00D53B18">
          <w:t xml:space="preserve"> were obtained </w:t>
        </w:r>
      </w:ins>
      <w:ins w:id="309" w:author="Ana Eguiguren" w:date="2025-09-18T17:12:00Z" w16du:dateUtc="2025-09-18T20:12:00Z">
        <w:r w:rsidR="00D53B18">
          <w:t xml:space="preserve">through laser altimetry using a </w:t>
        </w:r>
        <w:proofErr w:type="spellStart"/>
        <w:r w:rsidR="00D53B18">
          <w:t>Lidar</w:t>
        </w:r>
      </w:ins>
      <w:ins w:id="310" w:author="Ana Eguiguren" w:date="2025-09-18T17:13:00Z" w16du:dateUtc="2025-09-18T20:13:00Z">
        <w:r w:rsidR="00D53B18">
          <w:t>B</w:t>
        </w:r>
      </w:ins>
      <w:ins w:id="311" w:author="Ana Eguiguren" w:date="2025-09-18T17:12:00Z" w16du:dateUtc="2025-09-18T20:12:00Z">
        <w:r w:rsidR="00D53B18">
          <w:t>o</w:t>
        </w:r>
      </w:ins>
      <w:ins w:id="312" w:author="Ana Eguiguren" w:date="2025-09-18T17:13:00Z" w16du:dateUtc="2025-09-18T20:13:00Z">
        <w:r w:rsidR="00D53B18">
          <w:t>X</w:t>
        </w:r>
      </w:ins>
      <w:proofErr w:type="spellEnd"/>
      <w:ins w:id="313" w:author="Ana Eguiguren" w:date="2025-09-18T17:12:00Z" w16du:dateUtc="2025-09-18T20:12:00Z">
        <w:r w:rsidR="00D53B18">
          <w:t xml:space="preserve"> </w:t>
        </w:r>
      </w:ins>
      <w:r w:rsidR="00D53B18">
        <w:fldChar w:fldCharType="begin"/>
      </w:r>
      <w:r w:rsidR="00D53B18">
        <w:instrText xml:space="preserve"> ADDIN ZOTERO_ITEM CSL_CITATION {"citationID":"ag59p8mi82","properties":{"formattedCitation":"\\uldash{(Bierlich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D53B18" w:rsidRPr="00D53B18">
        <w:rPr>
          <w:kern w:val="0"/>
          <w:szCs w:val="24"/>
          <w:u w:val="dash"/>
          <w:lang w:val="en-US"/>
        </w:rPr>
        <w:t>(Bierlich et al. 2024)</w:t>
      </w:r>
      <w:r w:rsidR="00D53B18">
        <w:fldChar w:fldCharType="end"/>
      </w:r>
      <w:ins w:id="314" w:author="Ana Eguiguren" w:date="2025-09-18T17:13:00Z" w16du:dateUtc="2025-09-18T20:13:00Z">
        <w:r w:rsidR="00D53B18">
          <w:t>.</w:t>
        </w:r>
        <w:r w:rsidR="00D53B18" w:rsidRPr="00D53B18">
          <w:t xml:space="preserve"> </w:t>
        </w:r>
        <w:r w:rsidR="00D53B18">
          <w:t>We computed</w:t>
        </w:r>
      </w:ins>
      <w:ins w:id="315" w:author="Ana Eguiguren" w:date="2025-09-18T17:22:00Z" w16du:dateUtc="2025-09-18T20:22:00Z">
        <w:r w:rsidR="003029CF">
          <w:t xml:space="preserve"> the</w:t>
        </w:r>
      </w:ins>
      <w:ins w:id="316" w:author="Ana Eguiguren" w:date="2025-09-18T17:13:00Z" w16du:dateUtc="2025-09-18T20:13:00Z">
        <w:r w:rsidR="00D53B18">
          <w:t xml:space="preserve"> </w:t>
        </w:r>
      </w:ins>
      <w:ins w:id="317" w:author="Ana Eguiguren" w:date="2025-09-18T17:14:00Z" w16du:dateUtc="2025-09-18T20:14:00Z">
        <w:r w:rsidR="00D53B18">
          <w:t xml:space="preserve">posterior </w:t>
        </w:r>
      </w:ins>
      <w:ins w:id="318" w:author="Ana Eguiguren" w:date="2025-09-18T17:13:00Z" w16du:dateUtc="2025-09-18T20:13:00Z">
        <w:r w:rsidR="00D53B18">
          <w:t xml:space="preserve">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flipper</w:t>
        </w:r>
      </w:ins>
      <w:ins w:id="319" w:author="Ana Eguiguren" w:date="2025-09-18T17:14:00Z" w16du:dateUtc="2025-09-18T20:14:00Z">
        <w:r w:rsidR="00D53B18">
          <w:rPr>
            <w:i/>
            <w:iCs/>
            <w:vertAlign w:val="subscript"/>
          </w:rPr>
          <w:t xml:space="preserve"> </w:t>
        </w:r>
        <w:r w:rsidR="00D53B18">
          <w:t>measurements</w:t>
        </w:r>
      </w:ins>
      <w:ins w:id="320" w:author="Ana Eguiguren" w:date="2025-09-18T22:14:00Z" w16du:dateUtc="2025-09-19T01:14:00Z">
        <w:r w:rsidR="00F406C5">
          <w:t xml:space="preserve"> and</w:t>
        </w:r>
      </w:ins>
      <w:ins w:id="321" w:author="Ana Eguiguren" w:date="2025-09-18T17:22:00Z" w16du:dateUtc="2025-09-18T20:22:00Z">
        <w:r w:rsidR="003029CF">
          <w:t xml:space="preserve"> </w:t>
        </w:r>
      </w:ins>
      <w:ins w:id="322" w:author="Ana Eguiguren" w:date="2025-09-18T17:14:00Z" w16du:dateUtc="2025-09-18T20:14:00Z">
        <w:r w:rsidR="00D53B18">
          <w:t xml:space="preserve">the </w:t>
        </w:r>
      </w:ins>
      <w:ins w:id="323" w:author="Ana Eguiguren" w:date="2025-09-18T17:20:00Z" w16du:dateUtc="2025-09-18T20:20:00Z">
        <w:r w:rsidR="00077A16">
          <w:t xml:space="preserve">bootstrapped mean </w:t>
        </w:r>
      </w:ins>
      <w:ins w:id="324" w:author="Ana Eguiguren" w:date="2025-09-18T17:13:00Z" w16du:dateUtc="2025-09-18T20:13:00Z">
        <w:r w:rsidR="00D53B18">
          <w:t xml:space="preserve">optimized parameter values </w:t>
        </w:r>
      </w:ins>
      <w:ins w:id="325" w:author="Ana Eguiguren" w:date="2025-09-18T17:20:00Z" w16du:dateUtc="2025-09-18T20:20:00Z">
        <w:r w:rsidR="00077A16">
          <w:t>and individual likelihoods of being male or</w:t>
        </w:r>
      </w:ins>
      <w:ins w:id="326" w:author="Ana Eguiguren" w:date="2025-09-18T17:21:00Z" w16du:dateUtc="2025-09-18T20:21:00Z">
        <w:r w:rsidR="00077A16">
          <w:t xml:space="preserve"> female </w:t>
        </w:r>
      </w:ins>
      <w:ins w:id="327" w:author="Ana Eguiguren" w:date="2025-09-18T17:13:00Z" w16du:dateUtc="2025-09-18T20:13:00Z">
        <w:r w:rsidR="00D53B18">
          <w:t>from our Gal</w:t>
        </w:r>
        <w:r w:rsidR="00D53B18" w:rsidRPr="00741C9F">
          <w:t>ápagos dataset.</w:t>
        </w:r>
      </w:ins>
      <w:ins w:id="328" w:author="Ana Eguiguren" w:date="2025-09-18T17:14:00Z" w16du:dateUtc="2025-09-18T20:14:00Z">
        <w:r w:rsidR="00D53B18">
          <w:t xml:space="preserve"> </w:t>
        </w:r>
      </w:ins>
      <w:ins w:id="329" w:author="Ana Eguiguren" w:date="2025-09-18T17:15:00Z" w16du:dateUtc="2025-09-18T20:15:00Z">
        <w:r w:rsidR="006F3DFC">
          <w:t xml:space="preserve">Because </w:t>
        </w:r>
      </w:ins>
      <w:ins w:id="330" w:author="Ana Eguiguren" w:date="2025-09-18T17:23:00Z" w16du:dateUtc="2025-09-18T20:23:00Z">
        <w:r w:rsidR="003029CF">
          <w:t xml:space="preserve">these individuals were located </w:t>
        </w:r>
      </w:ins>
      <w:ins w:id="331" w:author="Ana Eguiguren" w:date="2025-09-18T17:15:00Z" w16du:dateUtc="2025-09-18T20:15:00Z">
        <w:r w:rsidR="006F3DFC">
          <w:t>in high latitud</w:t>
        </w:r>
      </w:ins>
      <w:ins w:id="332" w:author="Ana Eguiguren" w:date="2025-09-18T17:24:00Z" w16du:dateUtc="2025-09-18T20:24:00Z">
        <w:r w:rsidR="003029CF">
          <w:t>es</w:t>
        </w:r>
      </w:ins>
      <w:ins w:id="333" w:author="Ana Eguiguren" w:date="2025-09-18T17:26:00Z" w16du:dateUtc="2025-09-18T20:26:00Z">
        <w:r w:rsidR="006F167E">
          <w:t xml:space="preserve"> </w:t>
        </w:r>
      </w:ins>
      <w:ins w:id="334" w:author="Ana Eguiguren" w:date="2025-09-18T17:24:00Z" w16du:dateUtc="2025-09-18T20:24:00Z">
        <w:r w:rsidR="003029CF">
          <w:fldChar w:fldCharType="begin"/>
        </w:r>
        <w:r w:rsidR="003029CF">
          <w: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3029CF" w:rsidRPr="0061622F">
          <w:rPr>
            <w:kern w:val="0"/>
            <w:szCs w:val="24"/>
            <w:u w:val="dash"/>
            <w:lang w:val="en-US"/>
          </w:rPr>
          <w:t>(Rice 1989, Whitehead et al. 1992)</w:t>
        </w:r>
        <w:r w:rsidR="003029CF">
          <w:fldChar w:fldCharType="end"/>
        </w:r>
        <w:r w:rsidR="003029CF">
          <w:t xml:space="preserve">, </w:t>
        </w:r>
      </w:ins>
      <w:ins w:id="335" w:author="Ana Eguiguren" w:date="2025-09-18T17:15:00Z" w16du:dateUtc="2025-09-18T20:15:00Z">
        <w:r w:rsidR="006F3DFC">
          <w:t>we expect</w:t>
        </w:r>
      </w:ins>
      <w:ins w:id="336" w:author="Ana Eguiguren" w:date="2025-09-18T17:24:00Z" w16du:dateUtc="2025-09-18T20:24:00Z">
        <w:r w:rsidR="003029CF">
          <w:t>ed</w:t>
        </w:r>
      </w:ins>
      <w:ins w:id="337" w:author="Ana Eguiguren" w:date="2025-09-18T17:15:00Z" w16du:dateUtc="2025-09-18T20:15:00Z">
        <w:r w:rsidR="006F3DFC">
          <w:t xml:space="preserve"> </w:t>
        </w:r>
      </w:ins>
      <w:ins w:id="338" w:author="Ana Eguiguren" w:date="2025-09-18T17:24:00Z" w16du:dateUtc="2025-09-18T20:24:00Z">
        <w:r w:rsidR="003029CF">
          <w:t>them to</w:t>
        </w:r>
      </w:ins>
      <w:ins w:id="339" w:author="Ana Eguiguren" w:date="2025-09-18T17:15:00Z" w16du:dateUtc="2025-09-18T20:15:00Z">
        <w:r w:rsidR="006F3DFC">
          <w:t xml:space="preserve"> </w:t>
        </w:r>
      </w:ins>
      <w:ins w:id="340" w:author="Ana Eguiguren" w:date="2025-09-18T22:14:00Z" w16du:dateUtc="2025-09-19T01:14:00Z">
        <w:r w:rsidR="00F406C5">
          <w:t>have near-zero</w:t>
        </w:r>
      </w:ins>
      <w:ins w:id="341" w:author="Ana Eguiguren" w:date="2025-09-18T17:16:00Z" w16du:dateUtc="2025-09-18T20:16:00Z">
        <w:r w:rsidR="006F3DFC">
          <w:t xml:space="preserve"> probabilit</w:t>
        </w:r>
      </w:ins>
      <w:ins w:id="342" w:author="Ana Eguiguren" w:date="2025-09-18T17:24:00Z" w16du:dateUtc="2025-09-18T20:24:00Z">
        <w:r w:rsidR="003029CF">
          <w:t>ies</w:t>
        </w:r>
      </w:ins>
      <w:ins w:id="343" w:author="Ana Eguiguren" w:date="2025-09-18T17:16:00Z" w16du:dateUtc="2025-09-18T20:16:00Z">
        <w:r w:rsidR="006F3DFC">
          <w:t xml:space="preserve"> of being female</w:t>
        </w:r>
      </w:ins>
      <w:ins w:id="344" w:author="Ana Eguiguren" w:date="2025-09-18T17:15:00Z" w16du:dateUtc="2025-09-18T20:15:00Z">
        <w:r w:rsidR="006F3DFC">
          <w:t>.</w:t>
        </w:r>
      </w:ins>
      <w:del w:id="345" w:author="Ana Eguiguren" w:date="2025-09-18T17:15:00Z" w16du:dateUtc="2025-09-18T20:15:00Z">
        <w:r w:rsidR="0061622F" w:rsidDel="004C0CDA">
          <w:fldChar w:fldCharType="begin"/>
        </w:r>
        <w:r w:rsidR="0061622F" w:rsidDel="004C0CDA">
          <w:del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delInstrText>
        </w:r>
        <w:r w:rsidR="0061622F" w:rsidDel="004C0CDA">
          <w:fldChar w:fldCharType="separate"/>
        </w:r>
        <w:r w:rsidR="0061622F" w:rsidRPr="0061622F" w:rsidDel="004C0CDA">
          <w:rPr>
            <w:kern w:val="0"/>
            <w:szCs w:val="24"/>
            <w:u w:val="dash"/>
            <w:lang w:val="en-US"/>
          </w:rPr>
          <w:delText>(Rice 1989, Whitehead et al. 1992)</w:delText>
        </w:r>
        <w:r w:rsidR="0061622F" w:rsidDel="004C0CDA">
          <w:fldChar w:fldCharType="end"/>
        </w:r>
      </w:del>
    </w:p>
    <w:p w14:paraId="0EA11162" w14:textId="6A2EC459" w:rsidR="00862972" w:rsidRPr="00207D2A" w:rsidRDefault="00862972" w:rsidP="00EA7AE3">
      <w:pPr>
        <w:pStyle w:val="Heading2"/>
        <w:rPr>
          <w:rFonts w:cs="Times New Roman"/>
        </w:rPr>
      </w:pPr>
      <w:bookmarkStart w:id="346" w:name="_Toc201083901"/>
      <w:r w:rsidRPr="00207D2A">
        <w:rPr>
          <w:rFonts w:cs="Times New Roman"/>
        </w:rPr>
        <w:t xml:space="preserve">3. </w:t>
      </w:r>
      <w:bookmarkEnd w:id="346"/>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7DF86D1E"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347"/>
      <w:r w:rsidRPr="00207D2A">
        <w:t xml:space="preserve">18 days </w:t>
      </w:r>
      <w:r w:rsidR="00B624C8" w:rsidRPr="00207D2A">
        <w:t>in the field</w:t>
      </w:r>
      <w:commentRangeEnd w:id="347"/>
      <w:r w:rsidR="00F00280">
        <w:rPr>
          <w:rStyle w:val="CommentReference"/>
        </w:rPr>
        <w:commentReference w:id="347"/>
      </w:r>
      <w:r w:rsidR="00B624C8" w:rsidRPr="00207D2A">
        <w:t xml:space="preserve"> </w:t>
      </w:r>
      <w:r w:rsidR="008769FC">
        <w:t>between February 1</w:t>
      </w:r>
      <w:r w:rsidR="008769FC" w:rsidRPr="008769FC">
        <w:rPr>
          <w:vertAlign w:val="superscript"/>
          <w:rPrChange w:id="348" w:author="Ana Eguiguren" w:date="2025-09-16T20:36:00Z" w16du:dateUtc="2025-09-16T23:36:00Z">
            <w:rPr/>
          </w:rPrChange>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10</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Pr="00207D2A">
        <w:t>).</w:t>
      </w:r>
      <w:ins w:id="349" w:author="Balaena Institute whitehead" w:date="2025-07-10T12:09:00Z" w16du:dateUtc="2025-07-10T15:09:00Z">
        <w:r w:rsidR="00872BDA" w:rsidRPr="00207D2A">
          <w:t xml:space="preserve"> </w:t>
        </w:r>
      </w:ins>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5E895FCC"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350"/>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350"/>
      <w:r w:rsidR="005E0FA5" w:rsidRPr="00207D2A">
        <w:rPr>
          <w:rStyle w:val="CommentReference"/>
        </w:rPr>
        <w:commentReference w:id="350"/>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0A294B" w:rsidRPr="000A294B">
        <w:rPr>
          <w:rPrChange w:id="351" w:author="Ana Eguiguren" w:date="2025-09-02T19:44:00Z" w16du:dateUtc="2025-09-02T22:44:00Z">
            <w:rPr>
              <w:b/>
              <w:bCs/>
            </w:rPr>
          </w:rPrChange>
        </w:rPr>
        <w:t xml:space="preserve">Figure </w:t>
      </w:r>
      <w:r w:rsidR="000A294B" w:rsidRPr="000A294B">
        <w:rPr>
          <w:rPrChange w:id="352" w:author="Ana Eguiguren" w:date="2025-09-02T19:44:00Z" w16du:dateUtc="2025-09-02T22:44:00Z">
            <w:rPr>
              <w:b/>
              <w:bCs/>
              <w:noProof/>
            </w:rPr>
          </w:rPrChange>
        </w:rPr>
        <w:t>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043E8A91" w:rsidR="00862972" w:rsidRPr="00207D2A" w:rsidRDefault="00862972" w:rsidP="00862972">
      <w:pPr>
        <w:pStyle w:val="Caption"/>
        <w:rPr>
          <w:i w:val="0"/>
          <w:iCs w:val="0"/>
          <w:color w:val="auto"/>
        </w:rPr>
      </w:pPr>
      <w:bookmarkStart w:id="353" w:name="_Ref201088861"/>
      <w:commentRangeStart w:id="354"/>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0A294B">
        <w:rPr>
          <w:b/>
          <w:bCs/>
          <w:noProof/>
          <w:color w:val="auto"/>
        </w:rPr>
        <w:t>2</w:t>
      </w:r>
      <w:r w:rsidR="007459AF" w:rsidRPr="00207D2A">
        <w:rPr>
          <w:b/>
          <w:bCs/>
          <w:color w:val="auto"/>
          <w:rPrChange w:id="355" w:author="Balaena Institute whitehead" w:date="2025-07-25T12:58:00Z" w16du:dateUtc="2025-07-25T15:58:00Z">
            <w:rPr>
              <w:b/>
              <w:bCs/>
              <w:noProof/>
              <w:color w:val="auto"/>
            </w:rPr>
          </w:rPrChange>
        </w:rPr>
        <w:fldChar w:fldCharType="end"/>
      </w:r>
      <w:bookmarkEnd w:id="353"/>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354"/>
      <w:r w:rsidR="008A227A" w:rsidRPr="00207D2A">
        <w:rPr>
          <w:rStyle w:val="CommentReference"/>
          <w:i w:val="0"/>
          <w:iCs w:val="0"/>
          <w:color w:val="auto"/>
        </w:rPr>
        <w:commentReference w:id="354"/>
      </w:r>
    </w:p>
    <w:p w14:paraId="4AFC43A7" w14:textId="40124935" w:rsidR="00A10676" w:rsidRPr="00207D2A" w:rsidRDefault="00583D2A">
      <w:pPr>
        <w:pStyle w:val="Heading3"/>
        <w:pPrChange w:id="356" w:author="Balaena Institute whitehead" w:date="2025-07-10T11:03:00Z" w16du:dateUtc="2025-07-10T14:03:00Z">
          <w:pPr/>
        </w:pPrChange>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3E811D8C" w:rsidR="00723C89" w:rsidRPr="00207D2A" w:rsidRDefault="00723934" w:rsidP="00723C89">
      <w:r w:rsidRPr="00207D2A">
        <w:t xml:space="preserve">Observed </w:t>
      </w:r>
      <w:r w:rsidR="001B6492" w:rsidRPr="00207D2A">
        <w:rPr>
          <w:i/>
          <w:iCs/>
        </w:rPr>
        <w:t>TL</w:t>
      </w:r>
      <w:r w:rsidRPr="00207D2A">
        <w:t xml:space="preserve"> measurements of the same individual had 2% average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0A294B" w:rsidRPr="000A294B">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mates. The remainder (n = 40) fell within age classes with overlapping ranges between males and females (i.e., AF, AM, and MF). </w:t>
      </w:r>
    </w:p>
    <w:p w14:paraId="6FDCCD94" w14:textId="35DD1EEE"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ins w:id="357" w:author="Ana Eguiguren" w:date="2025-09-16T21:11:00Z" w16du:dateUtc="2025-09-17T00:11:00Z">
        <w:r w:rsidR="00CA2709">
          <w:t>0.03</w:t>
        </w:r>
      </w:ins>
      <w:r w:rsidR="00E27601" w:rsidRPr="00207D2A">
        <w:t xml:space="preserve"> CV </w:t>
      </w:r>
      <w:commentRangeStart w:id="358"/>
      <w:r w:rsidR="00E27601" w:rsidRPr="00207D2A">
        <w:t>(</w:t>
      </w:r>
      <w:r w:rsidR="00E27601" w:rsidRPr="00260BC6">
        <w:rPr>
          <w:rPrChange w:id="359" w:author="Ana Eguiguren" w:date="2025-09-18T22:15:00Z" w16du:dateUtc="2025-09-19T01:15:00Z">
            <w:rPr>
              <w:highlight w:val="yellow"/>
            </w:rPr>
          </w:rPrChange>
        </w:rPr>
        <w:t>SD =</w:t>
      </w:r>
      <w:r w:rsidR="00CA2709">
        <w:t>0.01</w:t>
      </w:r>
      <w:r w:rsidR="00E27601" w:rsidRPr="00207D2A">
        <w:t>)</w:t>
      </w:r>
      <w:r w:rsidR="00E05126" w:rsidRPr="00207D2A">
        <w:t>.</w:t>
      </w:r>
      <w:commentRangeEnd w:id="358"/>
      <w:r w:rsidR="00AD46A2">
        <w:rPr>
          <w:rStyle w:val="CommentReference"/>
        </w:rPr>
        <w:commentReference w:id="358"/>
      </w:r>
    </w:p>
    <w:p w14:paraId="529523F8" w14:textId="0DCE9FE6" w:rsidR="00A10676" w:rsidRPr="00207D2A" w:rsidRDefault="0063179E">
      <w:pPr>
        <w:keepNext/>
        <w:pPrChange w:id="360"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4BE7D9AD" w:rsidR="0063179E" w:rsidRPr="00207D2A" w:rsidRDefault="00A10676" w:rsidP="0063179E">
      <w:pPr>
        <w:pStyle w:val="Heading4"/>
        <w:spacing w:line="240" w:lineRule="auto"/>
        <w:rPr>
          <w:rFonts w:cs="Times New Roman"/>
          <w:i w:val="0"/>
          <w:iCs w:val="0"/>
          <w:sz w:val="18"/>
          <w:szCs w:val="18"/>
        </w:rPr>
      </w:pPr>
      <w:bookmarkStart w:id="361" w:name="_Ref203040586"/>
      <w:commentRangeStart w:id="362"/>
      <w:r w:rsidRPr="00207D2A">
        <w:rPr>
          <w:rFonts w:eastAsiaTheme="minorHAnsi" w:cs="Times New Roman"/>
          <w:b/>
          <w:bCs/>
          <w:sz w:val="18"/>
          <w:szCs w:val="18"/>
          <w:rPrChange w:id="363" w:author="Balaena Institute whitehead" w:date="2025-07-25T12:58:00Z" w16du:dateUtc="2025-07-25T15:58:00Z">
            <w:rPr/>
          </w:rPrChange>
        </w:rPr>
        <w:t xml:space="preserve">Figure </w:t>
      </w:r>
      <w:r w:rsidRPr="00207D2A">
        <w:rPr>
          <w:rFonts w:eastAsiaTheme="minorHAnsi" w:cs="Times New Roman"/>
          <w:b/>
          <w:bCs/>
          <w:sz w:val="18"/>
          <w:szCs w:val="18"/>
          <w:rPrChange w:id="364" w:author="Balaena Institute whitehead" w:date="2025-07-25T12:58:00Z" w16du:dateUtc="2025-07-25T15:58:00Z">
            <w:rPr/>
          </w:rPrChange>
        </w:rPr>
        <w:fldChar w:fldCharType="begin"/>
      </w:r>
      <w:r w:rsidRPr="00207D2A">
        <w:rPr>
          <w:rFonts w:eastAsiaTheme="minorHAnsi" w:cs="Times New Roman"/>
          <w:b/>
          <w:bCs/>
          <w:sz w:val="18"/>
          <w:szCs w:val="18"/>
          <w:rPrChange w:id="365"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366" w:author="Balaena Institute whitehead" w:date="2025-07-25T12:58:00Z" w16du:dateUtc="2025-07-25T15:58:00Z">
            <w:rPr/>
          </w:rPrChange>
        </w:rPr>
        <w:fldChar w:fldCharType="separate"/>
      </w:r>
      <w:ins w:id="367" w:author="Ana Eguiguren" w:date="2025-09-02T19:44:00Z" w16du:dateUtc="2025-09-02T22:44:00Z">
        <w:r w:rsidR="000A294B">
          <w:rPr>
            <w:rFonts w:eastAsiaTheme="minorHAnsi" w:cs="Times New Roman"/>
            <w:b/>
            <w:bCs/>
            <w:noProof/>
            <w:sz w:val="18"/>
            <w:szCs w:val="18"/>
          </w:rPr>
          <w:t>3</w:t>
        </w:r>
      </w:ins>
      <w:r w:rsidRPr="00207D2A">
        <w:rPr>
          <w:rFonts w:eastAsiaTheme="minorHAnsi" w:cs="Times New Roman"/>
          <w:b/>
          <w:bCs/>
          <w:sz w:val="18"/>
          <w:szCs w:val="18"/>
          <w:rPrChange w:id="368" w:author="Balaena Institute whitehead" w:date="2025-07-25T12:58:00Z" w16du:dateUtc="2025-07-25T15:58:00Z">
            <w:rPr/>
          </w:rPrChange>
        </w:rPr>
        <w:fldChar w:fldCharType="end"/>
      </w:r>
      <w:bookmarkEnd w:id="361"/>
      <w:r w:rsidRPr="00207D2A">
        <w:rPr>
          <w:rFonts w:eastAsiaTheme="minorHAnsi" w:cs="Times New Roman"/>
          <w:b/>
          <w:bCs/>
          <w:sz w:val="18"/>
          <w:szCs w:val="18"/>
          <w:rPrChange w:id="369" w:author="Balaena Institute whitehead" w:date="2025-07-25T12:58:00Z" w16du:dateUtc="2025-07-25T15:58:00Z">
            <w:rPr/>
          </w:rPrChange>
        </w:rPr>
        <w:t>.</w:t>
      </w:r>
      <w:r w:rsidRPr="00207D2A">
        <w:rPr>
          <w:rFonts w:eastAsiaTheme="minorHAnsi" w:cs="Times New Roman"/>
          <w:sz w:val="18"/>
          <w:szCs w:val="18"/>
          <w:rPrChange w:id="370" w:author="Balaena Institute whitehead" w:date="2025-07-25T12:58:00Z" w16du:dateUtc="2025-07-25T15:58:00Z">
            <w:rPr/>
          </w:rPrChange>
        </w:rPr>
        <w:t xml:space="preserve"> </w:t>
      </w:r>
      <w:bookmarkStart w:id="371" w:name="_Hlk203128466"/>
      <w:r w:rsidRPr="00207D2A">
        <w:rPr>
          <w:rFonts w:eastAsiaTheme="minorHAnsi" w:cs="Times New Roman"/>
          <w:i w:val="0"/>
          <w:iCs w:val="0"/>
          <w:sz w:val="18"/>
          <w:szCs w:val="18"/>
          <w:rPrChange w:id="372"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373"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374"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375" w:author="Balaena Institute whitehead" w:date="2025-07-25T12:58:00Z" w16du:dateUtc="2025-07-25T15:58:00Z">
            <w:rPr/>
          </w:rPrChange>
        </w:rPr>
        <w:t>NR</w:t>
      </w:r>
      <w:r w:rsidRPr="00207D2A">
        <w:rPr>
          <w:rFonts w:eastAsiaTheme="minorHAnsi" w:cs="Times New Roman"/>
          <w:sz w:val="18"/>
          <w:szCs w:val="18"/>
          <w:vertAlign w:val="subscript"/>
          <w:rPrChange w:id="376"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377"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378"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379"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380"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381"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382" w:author="Balaena Institute whitehead" w:date="2025-07-25T12:58:00Z" w16du:dateUtc="2025-07-25T15:58:00Z">
            <w:rPr>
              <w:i w:val="0"/>
              <w:iCs w:val="0"/>
            </w:rPr>
          </w:rPrChange>
        </w:rPr>
        <w:t xml:space="preserve">Point locations show the bootstrapped mean for </w:t>
      </w:r>
      <w:proofErr w:type="gramStart"/>
      <w:r w:rsidR="003752AB" w:rsidRPr="00207D2A">
        <w:rPr>
          <w:rFonts w:eastAsiaTheme="minorHAnsi" w:cs="Times New Roman"/>
          <w:i w:val="0"/>
          <w:iCs w:val="0"/>
          <w:sz w:val="18"/>
          <w:szCs w:val="18"/>
          <w:rPrChange w:id="383" w:author="Balaena Institute whitehead" w:date="2025-07-25T12:58:00Z" w16du:dateUtc="2025-07-25T15:58:00Z">
            <w:rPr>
              <w:i w:val="0"/>
              <w:iCs w:val="0"/>
            </w:rPr>
          </w:rPrChange>
        </w:rPr>
        <w:t>each individual</w:t>
      </w:r>
      <w:proofErr w:type="gramEnd"/>
      <w:r w:rsidR="003752AB" w:rsidRPr="00207D2A">
        <w:rPr>
          <w:rFonts w:eastAsiaTheme="minorHAnsi" w:cs="Times New Roman"/>
          <w:i w:val="0"/>
          <w:iCs w:val="0"/>
          <w:sz w:val="18"/>
          <w:szCs w:val="18"/>
          <w:rPrChange w:id="384" w:author="Balaena Institute whitehead" w:date="2025-07-25T12:58:00Z" w16du:dateUtc="2025-07-25T15:58:00Z">
            <w:rPr>
              <w:i w:val="0"/>
              <w:iCs w:val="0"/>
            </w:rPr>
          </w:rPrChange>
        </w:rPr>
        <w:t xml:space="preserve"> (N simulations = 1000), horizontal error bars show the corresponding 95% CI length range, and vertical error bars show the 95% CI </w:t>
      </w:r>
      <w:r w:rsidR="003752AB" w:rsidRPr="00207D2A">
        <w:rPr>
          <w:rFonts w:eastAsiaTheme="minorHAnsi" w:cs="Times New Roman"/>
          <w:sz w:val="18"/>
          <w:szCs w:val="18"/>
          <w:rPrChange w:id="385" w:author="Balaena Institute whitehead" w:date="2025-07-25T12:58:00Z" w16du:dateUtc="2025-07-25T15:58:00Z">
            <w:rPr/>
          </w:rPrChange>
        </w:rPr>
        <w:t>NR</w:t>
      </w:r>
      <w:r w:rsidR="003752AB" w:rsidRPr="00207D2A">
        <w:rPr>
          <w:rFonts w:eastAsiaTheme="minorHAnsi" w:cs="Times New Roman"/>
          <w:sz w:val="18"/>
          <w:szCs w:val="18"/>
          <w:vertAlign w:val="subscript"/>
          <w:rPrChange w:id="386"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387"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388"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389"/>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 – 13.7).</w:t>
      </w:r>
      <w:bookmarkEnd w:id="371"/>
      <w:commentRangeEnd w:id="389"/>
      <w:r w:rsidR="00B46BCD">
        <w:rPr>
          <w:rStyle w:val="CommentReference"/>
          <w:rFonts w:eastAsiaTheme="minorHAnsi" w:cs="Times New Roman"/>
          <w:i w:val="0"/>
          <w:iCs w:val="0"/>
        </w:rPr>
        <w:commentReference w:id="389"/>
      </w:r>
    </w:p>
    <w:p w14:paraId="2B668A0F" w14:textId="77777777" w:rsidR="0063179E" w:rsidRPr="00AD46A2" w:rsidRDefault="0063179E">
      <w:pPr>
        <w:pPrChange w:id="390" w:author="Ana Eguiguren" w:date="2025-07-10T19:14:00Z" w16du:dateUtc="2025-07-10T22:14:00Z">
          <w:pPr>
            <w:pStyle w:val="Heading4"/>
            <w:spacing w:line="240" w:lineRule="auto"/>
          </w:pPr>
        </w:pPrChange>
      </w:pPr>
    </w:p>
    <w:p w14:paraId="56DC23FF" w14:textId="30317480" w:rsidR="00583D2A" w:rsidRPr="00207D2A" w:rsidRDefault="007A56AB" w:rsidP="00583D2A">
      <w:pPr>
        <w:pStyle w:val="Heading4"/>
        <w:rPr>
          <w:rFonts w:cs="Times New Roman"/>
        </w:rPr>
      </w:pPr>
      <w:commentRangeStart w:id="391"/>
      <w:commentRangeEnd w:id="391"/>
      <w:r w:rsidRPr="00207D2A">
        <w:rPr>
          <w:rStyle w:val="CommentReference"/>
          <w:i w:val="0"/>
          <w:iCs w:val="0"/>
        </w:rPr>
        <w:commentReference w:id="391"/>
      </w:r>
      <w:commentRangeEnd w:id="362"/>
      <w:r w:rsidR="00723C89" w:rsidRPr="00207D2A">
        <w:rPr>
          <w:rStyle w:val="CommentReference"/>
          <w:i w:val="0"/>
          <w:iCs w:val="0"/>
        </w:rPr>
        <w:commentReference w:id="362"/>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3DADB350" w:rsidR="00583D2A" w:rsidRPr="003878CE" w:rsidRDefault="003878CE" w:rsidP="00583D2A">
      <w:pPr>
        <w:rPr>
          <w:rFonts w:eastAsiaTheme="minorEastAsia"/>
          <w:rPrChange w:id="392" w:author="Ana Eguiguren" w:date="2025-09-02T19:32:00Z" w16du:dateUtc="2025-09-02T22:32:00Z">
            <w:rPr/>
          </w:rPrChange>
        </w:rPr>
      </w:pPr>
      <w:commentRangeStart w:id="393"/>
      <w:ins w:id="394" w:author="Ana Eguiguren" w:date="2025-09-02T19:30:00Z" w16du:dateUtc="2025-09-02T22:30:00Z">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ins>
      <w:ins w:id="395" w:author="Ana Eguiguren" w:date="2025-09-02T19:31:00Z" w16du:dateUtc="2025-09-02T22:31:00Z">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ins>
      <w:ins w:id="396" w:author="Ana Eguiguren" w:date="2025-09-02T19:30:00Z" w16du:dateUtc="2025-09-02T22:30:00Z">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393"/>
        <w:r>
          <w:rPr>
            <w:rStyle w:val="CommentReference"/>
          </w:rPr>
          <w:commentReference w:id="393"/>
        </w:r>
      </w:ins>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397" w:author="Ana Eguiguren" w:date="2025-09-02T19:44:00Z" w16du:dateUtc="2025-09-02T22:44:00Z">
        <w:r w:rsidR="000A294B" w:rsidRPr="00207D2A">
          <w:rPr>
            <w:b/>
            <w:bCs/>
            <w:rPrChange w:id="398" w:author="Balaena Institute whitehead" w:date="2025-07-25T12:58:00Z" w16du:dateUtc="2025-07-25T15:58:00Z">
              <w:rPr/>
            </w:rPrChange>
          </w:rPr>
          <w:t xml:space="preserve">Figure </w:t>
        </w:r>
        <w:r w:rsidR="000A294B">
          <w:rPr>
            <w:b/>
            <w:bCs/>
          </w:rPr>
          <w:t>4</w:t>
        </w:r>
      </w:ins>
      <w:del w:id="399" w:author="Ana Eguiguren" w:date="2025-09-02T19:44:00Z" w16du:dateUtc="2025-09-02T22:44:00Z">
        <w:r w:rsidR="001E274D" w:rsidRPr="00AD46A2" w:rsidDel="000A294B">
          <w:rPr>
            <w:b/>
            <w:bCs/>
          </w:rPr>
          <w:delText>Figure</w:delText>
        </w:r>
        <w:r w:rsidR="001E274D" w:rsidRPr="00207D2A" w:rsidDel="000A294B">
          <w:rPr>
            <w:b/>
            <w:bCs/>
          </w:rPr>
          <w:delText>s</w:delText>
        </w:r>
        <w:r w:rsidR="001E274D" w:rsidRPr="00AD46A2" w:rsidDel="000A294B">
          <w:rPr>
            <w:b/>
            <w:bCs/>
          </w:rPr>
          <w:delText xml:space="preserve"> 4</w:delText>
        </w:r>
      </w:del>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ins w:id="400" w:author="Ana Eguiguren" w:date="2025-09-02T19:44:00Z" w16du:dateUtc="2025-09-02T22:44:00Z">
        <w:r w:rsidR="000A294B" w:rsidRPr="00207D2A">
          <w:rPr>
            <w:b/>
            <w:bCs/>
          </w:rPr>
          <w:t xml:space="preserve">Figure </w:t>
        </w:r>
        <w:r w:rsidR="000A294B">
          <w:rPr>
            <w:b/>
            <w:bCs/>
            <w:noProof/>
          </w:rPr>
          <w:t>5</w:t>
        </w:r>
      </w:ins>
      <w:del w:id="401" w:author="Ana Eguiguren" w:date="2025-09-02T19:44:00Z" w16du:dateUtc="2025-09-02T22:44:00Z">
        <w:r w:rsidR="001E274D" w:rsidRPr="00AD46A2" w:rsidDel="000A294B">
          <w:rPr>
            <w:b/>
            <w:bCs/>
          </w:rPr>
          <w:delText>5</w:delText>
        </w:r>
      </w:del>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ins w:id="402" w:author="Ana Eguiguren" w:date="2025-09-02T19:44:00Z" w16du:dateUtc="2025-09-02T22:44:00Z">
        <w:r w:rsidR="000A294B" w:rsidRPr="00207D2A">
          <w:rPr>
            <w:b/>
            <w:bCs/>
          </w:rPr>
          <w:t xml:space="preserve">Figure </w:t>
        </w:r>
      </w:ins>
      <w:del w:id="403" w:author="Ana Eguiguren" w:date="2025-09-02T19:44:00Z" w16du:dateUtc="2025-09-02T22:44:00Z">
        <w:r w:rsidR="00583D2A" w:rsidRPr="00207D2A" w:rsidDel="000A294B">
          <w:rPr>
            <w:b/>
            <w:bCs/>
          </w:rPr>
          <w:delText xml:space="preserve">Figure </w:delText>
        </w:r>
        <w:r w:rsidR="00583D2A" w:rsidRPr="00AD46A2" w:rsidDel="000A294B">
          <w:rPr>
            <w:b/>
            <w:bCs/>
          </w:rPr>
          <w:delText>5</w:delText>
        </w:r>
      </w:del>
      <w:r w:rsidR="00583D2A" w:rsidRPr="00207D2A">
        <w:fldChar w:fldCharType="end"/>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generally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404"/>
      <w:commentRangeStart w:id="405"/>
      <w:commentRangeStart w:id="406"/>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07" w:author="Ana Eguiguren" w:date="2025-09-02T19:44:00Z" w16du:dateUtc="2025-09-02T22:44:00Z">
        <w:r w:rsidR="000A294B" w:rsidRPr="00207D2A">
          <w:rPr>
            <w:b/>
            <w:bCs/>
            <w:rPrChange w:id="408" w:author="Balaena Institute whitehead" w:date="2025-07-25T12:58:00Z" w16du:dateUtc="2025-07-25T15:58:00Z">
              <w:rPr/>
            </w:rPrChange>
          </w:rPr>
          <w:t xml:space="preserve">Figure </w:t>
        </w:r>
        <w:r w:rsidR="000A294B">
          <w:rPr>
            <w:b/>
            <w:bCs/>
          </w:rPr>
          <w:t>4</w:t>
        </w:r>
      </w:ins>
      <w:del w:id="409" w:author="Ana Eguiguren" w:date="2025-09-02T19:44:00Z" w16du:dateUtc="2025-09-02T22:44:00Z">
        <w:r w:rsidR="001E274D" w:rsidRPr="00AD46A2" w:rsidDel="000A294B">
          <w:rPr>
            <w:b/>
            <w:bCs/>
          </w:rPr>
          <w:delText>Figure 4</w:delText>
        </w:r>
      </w:del>
      <w:r w:rsidR="001E274D" w:rsidRPr="00207D2A">
        <w:fldChar w:fldCharType="end"/>
      </w:r>
      <w:r w:rsidR="001E274D" w:rsidRPr="00207D2A">
        <w:t>)</w:t>
      </w:r>
      <w:r w:rsidR="00FC74A0" w:rsidRPr="00207D2A">
        <w:t>.</w:t>
      </w:r>
      <w:r w:rsidR="006E66B8" w:rsidRPr="00207D2A">
        <w:t xml:space="preserve"> </w:t>
      </w:r>
      <w:commentRangeStart w:id="410"/>
      <w:del w:id="411" w:author="Ana Eguiguren" w:date="2025-09-16T21:14:00Z" w16du:dateUtc="2025-09-17T00:14:00Z">
        <w:r w:rsidR="006E66B8" w:rsidRPr="00207D2A" w:rsidDel="00855069">
          <w:delText>In fact,</w:delText>
        </w:r>
      </w:del>
      <w:r w:rsidR="00C74251">
        <w:t xml:space="preserve"> </w:t>
      </w:r>
      <w:commentRangeEnd w:id="410"/>
      <w:r w:rsidR="00B46BCD">
        <w:rPr>
          <w:rStyle w:val="CommentReference"/>
        </w:rPr>
        <w:commentReference w:id="410"/>
      </w:r>
      <w:ins w:id="412" w:author="Ana Eguiguren" w:date="2025-09-16T21:14:00Z" w16du:dateUtc="2025-09-17T00:14:00Z">
        <w:r w:rsidR="00855069">
          <w:t>F</w:t>
        </w:r>
      </w:ins>
      <w:del w:id="413" w:author="Ana Eguiguren" w:date="2025-09-16T21:14:00Z" w16du:dateUtc="2025-09-17T00:14:00Z">
        <w:r w:rsidR="00C74251" w:rsidRPr="00207D2A" w:rsidDel="00855069">
          <w:delText>f</w:delText>
        </w:r>
      </w:del>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r w:rsidR="001E274D" w:rsidRPr="00207D2A">
        <w:rPr>
          <w:b/>
          <w:bCs/>
        </w:rPr>
        <w:t>Figures 4 &amp; 5</w:t>
      </w:r>
      <w:r w:rsidR="00922BBE" w:rsidRPr="00207D2A">
        <w:t xml:space="preserve">), and thus the logistic model is an unnecessary elaboration (also indicated by </w:t>
      </w:r>
      <w:proofErr w:type="spellStart"/>
      <w:r w:rsidR="00922BBE" w:rsidRPr="00207D2A">
        <w:rPr>
          <w:i/>
          <w:iCs/>
        </w:rPr>
        <w:lastRenderedPageBreak/>
        <w:t>mr</w:t>
      </w:r>
      <w:proofErr w:type="spellEnd"/>
      <w:r w:rsidR="00922BBE" w:rsidRPr="00207D2A">
        <w:t>=~0</w:t>
      </w:r>
      <w:r w:rsidR="00897888" w:rsidRPr="00207D2A">
        <w:t xml:space="preserve">, </w:t>
      </w:r>
      <w:r w:rsidR="00897888" w:rsidRPr="00207D2A">
        <w:rPr>
          <w:b/>
          <w:bCs/>
        </w:rPr>
        <w:t>Supplementary Table S</w:t>
      </w:r>
      <w:r w:rsidR="00C744D6">
        <w:rPr>
          <w:b/>
          <w:bCs/>
        </w:rPr>
        <w:t>3</w:t>
      </w:r>
      <w:r w:rsidR="000F59CE" w:rsidRPr="00207D2A">
        <w:rPr>
          <w:b/>
          <w:bCs/>
        </w:rPr>
        <w:t xml:space="preserve"> - 3</w:t>
      </w:r>
      <w:r w:rsidR="00922BBE" w:rsidRPr="00207D2A">
        <w:t xml:space="preserve">), and </w:t>
      </w:r>
      <w:proofErr w:type="spellStart"/>
      <w:r w:rsidR="00922BBE" w:rsidRPr="00207D2A">
        <w:rPr>
          <w:i/>
          <w:iCs/>
        </w:rPr>
        <w:t>max</w:t>
      </w:r>
      <w:r w:rsidR="00922BBE" w:rsidRPr="00207D2A">
        <w:rPr>
          <w:i/>
          <w:iCs/>
          <w:vertAlign w:val="subscript"/>
        </w:rPr>
        <w:t>m</w:t>
      </w:r>
      <w:proofErr w:type="spellEnd"/>
      <w:r w:rsidR="00922BBE" w:rsidRPr="00207D2A">
        <w:t xml:space="preserve"> is meaningless (indicated by </w:t>
      </w:r>
      <w:proofErr w:type="spellStart"/>
      <w:r w:rsidR="00922BBE" w:rsidRPr="00207D2A">
        <w:rPr>
          <w:i/>
          <w:iCs/>
        </w:rPr>
        <w:t>max</w:t>
      </w:r>
      <w:r w:rsidR="00922BBE" w:rsidRPr="00207D2A">
        <w:rPr>
          <w:i/>
          <w:iCs/>
          <w:vertAlign w:val="subscript"/>
        </w:rPr>
        <w:t>m</w:t>
      </w:r>
      <w:proofErr w:type="spellEnd"/>
      <w:r w:rsidR="00922BBE" w:rsidRPr="00207D2A">
        <w:t xml:space="preserve"> 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ins w:id="414" w:author="Ana Eguiguren" w:date="2025-09-02T19:44:00Z" w16du:dateUtc="2025-09-02T22:44:00Z">
        <w:r w:rsidR="000A294B" w:rsidRPr="00207D2A">
          <w:rPr>
            <w:b/>
            <w:bCs/>
            <w:rPrChange w:id="415" w:author="Balaena Institute whitehead" w:date="2025-07-25T12:58:00Z" w16du:dateUtc="2025-07-25T15:58:00Z">
              <w:rPr/>
            </w:rPrChange>
          </w:rPr>
          <w:t xml:space="preserve">Figure </w:t>
        </w:r>
        <w:r w:rsidR="000A294B">
          <w:rPr>
            <w:b/>
            <w:bCs/>
          </w:rPr>
          <w:t>4</w:t>
        </w:r>
      </w:ins>
      <w:del w:id="416" w:author="Ana Eguiguren" w:date="2025-09-02T19:44:00Z" w16du:dateUtc="2025-09-02T22:44:00Z">
        <w:r w:rsidR="001E274D" w:rsidRPr="00207D2A" w:rsidDel="000A294B">
          <w:rPr>
            <w:b/>
            <w:bCs/>
            <w:rPrChange w:id="417" w:author="Balaena Institute whitehead" w:date="2025-07-25T12:58:00Z" w16du:dateUtc="2025-07-25T15:58:00Z">
              <w:rPr/>
            </w:rPrChange>
          </w:rPr>
          <w:delText xml:space="preserve">Figure </w:delText>
        </w:r>
        <w:r w:rsidR="001E274D" w:rsidRPr="00207D2A" w:rsidDel="000A294B">
          <w:rPr>
            <w:b/>
            <w:bCs/>
            <w:rPrChange w:id="418" w:author="Balaena Institute whitehead" w:date="2025-07-25T12:58:00Z" w16du:dateUtc="2025-07-25T15:58:00Z">
              <w:rPr>
                <w:noProof/>
              </w:rPr>
            </w:rPrChange>
          </w:rPr>
          <w:delText>4</w:delText>
        </w:r>
      </w:del>
      <w:r w:rsidR="001E274D" w:rsidRPr="00207D2A">
        <w:rPr>
          <w:b/>
          <w:bCs/>
        </w:rPr>
        <w:fldChar w:fldCharType="end"/>
      </w:r>
      <w:r w:rsidR="00922BBE" w:rsidRPr="00207D2A">
        <w:t>).</w:t>
      </w:r>
      <w:commentRangeEnd w:id="404"/>
      <w:r w:rsidR="00547F4B" w:rsidRPr="00207D2A">
        <w:rPr>
          <w:rStyle w:val="CommentReference"/>
        </w:rPr>
        <w:commentReference w:id="404"/>
      </w:r>
      <w:commentRangeEnd w:id="405"/>
      <w:r w:rsidR="00B46BCD">
        <w:rPr>
          <w:rStyle w:val="CommentReference"/>
        </w:rPr>
        <w:commentReference w:id="405"/>
      </w:r>
      <w:commentRangeEnd w:id="406"/>
      <w:r w:rsidR="00B05530">
        <w:rPr>
          <w:rStyle w:val="CommentReference"/>
        </w:rPr>
        <w:commentReference w:id="406"/>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5D6E98BE" w:rsidR="00897888" w:rsidRPr="00207D2A" w:rsidRDefault="00897888" w:rsidP="00897888">
      <w:pPr>
        <w:pStyle w:val="Caption"/>
        <w:rPr>
          <w:i w:val="0"/>
          <w:iCs w:val="0"/>
          <w:color w:val="auto"/>
        </w:rPr>
      </w:pPr>
      <w:bookmarkStart w:id="419" w:name="_Ref203140158"/>
      <w:bookmarkStart w:id="420" w:name="_Ref203140152"/>
      <w:r w:rsidRPr="00207D2A">
        <w:rPr>
          <w:b/>
          <w:bCs/>
          <w:color w:val="auto"/>
          <w:rPrChange w:id="421" w:author="Balaena Institute whitehead" w:date="2025-07-25T12:58:00Z" w16du:dateUtc="2025-07-25T15:58:00Z">
            <w:rPr/>
          </w:rPrChange>
        </w:rPr>
        <w:t xml:space="preserve">Figure </w:t>
      </w:r>
      <w:r w:rsidRPr="00CF02DB">
        <w:rPr>
          <w:b/>
          <w:bCs/>
          <w:color w:val="auto"/>
        </w:rPr>
        <w:fldChar w:fldCharType="begin"/>
      </w:r>
      <w:r w:rsidRPr="00207D2A">
        <w:rPr>
          <w:b/>
          <w:bCs/>
          <w:color w:val="auto"/>
          <w:rPrChange w:id="422" w:author="Balaena Institute whitehead" w:date="2025-07-25T12:58:00Z" w16du:dateUtc="2025-07-25T15:58:00Z">
            <w:rPr/>
          </w:rPrChange>
        </w:rPr>
        <w:instrText xml:space="preserve"> SEQ Figure \* ARABIC </w:instrText>
      </w:r>
      <w:r w:rsidRPr="00CF02DB">
        <w:rPr>
          <w:b/>
          <w:bCs/>
          <w:color w:val="auto"/>
        </w:rPr>
        <w:fldChar w:fldCharType="separate"/>
      </w:r>
      <w:ins w:id="423" w:author="Ana Eguiguren" w:date="2025-09-02T19:44:00Z" w16du:dateUtc="2025-09-02T22:44:00Z">
        <w:r w:rsidR="000A294B">
          <w:rPr>
            <w:b/>
            <w:bCs/>
            <w:noProof/>
            <w:color w:val="auto"/>
          </w:rPr>
          <w:t>4</w:t>
        </w:r>
      </w:ins>
      <w:r w:rsidRPr="00CF02DB">
        <w:rPr>
          <w:b/>
          <w:bCs/>
          <w:color w:val="auto"/>
        </w:rPr>
        <w:fldChar w:fldCharType="end"/>
      </w:r>
      <w:bookmarkEnd w:id="419"/>
      <w:r w:rsidRPr="00CF02DB">
        <w:rPr>
          <w:b/>
          <w:bCs/>
          <w:color w:val="auto"/>
        </w:rPr>
        <w:t>.</w:t>
      </w:r>
      <w:r w:rsidR="00800531" w:rsidRPr="00207D2A">
        <w:rPr>
          <w:b/>
          <w:bCs/>
          <w:color w:val="auto"/>
        </w:rPr>
        <w:t xml:space="preserve"> </w:t>
      </w:r>
      <w:r w:rsidRPr="00207D2A">
        <w:rPr>
          <w:i w:val="0"/>
          <w:iCs w:val="0"/>
          <w:color w:val="auto"/>
        </w:rPr>
        <w:t>Distribution of bootstrapped parameter estimates modeling the growth rate of females and small males (≤ 6 m) (</w:t>
      </w:r>
      <w:proofErr w:type="spellStart"/>
      <w:r w:rsidRPr="00207D2A">
        <w:rPr>
          <w:color w:val="auto"/>
          <w:rPrChange w:id="424"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425"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26" w:author="Balaena Institute whitehead" w:date="2025-07-25T12:58:00Z" w16du:dateUtc="2025-07-25T15:58:00Z">
            <w:rPr>
              <w:i w:val="0"/>
              <w:iCs w:val="0"/>
              <w:color w:val="auto"/>
            </w:rPr>
          </w:rPrChange>
        </w:rPr>
        <w:t>max</w:t>
      </w:r>
      <w:r w:rsidRPr="00207D2A">
        <w:rPr>
          <w:color w:val="auto"/>
          <w:vertAlign w:val="subscript"/>
          <w:rPrChange w:id="427"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428"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r w:rsidRPr="00207D2A">
        <w:rPr>
          <w:color w:val="auto"/>
          <w:rPrChange w:id="429"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30" w:author="Balaena Institute whitehead" w:date="2025-07-25T12:58:00Z" w16du:dateUtc="2025-07-25T15:58:00Z">
            <w:rPr>
              <w:i w:val="0"/>
              <w:iCs w:val="0"/>
              <w:color w:val="auto"/>
            </w:rPr>
          </w:rPrChange>
        </w:rPr>
        <w:t>max</w:t>
      </w:r>
      <w:r w:rsidRPr="00207D2A">
        <w:rPr>
          <w:color w:val="auto"/>
          <w:vertAlign w:val="subscript"/>
          <w:rPrChange w:id="431"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420"/>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pPr>
        <w:pStyle w:val="Caption"/>
        <w:pPrChange w:id="432"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7AAD82EC" w:rsidR="00583D2A" w:rsidRPr="00207D2A" w:rsidRDefault="00583D2A" w:rsidP="00583D2A">
      <w:pPr>
        <w:pStyle w:val="Caption"/>
      </w:pPr>
      <w:bookmarkStart w:id="433"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0A294B">
        <w:rPr>
          <w:b/>
          <w:bCs/>
          <w:noProof/>
          <w:color w:val="auto"/>
        </w:rPr>
        <w:t>5</w:t>
      </w:r>
      <w:r w:rsidRPr="00207D2A">
        <w:rPr>
          <w:b/>
          <w:bCs/>
          <w:color w:val="auto"/>
        </w:rPr>
        <w:fldChar w:fldCharType="end"/>
      </w:r>
      <w:bookmarkEnd w:id="433"/>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434"/>
      <w:r w:rsidRPr="00207D2A">
        <w:rPr>
          <w:i w:val="0"/>
          <w:iCs w:val="0"/>
          <w:color w:val="auto"/>
        </w:rPr>
        <w:t xml:space="preserve"> base of the dorsal fin</w:t>
      </w:r>
      <w:r w:rsidR="00FC74A0" w:rsidRPr="00207D2A">
        <w:rPr>
          <w:i w:val="0"/>
          <w:iCs w:val="0"/>
          <w:color w:val="auto"/>
        </w:rPr>
        <w:t xml:space="preserve"> </w:t>
      </w:r>
      <w:commentRangeEnd w:id="434"/>
      <w:r w:rsidR="000023FA">
        <w:rPr>
          <w:rStyle w:val="CommentReference"/>
          <w:i w:val="0"/>
          <w:iCs w:val="0"/>
          <w:color w:val="auto"/>
        </w:rPr>
        <w:commentReference w:id="434"/>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435"/>
      <w:r w:rsidRPr="00207D2A">
        <w:rPr>
          <w:color w:val="auto"/>
        </w:rPr>
        <w:t>R</w:t>
      </w:r>
      <w:r w:rsidR="000023FA" w:rsidRPr="000023FA">
        <w:rPr>
          <w:color w:val="auto"/>
          <w:vertAlign w:val="subscript"/>
          <w:rPrChange w:id="436" w:author="Christine K" w:date="2025-08-09T14:08:00Z" w16du:dateUtc="2025-08-09T21:08:00Z">
            <w:rPr>
              <w:color w:val="auto"/>
            </w:rPr>
          </w:rPrChange>
        </w:rPr>
        <w:t>flipper</w:t>
      </w:r>
      <w:r w:rsidRPr="00207D2A">
        <w:rPr>
          <w:color w:val="auto"/>
        </w:rPr>
        <w:t xml:space="preserve"> </w:t>
      </w:r>
      <w:r w:rsidRPr="00207D2A">
        <w:rPr>
          <w:i w:val="0"/>
          <w:iCs w:val="0"/>
          <w:color w:val="auto"/>
        </w:rPr>
        <w:t xml:space="preserve">values </w:t>
      </w:r>
      <w:commentRangeEnd w:id="435"/>
      <w:r w:rsidRPr="00207D2A">
        <w:rPr>
          <w:rStyle w:val="CommentReference"/>
          <w:i w:val="0"/>
          <w:iCs w:val="0"/>
          <w:color w:val="auto"/>
        </w:rPr>
        <w:commentReference w:id="435"/>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1E855A42" w14:textId="4A300F78" w:rsidR="00610477" w:rsidRPr="00610477"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437"/>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437"/>
      <w:r w:rsidR="000023FA">
        <w:rPr>
          <w:rStyle w:val="CommentReference"/>
        </w:rPr>
        <w:commentReference w:id="437"/>
      </w:r>
      <w:r w:rsidRPr="00207D2A">
        <w:t>high probability</w:t>
      </w:r>
      <w:r w:rsidR="003C2CB8" w:rsidRPr="00207D2A">
        <w:t xml:space="preserve"> (</w:t>
      </w:r>
      <w:r w:rsidR="003C2CB8" w:rsidRPr="00207D2A">
        <w:rPr>
          <w:i/>
          <w:iCs/>
        </w:rPr>
        <w:t>P(f) &gt; 0.95</w:t>
      </w:r>
      <w:r w:rsidR="003C2CB8" w:rsidRPr="00207D2A">
        <w:t xml:space="preserve">) </w:t>
      </w:r>
      <w:r w:rsidRPr="00207D2A">
        <w:t>of an individual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438"/>
      <w:r w:rsidR="003C2CB8" w:rsidRPr="00207D2A">
        <w:t>exceeding the maximum recorded female length</w:t>
      </w:r>
      <w:commentRangeEnd w:id="438"/>
      <w:r w:rsidR="000023FA">
        <w:rPr>
          <w:rStyle w:val="CommentReference"/>
        </w:rPr>
        <w:commentReference w:id="438"/>
      </w:r>
      <w:ins w:id="439" w:author="Christine K" w:date="2025-08-09T14:13:00Z" w16du:dateUtc="2025-08-09T21:13:00Z">
        <w:r w:rsidR="000023FA">
          <w:t xml:space="preserve"> </w:t>
        </w:r>
        <w:del w:id="440" w:author="Ana Eguiguren" w:date="2025-09-16T21:21:00Z" w16du:dateUtc="2025-09-17T00:21:00Z">
          <w:r w:rsidR="000023FA" w:rsidDel="00B05530">
            <w:delText>of X m</w:delText>
          </w:r>
        </w:del>
      </w:ins>
      <w:ins w:id="441" w:author="Ana Eguiguren" w:date="2025-09-16T21:21:00Z" w16du:dateUtc="2025-09-17T00:21:00Z">
        <w:r w:rsidR="00B05530">
          <w:t xml:space="preserve">12 m </w:t>
        </w:r>
      </w:ins>
      <w:r w:rsidR="00B05530">
        <w:fldChar w:fldCharType="begin"/>
      </w:r>
      <w:r w:rsidR="00CE2667">
        <w:instrText xml:space="preserve"> ADDIN ZOTERO_ITEM CSL_CITATION {"citationID":"ac7q49g6as","properties":{"formattedCitation":"\\uldash{(Evans &amp; Hindell 2004)}","plainCitation":"(Evans &amp; Hindell 2004)","noteIndex":0},"citationItems":[{"id":46,"uris":["http://zotero.org/users/5395629/items/36G7C89X"],"itemData":{"id":46,"type":"article-journal","abstract":"The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CE2667" w:rsidRPr="00CE2667">
        <w:rPr>
          <w:kern w:val="0"/>
          <w:szCs w:val="24"/>
          <w:u w:val="dash"/>
          <w:lang w:val="en-US"/>
        </w:rPr>
        <w:t>(Evans &amp; Hindell 2004)</w:t>
      </w:r>
      <w:r w:rsidR="00B05530">
        <w:fldChar w:fldCharType="end"/>
      </w:r>
      <w:r w:rsidRPr="00207D2A">
        <w:t>.</w:t>
      </w:r>
      <w:r w:rsidR="001C3A91" w:rsidRPr="00207D2A">
        <w:t xml:space="preserve"> </w:t>
      </w:r>
      <w:del w:id="442" w:author="Balaena Institute whitehead" w:date="2025-09-04T17:16:00Z" w16du:dateUtc="2025-09-04T20:16:00Z">
        <w:r w:rsidR="001C3A91" w:rsidRPr="00207D2A" w:rsidDel="00610477">
          <w:delText xml:space="preserve">Images of a sample of individuals and their corresponding </w:delText>
        </w:r>
        <w:r w:rsidR="001C3A91" w:rsidRPr="00207D2A" w:rsidDel="00610477">
          <w:rPr>
            <w:i/>
            <w:iCs/>
          </w:rPr>
          <w:delText>P(f)</w:delText>
        </w:r>
        <w:r w:rsidR="001C3A91" w:rsidRPr="00207D2A" w:rsidDel="00610477">
          <w:delText xml:space="preserve"> values are shown in the </w:delText>
        </w:r>
        <w:r w:rsidR="009B17FC" w:rsidRPr="00207D2A" w:rsidDel="00610477">
          <w:rPr>
            <w:b/>
            <w:bCs/>
          </w:rPr>
          <w:delText xml:space="preserve">Supplementary Material </w:delText>
        </w:r>
      </w:del>
      <w:del w:id="443" w:author="Balaena Institute whitehead" w:date="2025-09-04T17:10:00Z" w16du:dateUtc="2025-09-04T20:10:00Z">
        <w:r w:rsidR="00C744D6" w:rsidDel="00610477">
          <w:rPr>
            <w:b/>
            <w:bCs/>
          </w:rPr>
          <w:delText>4</w:delText>
        </w:r>
      </w:del>
      <w:del w:id="444" w:author="Balaena Institute whitehead" w:date="2025-09-04T17:16:00Z" w16du:dateUtc="2025-09-04T20:16:00Z">
        <w:r w:rsidR="001C3A91" w:rsidRPr="00207D2A" w:rsidDel="00610477">
          <w:delText xml:space="preserve">. </w:delText>
        </w:r>
      </w:del>
      <w:ins w:id="445" w:author="Balaena Institute whitehead" w:date="2025-09-04T17:09:00Z" w16du:dateUtc="2025-09-04T20:09:00Z">
        <w:r w:rsidR="00610477">
          <w:rPr>
            <w:i/>
            <w:iCs/>
          </w:rPr>
          <w:t xml:space="preserve">P(f) </w:t>
        </w:r>
        <w:r w:rsidR="00610477">
          <w:t xml:space="preserve">estimates were robust to varying </w:t>
        </w:r>
        <w:r w:rsidR="00610477">
          <w:rPr>
            <w:i/>
            <w:iCs/>
          </w:rPr>
          <w:t xml:space="preserve">chm </w:t>
        </w:r>
        <w:r w:rsidR="00610477">
          <w:t xml:space="preserve">and </w:t>
        </w:r>
      </w:ins>
      <w:ins w:id="446" w:author="Balaena Institute whitehead" w:date="2025-09-04T17:10:00Z" w16du:dateUtc="2025-09-04T20:10:00Z">
        <w:r w:rsidR="00610477">
          <w:t xml:space="preserve">prior </w:t>
        </w:r>
        <w:r w:rsidR="00610477">
          <w:rPr>
            <w:i/>
            <w:iCs/>
          </w:rPr>
          <w:t>P(f)</w:t>
        </w:r>
        <w:r w:rsidR="00610477">
          <w:t xml:space="preserve"> values for most individuals</w:t>
        </w:r>
      </w:ins>
      <w:ins w:id="447" w:author="Balaena Institute whitehead" w:date="2025-09-04T17:15:00Z" w16du:dateUtc="2025-09-04T20:15:00Z">
        <w:r w:rsidR="00610477">
          <w:t xml:space="preserve">, particularly </w:t>
        </w:r>
      </w:ins>
      <w:r w:rsidR="00682A68">
        <w:t xml:space="preserve">for </w:t>
      </w:r>
      <w:ins w:id="448" w:author="Balaena Institute whitehead" w:date="2025-09-04T17:15:00Z" w16du:dateUtc="2025-09-04T20:15:00Z">
        <w:r w:rsidR="00610477">
          <w:t xml:space="preserve">those that had consistently </w:t>
        </w:r>
      </w:ins>
      <w:ins w:id="449" w:author="Balaena Institute whitehead" w:date="2025-09-04T17:16:00Z" w16du:dateUtc="2025-09-04T20:16:00Z">
        <w:r w:rsidR="00610477">
          <w:t xml:space="preserve">either </w:t>
        </w:r>
      </w:ins>
      <w:ins w:id="450" w:author="Balaena Institute whitehead" w:date="2025-09-04T17:15:00Z" w16du:dateUtc="2025-09-04T20:15:00Z">
        <w:r w:rsidR="00610477">
          <w:t>high</w:t>
        </w:r>
      </w:ins>
      <w:ins w:id="451" w:author="Balaena Institute whitehead" w:date="2025-09-04T17:16:00Z" w16du:dateUtc="2025-09-04T20:16:00Z">
        <w:r w:rsidR="00610477">
          <w:t xml:space="preserve"> or low probabilities of being fema</w:t>
        </w:r>
      </w:ins>
      <w:ins w:id="452" w:author="Balaena Institute whitehead" w:date="2025-09-04T17:17:00Z" w16du:dateUtc="2025-09-04T20:17:00Z">
        <w:r w:rsidR="00610477">
          <w:t>l</w:t>
        </w:r>
      </w:ins>
      <w:ins w:id="453" w:author="Balaena Institute whitehead" w:date="2025-09-04T17:16:00Z" w16du:dateUtc="2025-09-04T20:16:00Z">
        <w:r w:rsidR="00610477">
          <w:t>e (</w:t>
        </w:r>
        <w:r w:rsidR="00610477">
          <w:rPr>
            <w:b/>
            <w:bCs/>
          </w:rPr>
          <w:t>Supplementary Material 4</w:t>
        </w:r>
        <w:r w:rsidR="00610477">
          <w:t>)</w:t>
        </w:r>
      </w:ins>
      <w:ins w:id="454" w:author="Balaena Institute whitehead" w:date="2025-09-04T17:12:00Z" w16du:dateUtc="2025-09-04T20:12:00Z">
        <w:r w:rsidR="00610477">
          <w:t>.</w:t>
        </w:r>
      </w:ins>
      <w:r w:rsidR="00682A68">
        <w:t xml:space="preserve"> </w:t>
      </w:r>
      <w:ins w:id="455" w:author="Balaena Institute whitehead" w:date="2025-09-04T17:12:00Z" w16du:dateUtc="2025-09-04T20:12:00Z">
        <w:r w:rsidR="00610477">
          <w:t xml:space="preserve">Individuals for which varying parameter values had a </w:t>
        </w:r>
      </w:ins>
      <w:ins w:id="456" w:author="Balaena Institute whitehead" w:date="2025-09-04T17:13:00Z" w16du:dateUtc="2025-09-04T20:13:00Z">
        <w:r w:rsidR="00610477">
          <w:t>more considerable effect (i.e., &gt; 0.05 difference</w:t>
        </w:r>
      </w:ins>
      <w:r w:rsidR="00682A68">
        <w:t xml:space="preserve"> in </w:t>
      </w:r>
      <w:r w:rsidR="00682A68">
        <w:rPr>
          <w:i/>
          <w:iCs/>
        </w:rPr>
        <w:t>P(f)</w:t>
      </w:r>
      <w:ins w:id="457" w:author="Balaena Institute whitehead" w:date="2025-09-04T17:13:00Z" w16du:dateUtc="2025-09-04T20:13:00Z">
        <w:r w:rsidR="00610477">
          <w:t xml:space="preserve"> between scenarios)</w:t>
        </w:r>
      </w:ins>
      <w:ins w:id="458" w:author="Balaena Institute whitehead" w:date="2025-09-04T17:12:00Z" w16du:dateUtc="2025-09-04T20:12:00Z">
        <w:r w:rsidR="00610477">
          <w:t xml:space="preserve"> </w:t>
        </w:r>
      </w:ins>
      <w:ins w:id="459" w:author="Balaena Institute whitehead" w:date="2025-09-04T17:14:00Z" w16du:dateUtc="2025-09-04T20:14:00Z">
        <w:r w:rsidR="00610477">
          <w:t xml:space="preserve">had generally </w:t>
        </w:r>
        <w:r w:rsidR="00610477">
          <w:lastRenderedPageBreak/>
          <w:t xml:space="preserve">intermediate posterior </w:t>
        </w:r>
        <w:r w:rsidR="00610477">
          <w:rPr>
            <w:i/>
            <w:iCs/>
          </w:rPr>
          <w:t xml:space="preserve">P(f) </w:t>
        </w:r>
        <w:r w:rsidR="00610477">
          <w:t xml:space="preserve">estimates (0.25-0.80), and wide bootstrapped 95% confidence intervals. </w:t>
        </w:r>
      </w:ins>
      <w:ins w:id="460" w:author="Balaena Institute whitehead" w:date="2025-09-04T17:16:00Z" w16du:dateUtc="2025-09-04T20:16:00Z">
        <w:r w:rsidR="00610477" w:rsidRPr="00207D2A">
          <w:t xml:space="preserve">Images of a sample of individuals and their corresponding </w:t>
        </w:r>
        <w:r w:rsidR="00610477" w:rsidRPr="00207D2A">
          <w:rPr>
            <w:i/>
            <w:iCs/>
          </w:rPr>
          <w:t>P(f)</w:t>
        </w:r>
        <w:r w:rsidR="00610477" w:rsidRPr="00207D2A">
          <w:t xml:space="preserve"> values are shown in </w:t>
        </w:r>
        <w:r w:rsidR="00610477" w:rsidRPr="00207D2A">
          <w:rPr>
            <w:b/>
            <w:bCs/>
          </w:rPr>
          <w:t xml:space="preserve">Supplementary Material </w:t>
        </w:r>
        <w:r w:rsidR="00610477">
          <w:rPr>
            <w:b/>
            <w:bCs/>
          </w:rPr>
          <w:t>5</w:t>
        </w:r>
        <w:r w:rsidR="00610477" w:rsidRPr="00207D2A">
          <w:t xml:space="preserve">. </w:t>
        </w:r>
      </w:ins>
      <w:ins w:id="461" w:author="Balaena Institute whitehead" w:date="2025-09-04T17:14:00Z" w16du:dateUtc="2025-09-04T20:14:00Z">
        <w:r w:rsidR="00610477">
          <w:t xml:space="preserve"> </w:t>
        </w:r>
      </w:ins>
    </w:p>
    <w:p w14:paraId="385C2218" w14:textId="77777777" w:rsidR="00583D2A" w:rsidRPr="00207D2A" w:rsidRDefault="00583D2A" w:rsidP="00583D2A"/>
    <w:p w14:paraId="4194BA20" w14:textId="4F9DBF89" w:rsidR="00583D2A" w:rsidRPr="00207D2A" w:rsidRDefault="00DE08C4" w:rsidP="00583D2A">
      <w:r>
        <w:rPr>
          <w:noProof/>
        </w:rPr>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676CD80F" w:rsidR="005F05A3" w:rsidRPr="00207D2A" w:rsidRDefault="00583D2A" w:rsidP="005F05A3">
      <w:pPr>
        <w:pStyle w:val="Caption"/>
        <w:rPr>
          <w:i w:val="0"/>
          <w:iCs w:val="0"/>
          <w:color w:val="auto"/>
        </w:rPr>
      </w:pPr>
      <w:bookmarkStart w:id="462" w:name="_Ref201777743"/>
      <w:commentRangeStart w:id="463"/>
      <w:commentRangeStart w:id="464"/>
      <w:commentRangeStart w:id="465"/>
      <w:r w:rsidRPr="00207D2A">
        <w:rPr>
          <w:b/>
          <w:bCs/>
          <w:color w:val="auto"/>
        </w:rPr>
        <w:t xml:space="preserve">Figure </w:t>
      </w:r>
      <w:bookmarkEnd w:id="462"/>
      <w:commentRangeEnd w:id="463"/>
      <w:r w:rsidR="00CF02DB">
        <w:rPr>
          <w:b/>
          <w:bCs/>
          <w:color w:val="auto"/>
        </w:rPr>
        <w:t>6</w:t>
      </w:r>
      <w:r w:rsidR="000023FA">
        <w:rPr>
          <w:rStyle w:val="CommentReference"/>
          <w:i w:val="0"/>
          <w:iCs w:val="0"/>
          <w:color w:val="auto"/>
        </w:rPr>
        <w:commentReference w:id="463"/>
      </w:r>
      <w:commentRangeEnd w:id="464"/>
      <w:r w:rsidR="00AD46A2">
        <w:rPr>
          <w:rStyle w:val="CommentReference"/>
          <w:i w:val="0"/>
          <w:iCs w:val="0"/>
          <w:color w:val="auto"/>
        </w:rPr>
        <w:commentReference w:id="464"/>
      </w:r>
      <w:r w:rsidRPr="00207D2A">
        <w:rPr>
          <w:b/>
          <w:bCs/>
          <w:color w:val="auto"/>
        </w:rPr>
        <w:t>.</w:t>
      </w:r>
      <w:r w:rsidRPr="00207D2A">
        <w:rPr>
          <w:color w:val="auto"/>
        </w:rPr>
        <w:t xml:space="preserve"> </w:t>
      </w:r>
      <w:commentRangeStart w:id="466"/>
      <w:commentRangeStart w:id="467"/>
      <w:r w:rsidRPr="00207D2A">
        <w:rPr>
          <w:i w:val="0"/>
          <w:iCs w:val="0"/>
          <w:color w:val="auto"/>
        </w:rPr>
        <w:t xml:space="preserve">Bootstrapped </w:t>
      </w:r>
      <w:commentRangeEnd w:id="466"/>
      <w:r w:rsidR="00571C21">
        <w:rPr>
          <w:rStyle w:val="CommentReference"/>
          <w:i w:val="0"/>
          <w:iCs w:val="0"/>
          <w:color w:val="auto"/>
        </w:rPr>
        <w:commentReference w:id="466"/>
      </w:r>
      <w:commentRangeEnd w:id="467"/>
      <w:r w:rsidR="00AD46A2">
        <w:rPr>
          <w:rStyle w:val="CommentReference"/>
          <w:i w:val="0"/>
          <w:iCs w:val="0"/>
          <w:color w:val="auto"/>
        </w:rPr>
        <w:commentReference w:id="467"/>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del w:id="468" w:author="Balaena Institute whitehead" w:date="2025-09-23T15:54:00Z" w16du:dateUtc="2025-09-23T18:54:00Z">
        <w:r w:rsidR="00E70CC0" w:rsidRPr="00207D2A" w:rsidDel="0028222D">
          <w:rPr>
            <w:i w:val="0"/>
            <w:iCs w:val="0"/>
            <w:color w:val="auto"/>
          </w:rPr>
          <w:delText xml:space="preserve">bootstrapped </w:delText>
        </w:r>
        <w:r w:rsidR="0042583D" w:rsidRPr="00207D2A" w:rsidDel="0028222D">
          <w:rPr>
            <w:i w:val="0"/>
            <w:iCs w:val="0"/>
            <w:color w:val="auto"/>
          </w:rPr>
          <w:delText xml:space="preserve">mean </w:delText>
        </w:r>
      </w:del>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w:t>
      </w:r>
      <w:del w:id="469" w:author="Balaena Institute whitehead" w:date="2025-09-23T15:55:00Z" w16du:dateUtc="2025-09-23T18:55:00Z">
        <w:r w:rsidRPr="00207D2A" w:rsidDel="0028222D">
          <w:rPr>
            <w:i w:val="0"/>
            <w:iCs w:val="0"/>
            <w:color w:val="auto"/>
          </w:rPr>
          <w:delText xml:space="preserve">mean </w:delText>
        </w:r>
      </w:del>
      <w:r w:rsidRPr="00207D2A">
        <w:rPr>
          <w:i w:val="0"/>
          <w:iCs w:val="0"/>
          <w:color w:val="auto"/>
        </w:rPr>
        <w:t>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ins w:id="470" w:author="Ana Eguiguren" w:date="2025-09-18T16:35:00Z" w16du:dateUtc="2025-09-18T19:35:00Z">
        <w:r w:rsidR="007253FA">
          <w:rPr>
            <w:i w:val="0"/>
            <w:iCs w:val="0"/>
            <w:color w:val="auto"/>
          </w:rPr>
          <w:t xml:space="preserve">The </w:t>
        </w:r>
      </w:ins>
      <w:r w:rsidR="00DE08C4">
        <w:rPr>
          <w:i w:val="0"/>
          <w:iCs w:val="0"/>
          <w:color w:val="auto"/>
        </w:rPr>
        <w:t>rhombi</w:t>
      </w:r>
      <w:ins w:id="471" w:author="Ana Eguiguren" w:date="2025-09-18T16:35:00Z" w16du:dateUtc="2025-09-18T19:35:00Z">
        <w:r w:rsidR="007253FA">
          <w:rPr>
            <w:i w:val="0"/>
            <w:iCs w:val="0"/>
            <w:color w:val="auto"/>
          </w:rPr>
          <w:t xml:space="preserve"> </w:t>
        </w:r>
      </w:ins>
      <w:ins w:id="472" w:author="Ana Eguiguren" w:date="2025-09-18T16:36:00Z" w16du:dateUtc="2025-09-18T19:36:00Z">
        <w:r w:rsidR="007253FA">
          <w:rPr>
            <w:i w:val="0"/>
            <w:iCs w:val="0"/>
            <w:color w:val="auto"/>
          </w:rPr>
          <w:t xml:space="preserve">show measurements </w:t>
        </w:r>
      </w:ins>
      <w:proofErr w:type="gramStart"/>
      <w:r w:rsidR="00DE08C4">
        <w:rPr>
          <w:i w:val="0"/>
          <w:iCs w:val="0"/>
          <w:color w:val="auto"/>
        </w:rPr>
        <w:t xml:space="preserve">and </w:t>
      </w:r>
      <w:r w:rsidR="00102F09">
        <w:rPr>
          <w:i w:val="0"/>
          <w:iCs w:val="0"/>
          <w:color w:val="auto"/>
        </w:rPr>
        <w:t xml:space="preserve"> </w:t>
      </w:r>
      <w:r w:rsidR="00102F09">
        <w:rPr>
          <w:color w:val="auto"/>
        </w:rPr>
        <w:t>P</w:t>
      </w:r>
      <w:proofErr w:type="gramEnd"/>
      <w:r w:rsidR="00102F09">
        <w:rPr>
          <w:color w:val="auto"/>
        </w:rPr>
        <w:t xml:space="preserve">(f) </w:t>
      </w:r>
      <w:r w:rsidR="00DE08C4">
        <w:rPr>
          <w:i w:val="0"/>
          <w:iCs w:val="0"/>
          <w:color w:val="auto"/>
        </w:rPr>
        <w:t>estimate</w:t>
      </w:r>
      <w:r w:rsidR="00102F09">
        <w:rPr>
          <w:i w:val="0"/>
          <w:iCs w:val="0"/>
          <w:color w:val="auto"/>
        </w:rPr>
        <w:t>s</w:t>
      </w:r>
      <w:r w:rsidR="00DE08C4">
        <w:rPr>
          <w:i w:val="0"/>
          <w:iCs w:val="0"/>
          <w:color w:val="auto"/>
        </w:rPr>
        <w:t xml:space="preserve"> </w:t>
      </w:r>
      <w:ins w:id="473" w:author="Ana Eguiguren" w:date="2025-09-18T16:36:00Z" w16du:dateUtc="2025-09-18T19:36:00Z">
        <w:r w:rsidR="007253FA">
          <w:rPr>
            <w:i w:val="0"/>
            <w:iCs w:val="0"/>
            <w:color w:val="auto"/>
          </w:rPr>
          <w:t>for m</w:t>
        </w:r>
      </w:ins>
      <w:ins w:id="474" w:author="Ana Eguiguren" w:date="2025-09-18T16:35:00Z" w16du:dateUtc="2025-09-18T19:35:00Z">
        <w:r w:rsidR="007253FA">
          <w:rPr>
            <w:i w:val="0"/>
            <w:iCs w:val="0"/>
            <w:color w:val="auto"/>
          </w:rPr>
          <w:t>ales observed in the North Atlantic</w:t>
        </w:r>
      </w:ins>
      <w:ins w:id="475" w:author="Ana Eguiguren" w:date="2025-09-18T17:18:00Z" w16du:dateUtc="2025-09-18T20:18:00Z">
        <w:r w:rsidR="00077A16">
          <w:rPr>
            <w:i w:val="0"/>
            <w:iCs w:val="0"/>
            <w:color w:val="auto"/>
          </w:rPr>
          <w:t xml:space="preserve"> and Arctic Oceans</w:t>
        </w:r>
      </w:ins>
      <w:ins w:id="476" w:author="Ana Eguiguren" w:date="2025-09-18T16:35:00Z" w16du:dateUtc="2025-09-18T19:35:00Z">
        <w:r w:rsidR="007253FA">
          <w:rPr>
            <w:i w:val="0"/>
            <w:iCs w:val="0"/>
            <w:color w:val="auto"/>
          </w:rPr>
          <w:t xml:space="preserve">. </w:t>
        </w:r>
      </w:ins>
      <w:commentRangeStart w:id="477"/>
      <w:del w:id="478" w:author="Ana Eguiguren" w:date="2025-09-18T16:35:00Z" w16du:dateUtc="2025-09-18T19:35:00Z">
        <w:r w:rsidRPr="00207D2A" w:rsidDel="007253FA">
          <w:rPr>
            <w:i w:val="0"/>
            <w:iCs w:val="0"/>
            <w:color w:val="auto"/>
          </w:rPr>
          <w:delText xml:space="preserve">Individuals that were observed </w:delText>
        </w:r>
        <w:r w:rsidR="00F63EC0" w:rsidRPr="00207D2A" w:rsidDel="007253FA">
          <w:rPr>
            <w:i w:val="0"/>
            <w:iCs w:val="0"/>
            <w:color w:val="auto"/>
          </w:rPr>
          <w:delText xml:space="preserve">receiving peduncle dives </w:delText>
        </w:r>
        <w:r w:rsidRPr="00207D2A" w:rsidDel="007253FA">
          <w:rPr>
            <w:i w:val="0"/>
            <w:iCs w:val="0"/>
            <w:color w:val="auto"/>
          </w:rPr>
          <w:delText xml:space="preserve">and </w:delText>
        </w:r>
        <w:r w:rsidR="00F63EC0" w:rsidRPr="00207D2A" w:rsidDel="007253FA">
          <w:rPr>
            <w:i w:val="0"/>
            <w:iCs w:val="0"/>
            <w:color w:val="auto"/>
          </w:rPr>
          <w:delText>mature males</w:delText>
        </w:r>
        <w:r w:rsidRPr="00207D2A" w:rsidDel="007253FA">
          <w:rPr>
            <w:i w:val="0"/>
            <w:iCs w:val="0"/>
            <w:color w:val="auto"/>
          </w:rPr>
          <w:delText xml:space="preserve"> (&gt; 13.7 m) are labelled for reference</w:delText>
        </w:r>
        <w:commentRangeEnd w:id="477"/>
        <w:r w:rsidR="00571C21" w:rsidDel="007253FA">
          <w:rPr>
            <w:rStyle w:val="CommentReference"/>
            <w:i w:val="0"/>
            <w:iCs w:val="0"/>
            <w:color w:val="auto"/>
          </w:rPr>
          <w:commentReference w:id="477"/>
        </w:r>
        <w:r w:rsidRPr="00207D2A" w:rsidDel="007253FA">
          <w:rPr>
            <w:i w:val="0"/>
            <w:iCs w:val="0"/>
            <w:color w:val="auto"/>
          </w:rPr>
          <w:delText xml:space="preserve">. </w:delText>
        </w:r>
      </w:del>
      <w:r w:rsidRPr="00207D2A">
        <w:rPr>
          <w:i w:val="0"/>
          <w:iCs w:val="0"/>
          <w:color w:val="auto"/>
        </w:rPr>
        <w:t xml:space="preserve">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465"/>
      <w:r w:rsidR="00A940E9" w:rsidRPr="00207D2A">
        <w:rPr>
          <w:rStyle w:val="CommentReference"/>
          <w:i w:val="0"/>
          <w:iCs w:val="0"/>
          <w:color w:val="auto"/>
        </w:rPr>
        <w:commentReference w:id="465"/>
      </w:r>
    </w:p>
    <w:p w14:paraId="20B5FB0D" w14:textId="2F42B6DA" w:rsidR="00583D2A" w:rsidRPr="00207D2A" w:rsidRDefault="00583D2A">
      <w:pPr>
        <w:pStyle w:val="Heading4"/>
        <w:pPrChange w:id="479" w:author="Ana Eguiguren" w:date="2025-07-09T19:51:00Z" w16du:dateUtc="2025-07-09T22:51:00Z">
          <w:pPr>
            <w:pStyle w:val="Caption"/>
          </w:pPr>
        </w:pPrChange>
      </w:pPr>
      <w:r w:rsidRPr="00207D2A">
        <w:rPr>
          <w:rFonts w:cs="Times New Roman"/>
        </w:rPr>
        <w:t>3.3.3 Peduncle dive patterns</w:t>
      </w:r>
    </w:p>
    <w:p w14:paraId="006CE085" w14:textId="3CFE358A"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Pr="00207D2A">
        <w:t xml:space="preserve">). We were able to measure more individuals receiving peduncle dives than those performing them because the frequent diving involved in performing </w:t>
      </w:r>
      <w:r w:rsidRPr="00207D2A">
        <w:lastRenderedPageBreak/>
        <w:t xml:space="preserve">peduncle dives often resulted in an arched body position which was not suitable for accurate length measurements. </w:t>
      </w:r>
    </w:p>
    <w:p w14:paraId="6BEDFAAC" w14:textId="79A9B9C7" w:rsidR="00583D2A" w:rsidRPr="00207D2A" w:rsidRDefault="00583D2A" w:rsidP="00583D2A">
      <w:r w:rsidRPr="00207D2A">
        <w:t xml:space="preserve">Length measurements of individuals that performed peduncle dives either fell within the total length ranges corresponding to calves </w:t>
      </w:r>
      <w:commentRangeStart w:id="480"/>
      <w:commentRangeStart w:id="481"/>
      <w:r w:rsidRPr="00207D2A">
        <w:t>(n = 1) or juveniles (n = 3</w:t>
      </w:r>
      <w:commentRangeEnd w:id="480"/>
      <w:r w:rsidR="00571C21">
        <w:rPr>
          <w:rStyle w:val="CommentReference"/>
        </w:rPr>
        <w:commentReference w:id="480"/>
      </w:r>
      <w:commentRangeEnd w:id="481"/>
      <w:r w:rsidR="00AD46A2">
        <w:rPr>
          <w:rStyle w:val="CommentReference"/>
        </w:rPr>
        <w:commentReference w:id="481"/>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r w:rsidR="001E0016" w:rsidRPr="00207D2A">
        <w:t xml:space="preserve">a </w:t>
      </w:r>
      <w:r w:rsidRPr="00207D2A">
        <w:t>high probability and certainty of being female</w:t>
      </w:r>
      <w:r w:rsidR="001E0016" w:rsidRPr="00207D2A">
        <w:t>.</w:t>
      </w:r>
      <w:r w:rsidRPr="00207D2A">
        <w:t xml:space="preserve"> </w:t>
      </w:r>
      <w:r w:rsidR="009B793A" w:rsidRPr="00207D2A">
        <w:t>The remaining three individuals had slightly lower probabilities of being female associated with a high degree of uncertainty (ID11 P(f) = 0.64, 95% CI [&lt;0.01, 1.00]; ID75 P(f) = 0.62, 95% CI [0.13, 0.97]; ID76 P(f) = 0.88</w:t>
      </w:r>
      <w:r w:rsidR="00052A57" w:rsidRPr="00207D2A">
        <w:t>, 95% CI [0.55,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0A294B" w:rsidRPr="00207D2A">
        <w:rPr>
          <w:b/>
          <w:bCs/>
        </w:rPr>
        <w:t xml:space="preserve">Figure </w:t>
      </w:r>
      <w:r w:rsidRPr="00207D2A">
        <w:fldChar w:fldCharType="end"/>
      </w:r>
      <w:r w:rsidR="009C20E8">
        <w:rPr>
          <w:b/>
          <w:bCs/>
        </w:rPr>
        <w:t>6</w:t>
      </w:r>
      <w:r w:rsidR="00052A57" w:rsidRPr="00207D2A">
        <w:t>)</w:t>
      </w:r>
      <w:r w:rsidRPr="00207D2A">
        <w:t>.</w:t>
      </w:r>
    </w:p>
    <w:p w14:paraId="23B686B5" w14:textId="6A819B8F" w:rsidR="00583D2A" w:rsidRPr="00207D2A" w:rsidRDefault="005E293F" w:rsidP="00583D2A">
      <w:pPr>
        <w:keepNext/>
      </w:pPr>
      <w:r w:rsidRPr="00207D2A">
        <w:rPr>
          <w:noProof/>
        </w:rPr>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sidR="00BD654B">
        <w:rPr>
          <w:noProof/>
        </w:rPr>
        <w:drawing>
          <wp:inline distT="0" distB="0" distL="0" distR="0" wp14:anchorId="0939BBCE" wp14:editId="5C68E8ED">
            <wp:extent cx="5943600" cy="3396615"/>
            <wp:effectExtent l="0" t="0" r="0" b="0"/>
            <wp:docPr id="1532558391" name="Picture 5"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58391" name="Picture 5"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6FB6CE9B" w:rsidR="00583D2A" w:rsidRPr="00207D2A" w:rsidRDefault="00583D2A" w:rsidP="00583D2A">
      <w:pPr>
        <w:pStyle w:val="Caption"/>
        <w:rPr>
          <w:i w:val="0"/>
          <w:iCs w:val="0"/>
          <w:color w:val="auto"/>
        </w:rPr>
      </w:pPr>
      <w:bookmarkStart w:id="482" w:name="_Ref201915523"/>
      <w:commentRangeStart w:id="483"/>
      <w:commentRangeStart w:id="484"/>
      <w:commentRangeStart w:id="485"/>
      <w:r w:rsidRPr="00207D2A">
        <w:rPr>
          <w:b/>
          <w:bCs/>
          <w:color w:val="auto"/>
        </w:rPr>
        <w:t xml:space="preserve">Figure </w:t>
      </w:r>
      <w:bookmarkEnd w:id="482"/>
      <w:r w:rsidR="00CF02DB">
        <w:rPr>
          <w:b/>
          <w:bCs/>
          <w:color w:val="auto"/>
        </w:rPr>
        <w:t>7</w:t>
      </w:r>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483"/>
      <w:r w:rsidRPr="00207D2A">
        <w:rPr>
          <w:rStyle w:val="CommentReference"/>
          <w:i w:val="0"/>
          <w:iCs w:val="0"/>
          <w:color w:val="auto"/>
        </w:rPr>
        <w:commentReference w:id="483"/>
      </w:r>
      <w:commentRangeEnd w:id="484"/>
      <w:r w:rsidRPr="00207D2A">
        <w:rPr>
          <w:rStyle w:val="CommentReference"/>
          <w:i w:val="0"/>
          <w:iCs w:val="0"/>
          <w:color w:val="auto"/>
        </w:rPr>
        <w:commentReference w:id="484"/>
      </w:r>
      <w:commentRangeEnd w:id="485"/>
      <w:r w:rsidR="00D9550C" w:rsidRPr="00207D2A">
        <w:rPr>
          <w:rStyle w:val="CommentReference"/>
          <w:i w:val="0"/>
          <w:iCs w:val="0"/>
          <w:color w:val="auto"/>
        </w:rPr>
        <w:commentReference w:id="485"/>
      </w:r>
    </w:p>
    <w:p w14:paraId="29F6A542" w14:textId="77777777" w:rsidR="00583D2A" w:rsidRPr="00207D2A" w:rsidRDefault="00583D2A" w:rsidP="00583D2A"/>
    <w:p w14:paraId="762EA36C" w14:textId="77777777" w:rsidR="00583D2A" w:rsidRPr="00207D2A" w:rsidRDefault="00583D2A" w:rsidP="00583D2A">
      <w:r w:rsidRPr="00207D2A">
        <w:t xml:space="preserve"> </w:t>
      </w:r>
    </w:p>
    <w:p w14:paraId="76406D41" w14:textId="77777777" w:rsidR="00583D2A" w:rsidRPr="00207D2A" w:rsidRDefault="00583D2A" w:rsidP="00583D2A"/>
    <w:p w14:paraId="1B9AC005" w14:textId="77777777" w:rsidR="007459AF" w:rsidRPr="00207D2A" w:rsidRDefault="007459AF" w:rsidP="00862972"/>
    <w:p w14:paraId="0672BFB9" w14:textId="3ED2CDB2" w:rsidR="00862972" w:rsidRPr="00207D2A" w:rsidRDefault="00AC5D18" w:rsidP="00EA7AE3">
      <w:pPr>
        <w:pStyle w:val="Heading2"/>
        <w:rPr>
          <w:rFonts w:cs="Times New Roman"/>
        </w:rPr>
      </w:pPr>
      <w:r w:rsidRPr="007355BC">
        <w:rPr>
          <w:rFonts w:cs="Times New Roman"/>
          <w:rPrChange w:id="486" w:author="Balaena Institute whitehead" w:date="2025-09-03T15:44:00Z" w16du:dateUtc="2025-09-03T18:44:00Z">
            <w:rPr>
              <w:rFonts w:cs="Times New Roman"/>
              <w:highlight w:val="green"/>
            </w:rPr>
          </w:rPrChange>
        </w:rPr>
        <w:t>4. DISCUSSION</w:t>
      </w:r>
    </w:p>
    <w:p w14:paraId="7F271DC8" w14:textId="554F66E7"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xml:space="preserve">) reliably captured the development of sexual dimorphism in sperm whales’ noses </w:t>
      </w:r>
      <w:r w:rsidRPr="00207D2A">
        <w:fldChar w:fldCharType="begin"/>
      </w:r>
      <w:r w:rsidR="00F061E5">
        <w:instrText xml:space="preserve"> ADDIN ZOTERO_ITEM CSL_CITATION {"citationID":"a1rt14bckep","properties":{"formattedCitation":"(Nishiwaki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While some individuals could be classified as males</w:t>
      </w:r>
      <w:r w:rsidR="00820837" w:rsidRPr="00207D2A">
        <w:t xml:space="preserve"> or </w:t>
      </w:r>
      <w:r w:rsidRPr="00207D2A">
        <w:t xml:space="preserve">females with high confidence based on their posterior probability estimates, 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4F55EA23" w:rsidR="00B80788" w:rsidRPr="00207D2A" w:rsidRDefault="00B80788" w:rsidP="00B80788">
      <w:pPr>
        <w:spacing w:line="360" w:lineRule="auto"/>
      </w:pPr>
      <w:r w:rsidRPr="00207D2A">
        <w:t xml:space="preserve">The uncertainty in </w:t>
      </w:r>
      <w:r w:rsidRPr="00207D2A">
        <w:rPr>
          <w:i/>
          <w:iCs/>
        </w:rPr>
        <w:t xml:space="preserve">TL </w:t>
      </w:r>
      <w:r w:rsidRPr="00207D2A">
        <w:t xml:space="preserve">estimates of our UAV system (CV = 2.0%) fell in the lower </w:t>
      </w:r>
      <w:r w:rsidR="00820837" w:rsidRPr="00207D2A">
        <w:t>range</w:t>
      </w:r>
      <w:r w:rsidRPr="00207D2A">
        <w:t xml:space="preserve"> of boat-based photogrammetric methods relying on laser photogrammetry used in the past </w:t>
      </w:r>
      <w:r w:rsidRPr="00207D2A">
        <w:fldChar w:fldCharType="begin"/>
      </w:r>
      <w:r w:rsidR="00F061E5">
        <w:instrText xml:space="preserve"> ADDIN ZOTERO_ITEM CSL_CITATION {"citationID":"ahiala4gig","properties":{"formattedCitation":"(CV = 1.3 - 5.1%; Gordon 1990, Dawson et al. 1995, Jaquet 2006)","plainCitation":"(CV = 1.3 - 5.1%; Gordon 1990, Dawson et al. 1995, Jaquet 2006)","noteIndex":0},"citationItems":[{"id":41,"uris":["http://zotero.org/users/5395629/items/VDH3ARTP"],"itemData":{"id":41,"type":"article-journal","container-title":"Reports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sea","volume":"40","author":[{"family":"Gordon","given":"Jonathan"}],"issued":{"date-parts":[["1990"]]}},"label":"page","prefix":"CV = 1.3 - 5.1%; "},{"id":40,"uris":["http://zotero.org/users/5395629/items/3Y7QGLEB"],"itemData":{"id":40,"type":"article-journal","container-title":"Reports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Pr="00207D2A">
        <w:fldChar w:fldCharType="separate"/>
      </w:r>
      <w:r w:rsidRPr="00207D2A">
        <w:rPr>
          <w:kern w:val="0"/>
          <w:lang w:val="en-US"/>
        </w:rPr>
        <w:t>(CV = 1.3 - 5.1%; Gordon 1990, Dawson et al. 1995, Jaquet 2006)</w:t>
      </w:r>
      <w:r w:rsidRPr="00207D2A">
        <w:fldChar w:fldCharType="end"/>
      </w:r>
      <w:r w:rsidRPr="00207D2A">
        <w:t xml:space="preserve">. However, our UAV system had higher uncertainty compared to </w:t>
      </w:r>
      <w:r w:rsidR="00820837" w:rsidRPr="00207D2A">
        <w:t>state-of-the-art</w:t>
      </w:r>
      <w:r w:rsidRPr="00207D2A">
        <w:t xml:space="preserve"> approaches for measuring sperm whales with UAV systems equipped with laser altimeters </w:t>
      </w:r>
      <w:r w:rsidRPr="00207D2A">
        <w:fldChar w:fldCharType="begin"/>
      </w:r>
      <w:r w:rsidR="00F061E5">
        <w:instrText xml:space="preserve"> ADDIN ZOTERO_ITEM CSL_CITATION {"citationID":"a2es7pchggb","properties":{"formattedCitation":"(CV = 1.0%; Dickson et al. 2021)","plainCitation":"(CV = 1.0%; Dickson et al. 2021)","noteIndex":0},"citationItems":[{"id":1309,"uris":["http://zotero.org/users/5395629/items/KGLHBNND"],"itemData":{"id":1309,"type":"article-journal","container-title":"Marine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Pr="00207D2A">
        <w:fldChar w:fldCharType="separate"/>
      </w:r>
      <w:r w:rsidRPr="00207D2A">
        <w:rPr>
          <w:kern w:val="0"/>
          <w:lang w:val="en-US"/>
        </w:rPr>
        <w:t>(CV = 1.0%; Dickson et al. 2021)</w:t>
      </w:r>
      <w:r w:rsidRPr="00207D2A">
        <w:fldChar w:fldCharType="end"/>
      </w:r>
      <w:r w:rsidRPr="00207D2A">
        <w:t xml:space="preserve">. Still, we found </w:t>
      </w:r>
      <w:r w:rsidR="009B09D1" w:rsidRPr="00207D2A">
        <w:t xml:space="preserve">that </w:t>
      </w:r>
      <w:r w:rsidR="00820837" w:rsidRPr="00207D2A">
        <w:t xml:space="preserve">our </w:t>
      </w:r>
      <w:r w:rsidRPr="00207D2A">
        <w:t xml:space="preserve">morphometric estimates of total body length remained within previously reported size ranges for sperm whales obtained through direct measurements </w:t>
      </w:r>
      <w:r w:rsidRPr="00207D2A">
        <w:fldChar w:fldCharType="begin"/>
      </w:r>
      <w:r w:rsidR="00F061E5">
        <w: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While some research objectives, like detecting individual changes in morphometry over time, may require a higher level of precision, some uncertainty may be acceptable in studies looking at general patterns across a population </w:t>
      </w:r>
      <w:r w:rsidRPr="00207D2A">
        <w:fldChar w:fldCharType="begin"/>
      </w:r>
      <w:r w:rsidR="00F061E5">
        <w:instrText xml:space="preserve"> ADDIN ZOTERO_ITEM CSL_CITATION {"citationID":"anari7ju0i","properties":{"formattedCitation":"(e.g., Waters &amp; Whitehead 1990)","plainCitation":"(e.g., 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Pr="00207D2A">
        <w:fldChar w:fldCharType="separate"/>
      </w:r>
      <w:r w:rsidRPr="00207D2A">
        <w:rPr>
          <w:kern w:val="0"/>
          <w:lang w:val="en-US"/>
        </w:rPr>
        <w:t>(e.g., Waters &amp; Whitehead 1990)</w:t>
      </w:r>
      <w:r w:rsidRPr="00207D2A">
        <w:fldChar w:fldCharType="end"/>
      </w:r>
      <w:r w:rsidRPr="00207D2A">
        <w:t xml:space="preserve">. This is particularly valuable for a population of highly mobile individuals that is impractical (if not impossible) to track over time. Additionally, information </w:t>
      </w:r>
      <w:r w:rsidR="00820837" w:rsidRPr="00207D2A">
        <w:t>on</w:t>
      </w:r>
      <w:r w:rsidRPr="00207D2A">
        <w:t xml:space="preserve"> measurement error can be incorporated in statistical analyses, allowing for a measured interpretation of resulting patterns and parameter estimates </w:t>
      </w:r>
      <w:r w:rsidRPr="00207D2A">
        <w:fldChar w:fldCharType="begin"/>
      </w:r>
      <w:r w:rsidR="00F061E5">
        <w:instrText xml:space="preserve"> ADDIN ZOTERO_ITEM CSL_CITATION {"citationID":"al6o42745i","properties":{"formattedCitation":"(e.g., Bierlich et al. 2021)","plainCitation":"(e.g., Bierlich et al. 2021)","noteIndex":0},"citationItems":[{"id":185,"uris":["http://zotero.org/users/5395629/items/57K542TH"],"itemData":{"id":185,"type":"article-journal","abstract":"Increasingly,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Pr="00207D2A">
        <w:fldChar w:fldCharType="separate"/>
      </w:r>
      <w:r w:rsidRPr="00207D2A">
        <w:rPr>
          <w:kern w:val="0"/>
          <w:lang w:val="en-US"/>
        </w:rPr>
        <w:t>(e.g., Bierlich et al. 2021)</w:t>
      </w:r>
      <w:r w:rsidRPr="00207D2A">
        <w:fldChar w:fldCharType="end"/>
      </w:r>
      <w:r w:rsidRPr="00207D2A">
        <w:t>.</w:t>
      </w:r>
    </w:p>
    <w:p w14:paraId="41D704B1" w14:textId="1A1D7F6C" w:rsidR="00B80788" w:rsidRPr="00207D2A" w:rsidRDefault="00B80788" w:rsidP="00B80788">
      <w:pPr>
        <w:spacing w:line="360" w:lineRule="auto"/>
      </w:pPr>
      <w:r w:rsidRPr="00207D2A">
        <w:lastRenderedPageBreak/>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xml:space="preserve">) are based on the size distributions at given developmental milestones (e.g., most individuals that rely exclusively on milk are under 5.5 m long; individuals that incorporate solid foods but still primarily rely on milk (i.e., juveniles) are between 5.5 – 7.6 m long; etc.) that are well grounded on anatomical, dietary, and gonadal analyses </w:t>
      </w:r>
      <w:r w:rsidRPr="00207D2A">
        <w:fldChar w:fldCharType="begin"/>
      </w:r>
      <w:r w:rsidR="00F061E5">
        <w:instrText xml:space="preserve"> ADDIN ZOTERO_ITEM CSL_CITATION {"citationID":"a19u9k61417","properties":{"formattedCitation":"(Best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F061E5">
        <w:instrText xml:space="preserve"> ADDIN ZOTERO_ITEM CSL_CITATION {"citationID":"a1f9qjb6urm","properties":{"formattedCitation":"(Waters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F061E5" w:rsidRPr="00F061E5">
        <w:rPr>
          <w:kern w:val="0"/>
          <w:lang w:val="en-US"/>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00F061E5">
        <w:instrText xml:space="preserve"> ADDIN ZOTERO_ITEM CSL_CITATION {"citationID":"a2h0su7ns45","properties":{"formattedCitation":"(Ohsumi 1977, Best et al. 1984)","plainCitation":"(Ohsumi 1977, Best et al. 1984)","noteIndex":0},"citationItems":[{"id":47,"uris":["http://zotero.org/users/5395629/items/4CI99DU2"],"itemData":{"id":47,"type":"article-journal","container-title":"Reports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 xml:space="preserve">.  However, it is important to note that growth curves are accompanied by uncertainty arising from individual variation in size and development with age.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487"/>
      <w:r w:rsidRPr="00207D2A">
        <w:t xml:space="preserve">m at a given age </w:t>
      </w:r>
      <w:r w:rsidRPr="00207D2A">
        <w:fldChar w:fldCharType="begin"/>
      </w:r>
      <w:r w:rsidR="00F061E5">
        <w:instrText xml:space="preserve"> ADDIN ZOTERO_ITEM CSL_CITATION {"citationID":"a10ttnsdt3n","properties":{"formattedCitation":"(Waters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487"/>
      <w:r w:rsidRPr="00207D2A">
        <w:rPr>
          <w:rStyle w:val="CommentReference"/>
        </w:rPr>
        <w:commentReference w:id="487"/>
      </w:r>
    </w:p>
    <w:p w14:paraId="70DBCAFF" w14:textId="5859CB12"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00F061E5">
        <w:instrText xml:space="preserve"> ADDIN ZOTERO_ITEM CSL_CITATION {"citationID":"a2cmsif68v","properties":{"formattedCitation":"(Cheney et al. 2022, Vivier et al. 2023)","plainCitation":"(Cheney et al. 2022, Vivier et al. 2023)","noteIndex":0},"citationItems":[{"id":33,"uris":["http://zotero.org/users/5395629/items/52UHIPB3"],"itemData":{"id":33,"type":"article-journal","abstract":"Data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This highlights the presence of individual variability in size at a given age, as well as the inherent difficulty of converting a continuous measure (</w:t>
      </w:r>
      <w:r w:rsidRPr="00207D2A">
        <w:rPr>
          <w:i/>
          <w:iCs/>
        </w:rPr>
        <w:t>TL</w:t>
      </w:r>
      <w:r w:rsidRPr="00207D2A">
        <w:t xml:space="preserve">) into a categorical one (age-class). But, when bins are wide enough, they perform well (with 2 – 3 age class bins having &gt;72.5% individuals assigned within 2 years of actual age-class bins) </w:t>
      </w:r>
      <w:r w:rsidRPr="00207D2A">
        <w:fldChar w:fldCharType="begin"/>
      </w:r>
      <w:r w:rsidR="00F061E5">
        <w:instrText xml:space="preserve"> ADDIN ZOTERO_ITEM CSL_CITATION {"citationID":"a2n3hcjfst0","properties":{"formattedCitation":"(Vivier et al. 2023, 2025)","plainCitation":"(Vivier et al. 2023, 2025)","noteIndex":0},"citationItems":[{"id":50,"uris":["http://zotero.org/users/5395629/items/F56GRG78"],"itemData":{"id":50,"type":"article-journal","abstract":"AbstractUnderstanding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for age classes corresponding to decreasing and stabilizing growth rates </w:t>
      </w:r>
      <w:r w:rsidRPr="00207D2A">
        <w:fldChar w:fldCharType="begin"/>
      </w:r>
      <w:r w:rsidR="00F061E5">
        <w:instrText xml:space="preserve"> ADDIN ZOTERO_ITEM CSL_CITATION {"citationID":"a4dvebm10","properties":{"formattedCitation":"(Vivier et al. 2023)","plainCitation":"(Vivier et al. 2023)","noteIndex":0},"citationItems":[{"id":50,"uris":["http://zotero.org/users/5395629/items/F56GRG78"],"itemData":{"id":50,"type":"article-journal","abstract":"AbstractUnderstanding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For sperm whales, the initial growth period (i.e., exponential growth phase) takes place between 0 – 7 years (4.1 – 7.6 m), which can be divided into calves and juveniles </w:t>
      </w:r>
      <w:r w:rsidRPr="00207D2A">
        <w:fldChar w:fldCharType="begin"/>
      </w:r>
      <w:r w:rsidR="00F061E5">
        <w:instrText xml:space="preserve"> ADDIN ZOTERO_ITEM CSL_CITATION {"citationID":"a1nvmigj33v","properties":{"formattedCitation":"(Best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At this stage of development, the growth trajectories of males and females are expected to be nearly equivalent </w:t>
      </w:r>
      <w:r w:rsidRPr="00207D2A">
        <w:fldChar w:fldCharType="begin"/>
      </w:r>
      <w:r w:rsidR="00F061E5">
        <w:instrText xml:space="preserve"> ADDIN ZOTERO_ITEM CSL_CITATION {"citationID":"a16kcverni3","properties":{"formattedCitation":"(Nishiwaki et al. 1963, Best et al. 1984)","plainCitation":"(Nishiwaki et al. 1963, Best et al. 1984)","noteIndex":0},"citationItems":[{"id":1729,"uris":["http://zotero.org/users/5395629/items/4DP8Z8PY"],"itemData":{"id":1729,"type":"article-journal","container-title":"Scientific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(Nishiwaki et al. 1963, Best et al. 1984)</w:t>
      </w:r>
      <w:r w:rsidRPr="00207D2A">
        <w:fldChar w:fldCharType="end"/>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0C17AA26" w:rsidR="00B80788" w:rsidRPr="00207D2A" w:rsidRDefault="00B80788" w:rsidP="00B80788">
      <w:pPr>
        <w:spacing w:line="360" w:lineRule="auto"/>
      </w:pPr>
      <w:r w:rsidRPr="00207D2A">
        <w:t>We found that, despite optimum parameter estimates being sensitive to measurement uncertainty (</w:t>
      </w:r>
      <w:r w:rsidRPr="00207D2A">
        <w:rPr>
          <w:b/>
          <w:bCs/>
        </w:rPr>
        <w:t>Figure 4)</w:t>
      </w:r>
      <w:r w:rsidRPr="00207D2A">
        <w:t xml:space="preserve">, the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w:t>
      </w:r>
      <w:r w:rsidRPr="00207D2A">
        <w:lastRenderedPageBreak/>
        <w:t xml:space="preserve">dimorphism </w:t>
      </w:r>
      <w:r w:rsidRPr="00207D2A">
        <w:fldChar w:fldCharType="begin"/>
      </w:r>
      <w:r w:rsidR="00F061E5">
        <w:instrText xml:space="preserve"> ADDIN ZOTERO_ITEM CSL_CITATION {"citationID":"a1mkcvu71ck","properties":{"formattedCitation":"(Nishiwaki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Namely, all whales &gt; 13 m—corresponding to the adult/mature male size range </w:t>
      </w:r>
      <w:r w:rsidRPr="00207D2A">
        <w:fldChar w:fldCharType="begin"/>
      </w:r>
      <w:r w:rsidR="00F061E5">
        <w:instrText xml:space="preserve"> ADDIN ZOTERO_ITEM CSL_CITATION {"citationID":"a18olj98kqc","properties":{"formattedCitation":"(Best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—had consistently low probabilities of being female; whereas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00F061E5">
        <w:instrText xml:space="preserve"> ADDIN ZOTERO_ITEM CSL_CITATION {"citationID":"a1ilaf5ci7t","properties":{"formattedCitation":"(Best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sexual dimorphism in immature individuals, although present, is harder to detect </w:t>
      </w:r>
      <w:r w:rsidRPr="00207D2A">
        <w:fldChar w:fldCharType="begin"/>
      </w:r>
      <w:r w:rsidR="00F061E5">
        <w:instrText xml:space="preserve"> ADDIN ZOTERO_ITEM CSL_CITATION {"citationID":"aiuqedhpn5","properties":{"formattedCitation":"(Nishiwaki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r w:rsidR="00820837" w:rsidRPr="00207D2A">
        <w:t>Hence, our</w:t>
      </w:r>
      <w:r w:rsidRPr="00207D2A">
        <w:t xml:space="preserve"> methods allow for </w:t>
      </w:r>
      <w:proofErr w:type="gramStart"/>
      <w:r w:rsidR="00C93F1A" w:rsidRPr="00207D2A">
        <w:t>the majority of</w:t>
      </w:r>
      <w:proofErr w:type="gramEnd"/>
      <w:r w:rsidRPr="00207D2A">
        <w:t xml:space="preserve"> individuals within the traditional female-immature age-sex class to be reliabl</w:t>
      </w:r>
      <w:r w:rsidR="00820837" w:rsidRPr="00207D2A">
        <w:t>y</w:t>
      </w:r>
      <w:r w:rsidRPr="00207D2A">
        <w:t xml:space="preserve"> identified as adult/mature females. </w:t>
      </w:r>
    </w:p>
    <w:p w14:paraId="3F824791" w14:textId="335A3AAA"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00F061E5">
        <w:instrText xml:space="preserve"> ADDIN ZOTERO_ITEM CSL_CITATION {"citationID":"auhc4n4sia","properties":{"formattedCitation":"(Nishiwaki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high 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00F061E5">
        <w:instrText xml:space="preserve"> ADDIN ZOTERO_ITEM CSL_CITATION {"citationID":"a3nuesq91s","properties":{"formattedCitation":"(McLaughlin et al. 2023)","plainCitation":"(McLaughlin et al. 2023)","noteIndex":0},"citationItems":[{"id":30,"uris":["http://zotero.org/users/5395629/items/RBB6JCJN"],"itemData":{"id":30,"type":"article-journal","abstract":"Synopsis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which would make distinguishing subadult males from adult and mature males particularly challenging. </w:t>
      </w:r>
      <w:commentRangeStart w:id="488"/>
      <w:commentRangeStart w:id="489"/>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488"/>
      <w:r w:rsidRPr="00207D2A">
        <w:rPr>
          <w:rStyle w:val="CommentReference"/>
        </w:rPr>
        <w:commentReference w:id="488"/>
      </w:r>
      <w:commentRangeEnd w:id="489"/>
      <w:r w:rsidRPr="00207D2A">
        <w:rPr>
          <w:rStyle w:val="CommentReference"/>
        </w:rPr>
        <w:commentReference w:id="489"/>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00F061E5">
        <w:instrText xml:space="preserve"> ADDIN ZOTERO_ITEM CSL_CITATION {"citationID":"a27kj0cjpv2","properties":{"formattedCitation":"(Einfeldt et al. 2019)","plainCitation":"(Einfeldt et al. 2019)","noteIndex":0},"citationItems":[{"id":29,"uris":["http://zotero.org/users/5395629/items/MTQY3HS3"],"itemData":{"id":29,"type":"article-journal","abstract":"AbstractMolecular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12373B68"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490"/>
      <w:commentRangeStart w:id="491"/>
      <w:r w:rsidRPr="00207D2A">
        <w:fldChar w:fldCharType="begin"/>
      </w:r>
      <w:r w:rsidR="00F061E5">
        <w:instrText xml:space="preserve"> ADDIN ZOTERO_ITEM CSL_CITATION {"citationID":"a27pf2du9q9","properties":{"formattedCitation":"(Best et al. 1984, Waters &amp; Whitehead 1990)","plainCitation":"(Best et al. 1984, Waters &amp; Whitehead 1990)","noteIndex":0},"citationItems":[{"id":1931,"uris":["http://zotero.org/users/5395629/items/QZ2YHGLH"],"itemData":{"id":1931,"type":"article-journal","container-title":"Reports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490"/>
      <w:r w:rsidRPr="00207D2A">
        <w:rPr>
          <w:rStyle w:val="CommentReference"/>
        </w:rPr>
        <w:commentReference w:id="490"/>
      </w:r>
      <w:commentRangeEnd w:id="491"/>
      <w:r w:rsidR="005D09FC">
        <w:rPr>
          <w:rStyle w:val="CommentReference"/>
        </w:rPr>
        <w:commentReference w:id="491"/>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F061E5">
        <w:instrText xml:space="preserve"> ADDIN ZOTERO_ITEM CSL_CITATION {"citationID":"a2pedg4j6b2","properties":{"formattedCitation":"(Best 1979)","plainCitation":"(Best 1979)","noteIndex":0},"citationItems":[{"id":88,"uris":["http://zotero.org/users/5395629/items/JF65GA6K"],"itemData":{"id":88,"type":"chapter","container-title":"Behavior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F061E5" w:rsidRPr="00F061E5">
        <w:rPr>
          <w:kern w:val="0"/>
          <w:lang w:val="en-US"/>
        </w:rPr>
        <w:t>(Best 1979)</w:t>
      </w:r>
      <w:r w:rsidR="00C93F1A" w:rsidRPr="00207D2A">
        <w:fldChar w:fldCharType="end"/>
      </w:r>
      <w:r w:rsidRPr="00207D2A">
        <w:t>, it is likely that adult (i.e., sexually mature) males were underrepresented in our sample.</w:t>
      </w:r>
      <w:del w:id="492" w:author="Ana Eguiguren" w:date="2025-09-04T21:04:00Z" w16du:dateUtc="2025-09-05T00:04:00Z">
        <w:r w:rsidRPr="00207D2A" w:rsidDel="00505535">
          <w:delText xml:space="preserve"> </w:delText>
        </w:r>
      </w:del>
      <w:r w:rsidRPr="00207D2A">
        <w:t xml:space="preserve"> </w:t>
      </w:r>
      <w:commentRangeStart w:id="493"/>
      <w:commentRangeStart w:id="494"/>
      <w:r w:rsidR="005D09FC">
        <w:t xml:space="preserve">Despite this we conservatively assumed equal prior probabilities of observing each sex. </w:t>
      </w:r>
      <w:r w:rsidR="00474C79">
        <w:t>This may have underestimated the probability of being female for some intermediate subjects. For instance</w:t>
      </w:r>
      <w:r w:rsidR="00D41EDB">
        <w:t>,</w:t>
      </w:r>
      <w:r w:rsidR="00474C79">
        <w:t xml:space="preserve"> when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of </w:t>
      </w:r>
      <w:r w:rsidR="00D71A32">
        <w:t>Richard</w:t>
      </w:r>
      <w:r w:rsidR="00474C79">
        <w:t xml:space="preserve"> et al.’s </w:t>
      </w:r>
      <w:r w:rsidR="00D41EDB">
        <w:t xml:space="preserve">(1996) </w:t>
      </w:r>
      <w:r w:rsidR="00474C79">
        <w:t>study</w:t>
      </w:r>
      <w:r w:rsidR="00D71A32">
        <w:t xml:space="preserve"> off the Galápagos Islands</w:t>
      </w:r>
      <w:r w:rsidR="00474C79">
        <w:t>)</w:t>
      </w:r>
      <w:r w:rsidR="00D71A32">
        <w:t xml:space="preserve">, the posterior probability </w:t>
      </w:r>
      <w:r w:rsidR="00D71A32">
        <w:lastRenderedPageBreak/>
        <w:t xml:space="preserve">of whale </w:t>
      </w:r>
      <w:ins w:id="495" w:author="Ana Eguiguren" w:date="2025-09-04T21:00:00Z" w16du:dateUtc="2025-09-05T00:00:00Z">
        <w:r w:rsidR="00686AFF">
          <w:t>#</w:t>
        </w:r>
      </w:ins>
      <w:r w:rsidR="000D7B1C">
        <w:t>11</w:t>
      </w:r>
      <w:del w:id="496" w:author="Ana Eguiguren" w:date="2025-09-04T21:00:00Z" w16du:dateUtc="2025-09-05T00:00:00Z">
        <w:r w:rsidR="00D71A32" w:rsidDel="00686AFF">
          <w:delText>#11</w:delText>
        </w:r>
      </w:del>
      <w:r w:rsidR="00D71A32">
        <w:t xml:space="preserve"> being female changed from </w:t>
      </w:r>
      <w:ins w:id="497" w:author="Ana Eguiguren" w:date="2025-09-24T16:44:00Z" w16du:dateUtc="2025-09-24T19:44:00Z">
        <w:r w:rsidR="000D7B1C">
          <w:t>0.38</w:t>
        </w:r>
      </w:ins>
      <w:del w:id="498" w:author="Ana Eguiguren" w:date="2025-09-04T21:01:00Z" w16du:dateUtc="2025-09-05T00:01:00Z">
        <w:r w:rsidR="00D71A32" w:rsidDel="00686AFF">
          <w:delText xml:space="preserve">0.64 to </w:delText>
        </w:r>
        <w:r w:rsidR="00D41EDB" w:rsidDel="00686AFF">
          <w:delText>0.87</w:delText>
        </w:r>
      </w:del>
      <w:ins w:id="499" w:author="Ana Eguiguren" w:date="2025-09-24T16:44:00Z" w16du:dateUtc="2025-09-24T19:44:00Z">
        <w:r w:rsidR="000D7B1C">
          <w:t xml:space="preserve"> </w:t>
        </w:r>
      </w:ins>
      <w:ins w:id="500" w:author="Ana Eguiguren" w:date="2025-09-04T21:01:00Z" w16du:dateUtc="2025-09-05T00:01:00Z">
        <w:r w:rsidR="00686AFF">
          <w:t>to 0.</w:t>
        </w:r>
      </w:ins>
      <w:ins w:id="501" w:author="Ana Eguiguren" w:date="2025-09-24T16:44:00Z" w16du:dateUtc="2025-09-24T19:44:00Z">
        <w:r w:rsidR="000D7B1C">
          <w:t>0.69</w:t>
        </w:r>
      </w:ins>
      <w:ins w:id="502" w:author="Ana Eguiguren" w:date="2025-09-04T21:03:00Z" w16du:dateUtc="2025-09-05T00:03:00Z">
        <w:r w:rsidR="004B27FA">
          <w:t xml:space="preserve"> (</w:t>
        </w:r>
        <w:r w:rsidR="004B27FA">
          <w:rPr>
            <w:b/>
            <w:bCs/>
          </w:rPr>
          <w:t>Supplement 4 – Figure S4-2)</w:t>
        </w:r>
      </w:ins>
      <w:r w:rsidR="00D71A32">
        <w:t>.</w:t>
      </w:r>
      <w:commentRangeEnd w:id="493"/>
      <w:r w:rsidR="00D41EDB">
        <w:rPr>
          <w:rStyle w:val="CommentReference"/>
        </w:rPr>
        <w:commentReference w:id="493"/>
      </w:r>
      <w:commentRangeEnd w:id="494"/>
      <w:r w:rsidR="00686AFF">
        <w:rPr>
          <w:rStyle w:val="CommentReference"/>
        </w:rPr>
        <w:commentReference w:id="494"/>
      </w:r>
      <w:ins w:id="503" w:author="Ana Eguiguren" w:date="2025-09-04T21:01:00Z" w16du:dateUtc="2025-09-05T00:01:00Z">
        <w:r w:rsidR="004B27FA">
          <w:t xml:space="preserve"> </w:t>
        </w:r>
      </w:ins>
      <w:ins w:id="504" w:author="Ana Eguiguren" w:date="2025-09-04T21:05:00Z" w16du:dateUtc="2025-09-05T00:05:00Z">
        <w:r w:rsidR="00505535">
          <w:t>However, i</w:t>
        </w:r>
      </w:ins>
      <w:ins w:id="505" w:author="Ana Eguiguren" w:date="2025-09-04T21:01:00Z" w16du:dateUtc="2025-09-05T00:01:00Z">
        <w:r w:rsidR="004B27FA">
          <w:t xml:space="preserve">mplementing this informed prior resulted in unrealistically high probabilities </w:t>
        </w:r>
      </w:ins>
      <w:ins w:id="506" w:author="Ana Eguiguren" w:date="2025-09-04T21:02:00Z" w16du:dateUtc="2025-09-05T00:02:00Z">
        <w:r w:rsidR="004B27FA">
          <w:t xml:space="preserve">of </w:t>
        </w:r>
      </w:ins>
      <w:ins w:id="507" w:author="Ana Eguiguren" w:date="2025-09-04T21:05:00Z" w16du:dateUtc="2025-09-05T00:05:00Z">
        <w:r w:rsidR="00505535">
          <w:t xml:space="preserve">individuals </w:t>
        </w:r>
      </w:ins>
      <w:ins w:id="508" w:author="Ana Eguiguren" w:date="2025-09-04T21:02:00Z" w16du:dateUtc="2025-09-05T00:02:00Z">
        <w:r w:rsidR="004B27FA">
          <w:t>being female for calves (original = 0.5, updated = 0.</w:t>
        </w:r>
      </w:ins>
      <w:ins w:id="509" w:author="Ana Eguiguren" w:date="2025-09-24T16:45:00Z" w16du:dateUtc="2025-09-24T19:45:00Z">
        <w:r w:rsidR="000D7B1C">
          <w:t>79</w:t>
        </w:r>
      </w:ins>
      <w:ins w:id="510" w:author="Ana Eguiguren" w:date="2025-09-04T21:02:00Z" w16du:dateUtc="2025-09-05T00:02:00Z">
        <w:r w:rsidR="004B27FA">
          <w:t xml:space="preserve">), </w:t>
        </w:r>
      </w:ins>
      <w:ins w:id="511" w:author="Ana Eguiguren" w:date="2025-09-04T21:06:00Z" w16du:dateUtc="2025-09-05T00:06:00Z">
        <w:r w:rsidR="00505535">
          <w:t xml:space="preserve">given that their nose-to-body ratios would not have diverged enough at that point to be able to tell males and females </w:t>
        </w:r>
      </w:ins>
      <w:ins w:id="512" w:author="Ana Eguiguren" w:date="2025-09-04T21:07:00Z" w16du:dateUtc="2025-09-05T00:07:00Z">
        <w:r w:rsidR="006F0DBB">
          <w:t>apart</w:t>
        </w:r>
        <w:r w:rsidR="00505535">
          <w:t>. Thus,</w:t>
        </w:r>
      </w:ins>
      <w:ins w:id="513" w:author="Ana Eguiguren" w:date="2025-09-04T21:02:00Z" w16du:dateUtc="2025-09-05T00:02:00Z">
        <w:r w:rsidR="004B27FA">
          <w:t xml:space="preserve"> we consider our co</w:t>
        </w:r>
      </w:ins>
      <w:ins w:id="514" w:author="Ana Eguiguren" w:date="2025-09-04T21:03:00Z" w16du:dateUtc="2025-09-05T00:03:00Z">
        <w:r w:rsidR="004B27FA">
          <w:t xml:space="preserve">nservative prior </w:t>
        </w:r>
      </w:ins>
      <w:ins w:id="515" w:author="Ana Eguiguren" w:date="2025-09-04T21:04:00Z" w16du:dateUtc="2025-09-05T00:04:00Z">
        <w:r w:rsidR="00505535">
          <w:t>to produce</w:t>
        </w:r>
      </w:ins>
      <w:ins w:id="516" w:author="Ana Eguiguren" w:date="2025-09-04T21:07:00Z" w16du:dateUtc="2025-09-05T00:07:00Z">
        <w:r w:rsidR="0030793A">
          <w:t xml:space="preserve"> a better representation of </w:t>
        </w:r>
        <w:r w:rsidR="006F0DBB">
          <w:t>the morpho</w:t>
        </w:r>
      </w:ins>
      <w:ins w:id="517" w:author="Ana Eguiguren" w:date="2025-09-04T21:08:00Z" w16du:dateUtc="2025-09-05T00:08:00Z">
        <w:r w:rsidR="006F0DBB">
          <w:t>metric different between males and females throughout their development</w:t>
        </w:r>
      </w:ins>
      <w:ins w:id="518" w:author="Ana Eguiguren" w:date="2025-09-04T21:07:00Z" w16du:dateUtc="2025-09-05T00:07:00Z">
        <w:r w:rsidR="0030793A">
          <w:t>.</w:t>
        </w:r>
      </w:ins>
    </w:p>
    <w:p w14:paraId="510B815B" w14:textId="59BF19F1" w:rsidR="00C93F1A" w:rsidRPr="00207D2A" w:rsidRDefault="00B80788" w:rsidP="00B80788">
      <w:pPr>
        <w:spacing w:line="360" w:lineRule="auto"/>
      </w:pPr>
      <w:r w:rsidRPr="00207D2A">
        <w:t xml:space="preserve">We found consistent support for a constant (i.e., linear) growth rate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At the same time, it contrasts with male </w:t>
      </w:r>
      <w:r w:rsidRPr="00207D2A">
        <w:rPr>
          <w:i/>
          <w:iCs/>
        </w:rPr>
        <w:t>TL-</w:t>
      </w:r>
      <w:r w:rsidRPr="00207D2A">
        <w:t xml:space="preserve">age growth curves that show decelerating growth in total body length as individuals approach 15 m (~40 years) </w:t>
      </w:r>
      <w:r w:rsidRPr="00207D2A">
        <w:fldChar w:fldCharType="begin"/>
      </w:r>
      <w:r w:rsidR="00F061E5">
        <w:instrText xml:space="preserve"> ADDIN ZOTERO_ITEM CSL_CITATION {"citationID":"a1qmeodpp09","properties":{"formattedCitation":"(Nishiwaki et al. 1963, Ohsumi 1977, Waters &amp; Whitehead 1990, Dickson 2020)","plainCitation":"(Nishiwaki et al. 1963, Ohsumi 1977, Waters &amp; Whitehead 1990, Dickson 2020)","noteIndex":0},"citationItems":[{"id":1729,"uris":["http://zotero.org/users/5395629/items/4DP8Z8PY"],"itemData":{"id":1729,"type":"article-journal","container-title":"Scientific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distributions","volume":"40","author":[{"family":"Waters","given":"Susan"},{"family":"Whitehead","given":"Hal"}],"issued":{"date-parts":[["1990"]]}}},{"id":16,"uris":["http://zotero.org/users/5395629/items/ACCKBNSX"],"itemData":{"id":16,"type":"thesis","event-place":"Dunedin,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instrText>
      </w:r>
      <w:r w:rsidRPr="00207D2A">
        <w:fldChar w:fldCharType="separate"/>
      </w:r>
      <w:r w:rsidR="00F061E5" w:rsidRPr="00F061E5">
        <w:rPr>
          <w:kern w:val="0"/>
          <w:lang w:val="en-US"/>
        </w:rPr>
        <w:t>(Nishiwaki et al. 1963, Ohsumi 1977, Waters &amp; Whitehead 1990, Dickson 2020)</w:t>
      </w:r>
      <w:r w:rsidRPr="00207D2A">
        <w:fldChar w:fldCharType="end"/>
      </w:r>
      <w:r w:rsidRPr="00207D2A">
        <w:t xml:space="preserve">. </w:t>
      </w:r>
      <w:r w:rsidR="00C93F1A" w:rsidRPr="00207D2A">
        <w:t xml:space="preserve">Although our dataset did not cover the full length span of mature males, which can reach over &gt; 18 m </w:t>
      </w:r>
      <w:r w:rsidR="00C93F1A" w:rsidRPr="00207D2A">
        <w:fldChar w:fldCharType="begin"/>
      </w:r>
      <w:r w:rsidR="00F061E5">
        <w:instrText xml:space="preserve"> ADDIN ZOTERO_ITEM CSL_CITATION {"citationID":"asqbp49imr","properties":{"formattedCitation":"(Kasuya 1991)","plainCitation":"(Kasuya 1991)","noteIndex":0},"citationItems":[{"id":1206,"uris":["http://zotero.org/users/5395629/items/ZIFCAXDR"],"itemData":{"id":1206,"type":"article-journal","container-title":"Marine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F061E5" w:rsidRPr="00F061E5">
        <w:rPr>
          <w:kern w:val="0"/>
          <w:lang w:val="en-US"/>
        </w:rPr>
        <w:t>(Kasuya 1991)</w:t>
      </w:r>
      <w:r w:rsidR="00C93F1A" w:rsidRPr="00207D2A">
        <w:fldChar w:fldCharType="end"/>
      </w:r>
      <w:r w:rsidR="00C93F1A" w:rsidRPr="00207D2A">
        <w:t>, it still stands that the growth period of male sperm whale noses far exceeds the growth period for their total body length. The decoupling growth curves for total body length and nose-to-body ratio may indicate</w:t>
      </w:r>
      <w:r w:rsidRPr="00207D2A">
        <w:t xml:space="preserve"> results  that the growth in larger males </w:t>
      </w:r>
      <w:r w:rsidR="00C93F1A" w:rsidRPr="00207D2A">
        <w:t>is</w:t>
      </w:r>
      <w:r w:rsidRPr="00207D2A">
        <w:t xml:space="preserve"> primarily driven by the growth of soft tissues encasing the sperm whales’ spermaceti organ, which in older males visibly protrudes beyond the lower jaw when seen from the side, instead of indeterminate skeletal growth </w:t>
      </w:r>
      <w:r w:rsidRPr="00207D2A">
        <w:fldChar w:fldCharType="begin"/>
      </w:r>
      <w:r w:rsidR="00F061E5">
        <w:instrText xml:space="preserve"> ADDIN ZOTERO_ITEM CSL_CITATION {"citationID":"a1vioe79a2g","properties":{"formattedCitation":"(Cranford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6903F914" w:rsidR="00B80788" w:rsidRDefault="00B80788" w:rsidP="00B80788">
      <w:pPr>
        <w:spacing w:line="360" w:lineRule="auto"/>
        <w:rPr>
          <w:ins w:id="519"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00F061E5">
        <w:instrText xml:space="preserve"> ADDIN ZOTERO_ITEM CSL_CITATION {"citationID":"aaef8kup0f","properties":{"formattedCitation":"(Simmons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r w:rsidR="005A5585">
        <w:t>T</w:t>
      </w:r>
      <w:r w:rsidRPr="00207D2A">
        <w:t xml:space="preserve">here is direct evidence that male giraffes with longer necks and larger-bodied elephants have higher reproductive success </w:t>
      </w:r>
      <w:r w:rsidRPr="00207D2A">
        <w:fldChar w:fldCharType="begin"/>
      </w:r>
      <w:r w:rsidR="00F061E5">
        <w:instrText xml:space="preserve"> ADDIN ZOTERO_ITEM CSL_CITATION {"citationID":"6w1ohVkk","properties":{"formattedCitation":"(Simmons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520"/>
      <w:r w:rsidRPr="00207D2A">
        <w:fldChar w:fldCharType="begin"/>
      </w:r>
      <w:r w:rsidR="00F061E5">
        <w:instrText xml:space="preserve"> ADDIN ZOTERO_ITEM CSL_CITATION {"citationID":"a1n3kkmnlm5","properties":{"formattedCitation":"(Cranford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520"/>
      <w:r w:rsidRPr="00207D2A">
        <w:rPr>
          <w:rStyle w:val="CommentReference"/>
        </w:rPr>
        <w:commentReference w:id="520"/>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02F747BF" w14:textId="37489CDD" w:rsidR="00B80788" w:rsidRPr="00207D2A" w:rsidRDefault="00B80788" w:rsidP="00B80788">
      <w:pPr>
        <w:spacing w:line="360" w:lineRule="auto"/>
      </w:pPr>
      <w:r w:rsidRPr="00207D2A">
        <w:t>Our inspection of peduncle dive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r w:rsidRPr="00207D2A">
        <w:fldChar w:fldCharType="begin"/>
      </w:r>
      <w:r w:rsidR="00F061E5">
        <w:instrText xml:space="preserve"> ADDIN ZOTERO_ITEM CSL_CITATION {"citationID":"a13jru1qbql","properties":{"formattedCitation":"(Best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The remaining </w:t>
      </w:r>
      <w:r w:rsidRPr="00207D2A">
        <w:lastRenderedPageBreak/>
        <w:t xml:space="preserve">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These findings align with previous work in which individual sex was known based on molecular methods or genital inspections, showing that only females receive peduncle dives </w:t>
      </w:r>
      <w:r w:rsidRPr="00207D2A">
        <w:fldChar w:fldCharType="begin"/>
      </w:r>
      <w:r w:rsidR="00F061E5">
        <w:instrText xml:space="preserve"> ADDIN ZOTERO_ITEM CSL_CITATION {"citationID":"a20ukgc4kk6","properties":{"formattedCitation":"(Gero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Two of the individuals observed receiving peduncle dives fell in the a ‘adult female’ size range (8.5 – 10 m – </w:t>
      </w:r>
      <w:r w:rsidRPr="00207D2A">
        <w:rPr>
          <w:b/>
          <w:bCs/>
        </w:rPr>
        <w:t>Table 1</w:t>
      </w:r>
      <w:r w:rsidRPr="00207D2A">
        <w:t xml:space="preserve">) and had a high degree of uncertainty associated to their </w:t>
      </w:r>
      <w:r w:rsidRPr="00207D2A">
        <w:rPr>
          <w:i/>
          <w:iCs/>
        </w:rPr>
        <w:t xml:space="preserve">P(f) </w:t>
      </w:r>
      <w:r w:rsidRPr="00207D2A">
        <w:t>estimates (</w:t>
      </w:r>
      <w:r w:rsidRPr="00207D2A">
        <w:rPr>
          <w:b/>
          <w:bCs/>
        </w:rPr>
        <w:t>Figure 6</w:t>
      </w:r>
      <w:r w:rsidRPr="00207D2A">
        <w:t xml:space="preserve">). Research off the Caribbean found that nulliparous females receive peduncle dives, but whether these individuals were younger females or simply had not given birth within the study period is unknown </w:t>
      </w:r>
      <w:r w:rsidRPr="00207D2A">
        <w:fldChar w:fldCharType="begin"/>
      </w:r>
      <w:r w:rsidR="00F061E5">
        <w: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Pr="00207D2A">
        <w:fldChar w:fldCharType="separate"/>
      </w:r>
      <w:r w:rsidR="00F061E5">
        <w:rPr>
          <w:kern w:val="0"/>
        </w:rPr>
        <w:t>(Konrad et al. 2019b)</w:t>
      </w:r>
      <w:r w:rsidRPr="00207D2A">
        <w:fldChar w:fldCharType="end"/>
      </w:r>
      <w:r w:rsidRPr="00207D2A">
        <w:t xml:space="preserve">. Females at this size range have most likely attained sexual maturity and are capable of conceiving </w:t>
      </w:r>
      <w:r w:rsidRPr="00207D2A">
        <w:fldChar w:fldCharType="begin"/>
      </w:r>
      <w:r w:rsidR="00F061E5">
        <w: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However, our methods did have the resolution to confidently discern these individuals as females. 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00F061E5">
        <w:instrText xml:space="preserve"> ADDIN ZOTERO_ITEM CSL_CITATION {"citationID":"6dIcuvdx","properties":{"formattedCitation":"(Gero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We caution that our methods for detecting participation of PD </w:t>
      </w:r>
      <w:r w:rsidR="009B09D1" w:rsidRPr="00207D2A">
        <w:t>were</w:t>
      </w:r>
      <w:r w:rsidRPr="00207D2A">
        <w:t xml:space="preserve"> not exhaustive, as we only inspected a subset of available footage, and thus don’t rule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00F061E5">
        <w:instrText xml:space="preserve"> ADDIN ZOTERO_ITEM CSL_CITATION {"citationID":"a144n00ipkf","properties":{"formattedCitation":"(Konrad et al. 2019b, Sarano et al. 2023)","plainCitation":"(Konrad et al. 2019b, Sarano et al. 2023)","noteIndex":0},"citationItems":[{"id":1316,"uris":["http://zotero.org/users/5395629/items/RUXFHIFG"],"itemData":{"id":1316,"type":"article-journal","container-title":"Behavioral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(Konrad et al. 2019b, Sarano et al. 2023)</w:t>
      </w:r>
      <w:r w:rsidRPr="00207D2A">
        <w:fldChar w:fldCharType="end"/>
      </w:r>
      <w:r w:rsidRPr="00207D2A">
        <w:t>.</w:t>
      </w:r>
    </w:p>
    <w:p w14:paraId="726E16FA" w14:textId="313F904C" w:rsidR="00B80788" w:rsidRPr="00207D2A" w:rsidRDefault="00B80788" w:rsidP="00B80788">
      <w:pPr>
        <w:pStyle w:val="Heading3"/>
        <w:rPr>
          <w:rFonts w:cs="Times New Roman"/>
        </w:rPr>
      </w:pPr>
      <w:r w:rsidRPr="00207D2A">
        <w:rPr>
          <w:rFonts w:cs="Times New Roman"/>
        </w:rPr>
        <w:t>4.4 | Future directions</w:t>
      </w:r>
    </w:p>
    <w:p w14:paraId="7536D841" w14:textId="166B816A"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00F061E5">
        <w:instrText xml:space="preserve"> ADDIN ZOTERO_ITEM CSL_CITATION {"citationID":"a56i8euhah","properties":{"formattedCitation":"(Mann &amp; Smuts 1998, 1999, Fellner et al. 2013)","plainCitation":"(Mann &amp; Smuts 1998, 1999, Fellner et al. 2013)","noteIndex":0},"citationItems":[{"id":155,"uris":["http://zotero.org/users/5395629/items/WAWRPT3K"],"itemData":{"id":155,"type":"article-journal","abstract":"To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00F061E5">
        <w:instrText xml:space="preserve"> ADDIN ZOTERO_ITEM CSL_CITATION {"citationID":"a2ll45et69n","properties":{"formattedCitation":"(Mann &amp; Smuts 1998, Fellner et al. 2013, Sakai et al. 2013, Eguiguren et al. 2025b)","plainCitation":"(Mann &amp; Smuts 1998, Fellner et al. 2013, Sakai et al. 2013, Eguiguren et al. 2025b)","noteIndex":0},"citationItems":[{"id":155,"uris":["http://zotero.org/users/5395629/items/WAWRPT3K"],"itemData":{"id":155,"type":"article-journal","abstract":"To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Pr>
          <w:kern w:val="0"/>
          <w:lang w:val="fr-FR"/>
        </w:rPr>
        <w:t>(Mann &amp; Smuts 1998, Fellner et al. 2013, Sakai et al. 2013, Eguiguren et al. 2025b)</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00F061E5">
        <w:instrText xml:space="preserve"> ADDIN ZOTERO_ITEM CSL_CITATION {"citationID":"a1jpn5ngd6f","properties":{"formattedCitation":"(Gero et al. 2013, Cantor et al. 2019)","plainCitation":"(Gero et al. 2013, Cantor et al. 2019)","noteIndex":0},"citationItems":[{"id":1325,"uris":["http://zotero.org/users/5395629/items/BNDZ6HWN"],"itemData":{"id":1325,"type":"article-journal","abstract":"It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xml:space="preserve">. Being able to infer the developmental stage of individuals from </w:t>
      </w:r>
      <w:r w:rsidR="00D0654D">
        <w:t>UAV</w:t>
      </w:r>
      <w:r w:rsidRPr="00207D2A">
        <w:t xml:space="preserve">-derived footage would allow </w:t>
      </w:r>
      <w:r w:rsidRPr="00207D2A">
        <w:lastRenderedPageBreak/>
        <w:t xml:space="preserve">us to better understand the extent to which care behaviours are driven by calves or juveniles seeking care versus adults providing care, and how these change overtime. </w:t>
      </w:r>
    </w:p>
    <w:p w14:paraId="541325DB" w14:textId="1882C0F3"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00F061E5">
        <w:instrText xml:space="preserve"> ADDIN ZOTERO_ITEM CSL_CITATION {"citationID":"a2qai6ds0df","properties":{"formattedCitation":"(Cranford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Pr="00207D2A">
        <w:t xml:space="preserve"> and </w:t>
      </w:r>
      <w:r w:rsidRPr="00207D2A">
        <w:rPr>
          <w:i/>
          <w:iCs/>
        </w:rPr>
        <w:t>NR</w:t>
      </w:r>
      <w:r w:rsidRPr="00207D2A">
        <w:rPr>
          <w:i/>
          <w:iCs/>
          <w:vertAlign w:val="subscript"/>
        </w:rPr>
        <w:t>flipper</w:t>
      </w:r>
      <w:r w:rsidRPr="00207D2A">
        <w:t xml:space="preserve"> 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 </w:t>
      </w:r>
      <w:r w:rsidRPr="00207D2A">
        <w:fldChar w:fldCharType="begin"/>
      </w:r>
      <w:r w:rsidR="00F061E5">
        <w:instrText xml:space="preserve"> ADDIN ZOTERO_ITEM CSL_CITATION {"citationID":"a1pck73ei98","properties":{"formattedCitation":"(Eguiguren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0C20D2EF" w:rsidR="00B80788" w:rsidRPr="00207D2A" w:rsidRDefault="00B80788" w:rsidP="00B80788">
      <w:pPr>
        <w:spacing w:line="360" w:lineRule="auto"/>
      </w:pPr>
      <w:r w:rsidRPr="00207D2A">
        <w:t xml:space="preserve">Length-based inferences of developmental stage obtained through UAV photogrammetry can also provide a relatively inexpensive and quick method </w:t>
      </w:r>
      <w:r w:rsidR="00A162A5" w:rsidRPr="00207D2A">
        <w:t xml:space="preserve">for </w:t>
      </w:r>
      <w:r w:rsidRPr="00207D2A">
        <w:t xml:space="preserve">quantifying the age structure of a population, and inferring its reproductive potential </w:t>
      </w:r>
      <w:r w:rsidRPr="00207D2A">
        <w:fldChar w:fldCharType="begin"/>
      </w:r>
      <w:r w:rsidR="00F061E5">
        <w:instrText xml:space="preserve"> ADDIN ZOTERO_ITEM CSL_CITATION {"citationID":"agv6mkun41","properties":{"formattedCitation":"(Waters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Usually, estimating the age distribution </w:t>
      </w:r>
      <w:r w:rsidR="00A162A5" w:rsidRPr="00207D2A">
        <w:t>of</w:t>
      </w:r>
      <w:r w:rsidRPr="00207D2A">
        <w:t xml:space="preserve"> a population requires</w:t>
      </w:r>
      <w:commentRangeStart w:id="521"/>
      <w:r w:rsidR="000B7221">
        <w:t xml:space="preserve"> large-scale sampling (e.g., hunting or commercial harvesting), </w:t>
      </w:r>
      <w:r w:rsidRPr="00207D2A">
        <w:t>mark-recapture methods and long-term monitoring</w:t>
      </w:r>
      <w:commentRangeEnd w:id="521"/>
      <w:r w:rsidR="00DA2810">
        <w:rPr>
          <w:rStyle w:val="CommentReference"/>
        </w:rPr>
        <w:commentReference w:id="521"/>
      </w:r>
      <w:r w:rsidRPr="00207D2A">
        <w:t xml:space="preserve">. But, photogrammetric estimates of size distribution, informed by ground-truthing data, can provide useful estimates </w:t>
      </w:r>
      <w:r w:rsidRPr="00207D2A">
        <w:fldChar w:fldCharType="begin"/>
      </w:r>
      <w:r w:rsidR="00F061E5">
        <w:instrText xml:space="preserve"> ADDIN ZOTERO_ITEM CSL_CITATION {"citationID":"atnmqg5s5f","properties":{"formattedCitation":"(Waters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This is a particularly useful means of monitoring the reproductive potential of a population over time, for instance, shortly after the end of whaling vs 50 years later,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F061E5">
        <w:instrText xml:space="preserve"> ADDIN ZOTERO_ITEM CSL_CITATION {"citationID":"a2of0jtejec","properties":{"formattedCitation":"(Eguiguren et al. 2025a)","plainCitation":"(Eguiguren et al. 2025a)","noteIndex":0},"citationItems":[{"id":79,"uris":["http://zotero.org/users/5395629/items/RKIDFR3L"],"itemData":{"id":79,"type":"article-journal","abstract":"Culture—socially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F061E5" w:rsidRPr="00F061E5">
        <w:rPr>
          <w:kern w:val="0"/>
          <w:lang w:val="en-US"/>
        </w:rPr>
        <w:t>(Eguiguren et al. 2025a)</w:t>
      </w:r>
      <w:r w:rsidR="00A162A5" w:rsidRPr="00207D2A">
        <w:fldChar w:fldCharType="end"/>
      </w:r>
      <w:r w:rsidRPr="00207D2A">
        <w:t xml:space="preserve">. Still, some care should be taken to make sure that individuals measured are a representative and unbiased sample of the population. </w:t>
      </w:r>
    </w:p>
    <w:p w14:paraId="0303C001" w14:textId="28C2E950" w:rsidR="00B80788" w:rsidRPr="005618C0" w:rsidRDefault="00B80788" w:rsidP="00B80788">
      <w:pPr>
        <w:spacing w:line="360" w:lineRule="auto"/>
        <w:rPr>
          <w:lang w:val="es-ES"/>
        </w:rPr>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00F061E5">
        <w:instrText xml:space="preserve"> ADDIN ZOTERO_ITEM CSL_CITATION {"citationID":"a2688n6jdgm","properties":{"formattedCitation":"(e.g., Connor et al. 2006, Harvey et al. 2017, Zwamborn et al. 2023)","plainCitation":"(e.g., Connor et al. 2006, Harvey et al. 2017, Zwamborn et al. 2023)","noteIndex":0},"citationItems":[{"id":10,"uris":["http://zotero.org/users/5395629/items/9LRSEEJA"],"itemData":{"id":10,"type":"article-journal","abstract":"A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C."},{"family":"Mann","given":"J."},{"family":"Watson-Capps","given":"J."}],"issued":{"date-parts":[["2006"]]}},"label":"page","prefix":"e.g.,"},{"id":1962,"uris":["http://zotero.org/users/5395629/items/3W6VZHD4"],"itemData":{"id":1962,"type":"article-journal","abstract":"Little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061E5">
        <w:rPr>
          <w:rFonts w:ascii="Cambria Math" w:hAnsi="Cambria Math" w:cs="Cambria Math"/>
        </w:rPr>
        <w:instrText>∼</w:instrText>
      </w:r>
      <w:r w:rsidR="00F061E5">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0B7221">
        <w:rPr>
          <w:kern w:val="0"/>
          <w:lang w:val="fr-FR"/>
        </w:rPr>
        <w:t>(e.g., Connor et al. 2006, Harvey et al. 2017, Zwamborn et al. 2023)</w:t>
      </w:r>
      <w:r w:rsidRPr="00207D2A">
        <w:fldChar w:fldCharType="end"/>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individuals? These questions help </w:t>
      </w:r>
      <w:r w:rsidR="00A162A5" w:rsidRPr="00207D2A">
        <w:t>elucidate</w:t>
      </w:r>
      <w:r w:rsidRPr="00207D2A">
        <w:t xml:space="preserve"> the nature of relationships in sperm </w:t>
      </w:r>
      <w:r w:rsidRPr="00207D2A">
        <w:lastRenderedPageBreak/>
        <w:t>whales</w:t>
      </w:r>
      <w:r w:rsidR="00A162A5" w:rsidRPr="00207D2A">
        <w:t xml:space="preserve"> and the proximate mechanisms by which their societies are maintained and established</w:t>
      </w:r>
      <w:r w:rsidRPr="00207D2A">
        <w:t xml:space="preserve">, which until now we have only been able to glean from proximity-based assessments of association </w:t>
      </w:r>
      <w:r w:rsidRPr="00207D2A">
        <w:fldChar w:fldCharType="begin"/>
      </w:r>
      <w:r w:rsidR="00F061E5">
        <w:instrText xml:space="preserve"> ADDIN ZOTERO_ITEM CSL_CITATION {"citationID":"a23nkivlrqb","properties":{"formattedCitation":"(Christal et al. 1998, Gero et al. 2014, Eguiguren et al. 2025b)","plainCitation":"(Christal et al. 1998, Gero et al. 2014, Eguiguren et al. 2025b)","noteIndex":0},"citationItems":[{"id":551,"uris":["http://zotero.org/users/5395629/items/2YZ8WU9I"],"itemData":{"id":551,"type":"article-journal","abstract":"Sperm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w:instrText>
      </w:r>
      <w:r w:rsidR="00F061E5" w:rsidRPr="005618C0">
        <w:rPr>
          <w:lang w:val="es-ES"/>
        </w:rPr>
        <w:instrText xml:space="preserve">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sidRPr="005618C0">
        <w:rPr>
          <w:kern w:val="0"/>
          <w:lang w:val="es-ES"/>
        </w:rPr>
        <w:t>(Christal et al. 1998, Gero et al. 2014, Eguiguren et al. 2025b)</w:t>
      </w:r>
      <w:r w:rsidRPr="00207D2A">
        <w:fldChar w:fldCharType="end"/>
      </w:r>
      <w:r w:rsidRPr="005618C0">
        <w:rPr>
          <w:lang w:val="es-ES"/>
        </w:rPr>
        <w:t xml:space="preserve">. </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4EA0DE97"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equivalent to those presented by Cheney et al. (2022), Vivier et al. (2024), and Robinson &amp; Visona-Kelly (2025).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F061E5">
        <w:instrText xml:space="preserve"> ADDIN ZOTERO_ITEM CSL_CITATION {"citationID":"a2o3o63jeoc","properties":{"formattedCitation":"(Adamczak et al. 2023)","plainCitation":"(Adamczak et al. 2023)","noteIndex":0},"citationItems":[{"id":20,"uris":["http://zotero.org/users/5395629/items/UE28HZHZ"],"itemData":{"id":20,"type":"article-journal","abstract":"Growth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00F061E5">
        <w:instrText xml:space="preserve"> ADDIN ZOTERO_ITEM CSL_CITATION {"citationID":"a1bvt0f61me","properties":{"formattedCitation":"\\uldash{(Clarke et al. 2012)}","plainCitation":"(Clarke et al. 2012)","dontUpdate":true,"noteIndex":0},"citationItems":[{"id":1217,"uris":["http://zotero.org/users/5395629/items/NDVSLRF2"],"itemData":{"id":1217,"type":"article-journal","abstract":"This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r w:rsidRPr="00207D2A">
        <w:rPr>
          <w:kern w:val="0"/>
          <w:u w:val="dash"/>
          <w:lang w:val="en-US"/>
        </w:rPr>
        <w:t xml:space="preserve">Clarke et al. </w:t>
      </w:r>
      <w:r w:rsidR="003B5C80">
        <w:rPr>
          <w:kern w:val="0"/>
          <w:u w:val="dash"/>
          <w:lang w:val="en-US"/>
        </w:rPr>
        <w:t>(</w:t>
      </w:r>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00F061E5">
        <w:instrText xml:space="preserve"> ADDIN ZOTERO_ITEM CSL_CITATION {"citationID":"aaes5v1qie","properties":{"formattedCitation":"\\uldash{(Waters &amp; Whitehead 1990)}","plainCitation":"(Waters &amp; Whitehead 1990)","dontUpdate":true,"noteIndex":0},"citationItems":[{"id":48,"uris":["http://zotero.org/users/5395629/items/7V7GBTZH"],"itemData":{"id":48,"type":"article-journal","container-title":"Reports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 xml:space="preserve">Waters &amp; Whitehead </w:t>
      </w:r>
      <w:r w:rsidR="003B5C80">
        <w:rPr>
          <w:kern w:val="0"/>
          <w:u w:val="dash"/>
          <w:lang w:val="en-US"/>
        </w:rPr>
        <w:t>(</w:t>
      </w:r>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variation </w:t>
      </w:r>
      <w:r w:rsidRPr="00207D2A">
        <w:fldChar w:fldCharType="begin"/>
      </w:r>
      <w:r w:rsidR="00F061E5">
        <w:instrText xml:space="preserve"> ADDIN ZOTERO_ITEM CSL_CITATION {"citationID":"a26frri2phc","properties":{"formattedCitation":"(Waters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F061E5" w:rsidRPr="00F061E5">
        <w:rPr>
          <w:kern w:val="0"/>
          <w:lang w:val="en-US"/>
        </w:rPr>
        <w:t>(Waters &amp; Whitehead 1990)</w:t>
      </w:r>
      <w:r w:rsidRPr="00207D2A">
        <w:fldChar w:fldCharType="end"/>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00F061E5">
        <w:instrText xml:space="preserve"> ADDIN ZOTERO_ITEM CSL_CITATION {"citationID":"a1csop1l0dp","properties":{"formattedCitation":"(Best et al. 2016)","plainCitation":"(Best et al. 2016)","noteIndex":0},"citationItems":[{"id":17,"uris":["http://zotero.org/users/5395629/items/P3WSJINY"],"itemData":{"id":17,"type":"article-journal","abstract":"This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F061E5" w:rsidRPr="00F061E5">
        <w:rPr>
          <w:kern w:val="0"/>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Moreover, future applications of our methods could overcome this limitation by collecting measurements from individuals of known sex and developmental stage in cases where this is feasible.</w:t>
      </w:r>
    </w:p>
    <w:p w14:paraId="207131F2" w14:textId="70B26F0A" w:rsidR="00B80788" w:rsidRPr="00207D2A" w:rsidRDefault="00B80788" w:rsidP="00B80788">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w:t>
      </w:r>
      <w:r w:rsidRPr="00207D2A">
        <w:lastRenderedPageBreak/>
        <w:t xml:space="preserve">available UAVs frequently used in cetacean monitoring </w:t>
      </w:r>
      <w:r w:rsidRPr="00207D2A">
        <w:fldChar w:fldCharType="begin"/>
      </w:r>
      <w:r w:rsidR="00F061E5">
        <w:instrText xml:space="preserve"> ADDIN ZOTERO_ITEM CSL_CITATION {"citationID":"aur3ekled7","properties":{"formattedCitation":"(Bierlich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00F061E5">
        <w:instrText xml:space="preserve"> ADDIN ZOTERO_ITEM CSL_CITATION {"citationID":"a1vpsf2ojc1","properties":{"formattedCitation":"(Bierlich et al. 2021, Napoli et al. 2024b)","plainCitation":"(Bierlich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(Bierlich et al. 2021, Napoli et al. 2024b)</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this may just be an unavoidably uncertain metric. We suggest that taking several measures for the same individuals would help capture the uncertainty associated with these metrics, which can then be propagated through further analytical steps using frequentist or Bayesian approaches </w:t>
      </w:r>
      <w:r w:rsidRPr="00207D2A">
        <w:fldChar w:fldCharType="begin"/>
      </w:r>
      <w:r w:rsidR="00F061E5">
        <w:instrText xml:space="preserve"> ADDIN ZOTERO_ITEM CSL_CITATION {"citationID":"ajrvskmafi","properties":{"formattedCitation":"(e.g., Bierlich et al. 2021, Napoli et al. 2024b)","plainCitation":"(e.g., 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(e.g., Bierlich et al. 2021, Napoli et al. 2024b)</w:t>
      </w:r>
      <w:r w:rsidRPr="00207D2A">
        <w:fldChar w:fldCharType="end"/>
      </w:r>
    </w:p>
    <w:p w14:paraId="0E2470E0" w14:textId="77777777"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12"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3"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4"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6"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7"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8"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5"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1"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2"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3"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34"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5"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1"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8"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1"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42"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43"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44" w:author="Ana Eguiguren" w:date="2025-08-27T13:01:00Z" w:initials="AE">
    <w:p w14:paraId="53EE3F1D" w14:textId="77777777" w:rsidR="00D0654D" w:rsidRDefault="00D0654D" w:rsidP="00D0654D">
      <w:r>
        <w:rPr>
          <w:rStyle w:val="CommentReference"/>
        </w:rPr>
        <w:annotationRef/>
      </w:r>
      <w:r>
        <w:rPr>
          <w:sz w:val="20"/>
          <w:szCs w:val="20"/>
        </w:rPr>
        <w:t>Should you mention that center of frame = negligeable distortions (with a ref like Burnett et al 2018) and then get away from having to justify why you didn’t correct for lens distortion (in case reviewers aks)?</w:t>
      </w:r>
    </w:p>
  </w:comment>
  <w:comment w:id="45"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47"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48"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49"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50"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51"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52"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57"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58" w:author="Ana Eguiguren" w:date="2025-09-19T16:10:00Z" w:initials="AE">
    <w:p w14:paraId="124BF20F" w14:textId="77777777" w:rsidR="00B03D88" w:rsidRDefault="00B03D88" w:rsidP="00B03D88">
      <w:r>
        <w:rPr>
          <w:rStyle w:val="CommentReference"/>
        </w:rPr>
        <w:annotationRef/>
      </w:r>
      <w:r>
        <w:rPr>
          <w:sz w:val="20"/>
          <w:szCs w:val="20"/>
        </w:rPr>
        <w:t>Old version (produced slighlty different values)</w:t>
      </w:r>
    </w:p>
  </w:comment>
  <w:comment w:id="107"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172" w:author="Christine K" w:date="2025-08-09T12:56:00Z" w:initials="CK">
    <w:p w14:paraId="33FA370C" w14:textId="2DB8214D" w:rsidR="005C6869" w:rsidRDefault="005C6869" w:rsidP="005C6869">
      <w:pPr>
        <w:pStyle w:val="CommentText"/>
      </w:pPr>
      <w:r>
        <w:rPr>
          <w:rStyle w:val="CommentReference"/>
        </w:rPr>
        <w:annotationRef/>
      </w:r>
      <w:r>
        <w:t>I’m confused about how this is a max but also sounds like applies across a size range?</w:t>
      </w:r>
    </w:p>
  </w:comment>
  <w:comment w:id="173" w:author="Ana Eguiguren" w:date="2025-08-27T12:20:00Z" w:initials="AE">
    <w:p w14:paraId="6002FC87" w14:textId="77777777" w:rsidR="004B1854" w:rsidRDefault="004B1854" w:rsidP="004B1854">
      <w:r>
        <w:rPr>
          <w:rStyle w:val="CommentReference"/>
        </w:rPr>
        <w:annotationRef/>
      </w:r>
      <w:r>
        <w:rPr>
          <w:sz w:val="20"/>
          <w:szCs w:val="20"/>
        </w:rPr>
        <w:t>From my understanding, this is how this type of equation is fit, so in the early bits of the curve, the fr parameters have a more noticeable effect, and the max f acts as an asymptote.</w:t>
      </w:r>
    </w:p>
  </w:comment>
  <w:comment w:id="182"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244"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250"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253"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347"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350"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354"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358"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389"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391"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362"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393"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410"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404"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405"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406"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434" w:author="Christine K" w:date="2025-08-09T14:07:00Z" w:initials="CK">
    <w:p w14:paraId="754A14D2" w14:textId="740CB8EF" w:rsidR="000023FA" w:rsidRDefault="000023FA" w:rsidP="000023FA">
      <w:pPr>
        <w:pStyle w:val="CommentText"/>
      </w:pPr>
      <w:r>
        <w:rPr>
          <w:rStyle w:val="CommentReference"/>
        </w:rPr>
        <w:annotationRef/>
      </w:r>
      <w:r>
        <w:t>?</w:t>
      </w:r>
    </w:p>
  </w:comment>
  <w:comment w:id="435"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437"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438"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463"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464"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466" w:author="Hal Whitehead" w:date="2025-08-07T20:42:00Z" w:initials="HW">
    <w:p w14:paraId="26701014" w14:textId="5A22E08F" w:rsidR="00571C21" w:rsidRDefault="00571C21">
      <w:pPr>
        <w:pStyle w:val="CommentText"/>
      </w:pPr>
      <w:r>
        <w:rPr>
          <w:rStyle w:val="CommentReference"/>
        </w:rPr>
        <w:annotationRef/>
      </w:r>
      <w:r>
        <w:t>Why bootstrapped?</w:t>
      </w:r>
    </w:p>
  </w:comment>
  <w:comment w:id="467"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477" w:author="Hal Whitehead" w:date="2025-08-07T20:44:00Z" w:initials="HW">
    <w:p w14:paraId="62E946CF" w14:textId="37AF7BDE" w:rsidR="00571C21" w:rsidRDefault="00571C21">
      <w:pPr>
        <w:pStyle w:val="CommentText"/>
      </w:pPr>
      <w:r>
        <w:rPr>
          <w:rStyle w:val="CommentReference"/>
        </w:rPr>
        <w:annotationRef/>
      </w:r>
      <w:r>
        <w:t>Is this necessary.  It adds additional confusion.</w:t>
      </w:r>
    </w:p>
  </w:comment>
  <w:comment w:id="465"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480"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481"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483" w:author="Laura Feyrer" w:date="2025-07-01T10:58:00Z" w:initials="LF">
    <w:p w14:paraId="592D5261" w14:textId="0096FA2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484"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485"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487" w:author="Balaena Institute whitehead" w:date="2025-07-30T13:37:00Z" w:initials="Bw">
    <w:p w14:paraId="5C706169" w14:textId="438BF910" w:rsidR="00B80788" w:rsidRDefault="00B80788" w:rsidP="00B80788">
      <w:pPr>
        <w:pStyle w:val="CommentText"/>
      </w:pPr>
      <w:r>
        <w:rPr>
          <w:rStyle w:val="CommentReference"/>
        </w:rPr>
        <w:annotationRef/>
      </w:r>
      <w:r>
        <w:t>Like ICI people, not super certain but useful enough at pop level</w:t>
      </w:r>
    </w:p>
  </w:comment>
  <w:comment w:id="488" w:author="Balaena Institute whitehead" w:date="2025-07-30T13:43:00Z" w:initials="Bw">
    <w:p w14:paraId="5E55CFD6" w14:textId="77777777" w:rsidR="00B80788" w:rsidRDefault="00B80788" w:rsidP="00B80788">
      <w:pPr>
        <w:pStyle w:val="CommentText"/>
      </w:pPr>
      <w:r>
        <w:rPr>
          <w:rStyle w:val="CommentReference"/>
        </w:rPr>
        <w:annotationRef/>
      </w:r>
      <w:r>
        <w:t>Could be sampled -genetic (directed to uncertain ones)</w:t>
      </w:r>
    </w:p>
  </w:comment>
  <w:comment w:id="489"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490"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491"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493"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494"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520" w:author="Balaena Institute whitehead" w:date="2025-07-30T13:54:00Z" w:initials="Bw">
    <w:p w14:paraId="65DE1201" w14:textId="7D6540B2" w:rsidR="00B80788" w:rsidRDefault="00B80788" w:rsidP="00B80788">
      <w:pPr>
        <w:pStyle w:val="CommentText"/>
      </w:pPr>
      <w:r>
        <w:rPr>
          <w:rStyle w:val="CommentReference"/>
        </w:rPr>
        <w:annotationRef/>
      </w:r>
      <w:r>
        <w:t>Monitor fluctuations in fat in nose?</w:t>
      </w:r>
    </w:p>
  </w:comment>
  <w:comment w:id="521" w:author="Hal Whitehead" w:date="2025-08-08T14:57:00Z" w:initials="HW">
    <w:p w14:paraId="4D4A5054" w14:textId="61D62D38" w:rsidR="00DA2810" w:rsidRDefault="00DA2810">
      <w:pPr>
        <w:pStyle w:val="CommentText"/>
      </w:pPr>
      <w:r>
        <w:rPr>
          <w:rStyle w:val="CommentReference"/>
        </w:rPr>
        <w:annotationRef/>
      </w:r>
      <w:r>
        <w:t>What about large-scale samples? e.g.  from hunting or commercial harvesting.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0"/>
  <w15:commentEx w15:paraId="67888BE1" w15:done="1"/>
  <w15:commentEx w15:paraId="4DFA658C" w15:done="1"/>
  <w15:commentEx w15:paraId="53EE3F1D" w15:done="0"/>
  <w15:commentEx w15:paraId="77DC2DC6" w15:done="0"/>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124BF20F" w15:done="0"/>
  <w15:commentEx w15:paraId="405796F4" w15:done="0"/>
  <w15:commentEx w15:paraId="33FA370C" w15:done="0"/>
  <w15:commentEx w15:paraId="6002FC87" w15:paraIdParent="33FA370C" w15:done="0"/>
  <w15:commentEx w15:paraId="5928CE04" w15:done="1"/>
  <w15:commentEx w15:paraId="57456DD0" w15:done="1"/>
  <w15:commentEx w15:paraId="6849ECDE"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0"/>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62E946CF" w15:done="1"/>
  <w15:commentEx w15:paraId="3D7D55F5" w15:done="1"/>
  <w15:commentEx w15:paraId="0D693BEA" w15:done="0"/>
  <w15:commentEx w15:paraId="3DA885F7" w15:paraIdParent="0D693BEA" w15:done="0"/>
  <w15:commentEx w15:paraId="592D5261" w15:done="1"/>
  <w15:commentEx w15:paraId="3ABE4B0D" w15:paraIdParent="592D5261" w15:done="1"/>
  <w15:commentEx w15:paraId="3407EBA7" w15:paraIdParent="592D5261" w15:done="1"/>
  <w15:commentEx w15:paraId="5C706169"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65DE1201" w15:done="1"/>
  <w15:commentEx w15:paraId="4D4A50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60B41DE0" w16cex:dateUtc="2025-08-09T19:36:00Z"/>
  <w16cex:commentExtensible w16cex:durableId="43C5D8BD" w16cex:dateUtc="2025-08-27T16:01: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706E6BD3" w16cex:dateUtc="2025-09-19T19:10:00Z"/>
  <w16cex:commentExtensible w16cex:durableId="5EBFBDBF" w16cex:dateUtc="2025-09-19T19:10:00Z"/>
  <w16cex:commentExtensible w16cex:durableId="06595205" w16cex:dateUtc="2025-08-09T19:56:00Z"/>
  <w16cex:commentExtensible w16cex:durableId="670DB2BD" w16cex:dateUtc="2025-08-27T15:20: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3D25CBD7" w16cex:dateUtc="2025-08-07T23:44:00Z"/>
  <w16cex:commentExtensible w16cex:durableId="77B35856" w16cex:dateUtc="2025-07-07T14:06:00Z"/>
  <w16cex:commentExtensible w16cex:durableId="587603BF" w16cex:dateUtc="2025-08-07T23:47:00Z"/>
  <w16cex:commentExtensible w16cex:durableId="497B9F46" w16cex:dateUtc="2025-08-27T15:32:00Z"/>
  <w16cex:commentExtensible w16cex:durableId="493D5EFF" w16cex:dateUtc="2025-07-01T17:58:00Z"/>
  <w16cex:commentExtensible w16cex:durableId="6A8150F5" w16cex:dateUtc="2025-07-01T18:00:00Z"/>
  <w16cex:commentExtensible w16cex:durableId="4E9A8152" w16cex:dateUtc="2025-07-02T20:41:00Z"/>
  <w16cex:commentExtensible w16cex:durableId="2FB93B88" w16cex:dateUtc="2025-07-30T16:37: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4756AA69" w16cex:dateUtc="2025-07-30T16:54:00Z"/>
  <w16cex:commentExtensible w16cex:durableId="49A048FF" w16cex:dateUtc="2025-08-08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4DFA658C" w16cid:durableId="60B41DE0"/>
  <w16cid:commentId w16cid:paraId="53EE3F1D" w16cid:durableId="43C5D8BD"/>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124BF20F" w16cid:durableId="706E6BD3"/>
  <w16cid:commentId w16cid:paraId="405796F4" w16cid:durableId="5EBFBDBF"/>
  <w16cid:commentId w16cid:paraId="33FA370C" w16cid:durableId="06595205"/>
  <w16cid:commentId w16cid:paraId="6002FC87" w16cid:durableId="670DB2BD"/>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62E946CF" w16cid:durableId="3D25CBD7"/>
  <w16cid:commentId w16cid:paraId="3D7D55F5" w16cid:durableId="77B35856"/>
  <w16cid:commentId w16cid:paraId="0D693BEA" w16cid:durableId="587603BF"/>
  <w16cid:commentId w16cid:paraId="3DA885F7" w16cid:durableId="497B9F46"/>
  <w16cid:commentId w16cid:paraId="592D5261" w16cid:durableId="493D5EFF"/>
  <w16cid:commentId w16cid:paraId="3ABE4B0D" w16cid:durableId="6A8150F5"/>
  <w16cid:commentId w16cid:paraId="3407EBA7" w16cid:durableId="4E9A8152"/>
  <w16cid:commentId w16cid:paraId="5C706169" w16cid:durableId="2FB93B88"/>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65DE1201" w16cid:durableId="4756AA69"/>
  <w16cid:commentId w16cid:paraId="4D4A5054" w16cid:durableId="49A0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435B4" w14:textId="77777777" w:rsidR="00906FF5" w:rsidRPr="00EC30B6" w:rsidRDefault="00906FF5">
      <w:pPr>
        <w:spacing w:after="0" w:line="240" w:lineRule="auto"/>
      </w:pPr>
      <w:r w:rsidRPr="00EC30B6">
        <w:separator/>
      </w:r>
    </w:p>
  </w:endnote>
  <w:endnote w:type="continuationSeparator" w:id="0">
    <w:p w14:paraId="27F5A484" w14:textId="77777777" w:rsidR="00906FF5" w:rsidRPr="00EC30B6" w:rsidRDefault="00906FF5">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522" w:author="Balaena Institute whitehead" w:date="2025-07-25T12:58:00Z" w16du:dateUtc="2025-07-25T15:58:00Z">
              <w:rPr>
                <w:noProof/>
              </w:rPr>
            </w:rPrChange>
          </w:rPr>
          <w:t>2</w:t>
        </w:r>
        <w:r w:rsidRPr="00EC30B6">
          <w:rPr>
            <w:rPrChange w:id="523"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7B9FAD" w14:textId="77777777" w:rsidR="00906FF5" w:rsidRPr="00EC30B6" w:rsidRDefault="00906FF5">
      <w:pPr>
        <w:spacing w:after="0" w:line="240" w:lineRule="auto"/>
      </w:pPr>
      <w:r w:rsidRPr="00EC30B6">
        <w:separator/>
      </w:r>
    </w:p>
  </w:footnote>
  <w:footnote w:type="continuationSeparator" w:id="0">
    <w:p w14:paraId="043369C1" w14:textId="77777777" w:rsidR="00906FF5" w:rsidRPr="00EC30B6" w:rsidRDefault="00906FF5">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K">
    <w15:presenceInfo w15:providerId="Windows Live" w15:userId="e5cdb86eeba46edf"/>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37DCB"/>
    <w:rsid w:val="000418E2"/>
    <w:rsid w:val="000512A1"/>
    <w:rsid w:val="000525B4"/>
    <w:rsid w:val="00052A57"/>
    <w:rsid w:val="00052EF9"/>
    <w:rsid w:val="00056D15"/>
    <w:rsid w:val="000631E8"/>
    <w:rsid w:val="0007359C"/>
    <w:rsid w:val="00076109"/>
    <w:rsid w:val="000763B9"/>
    <w:rsid w:val="00077A16"/>
    <w:rsid w:val="00084287"/>
    <w:rsid w:val="000851A3"/>
    <w:rsid w:val="00096326"/>
    <w:rsid w:val="000A251D"/>
    <w:rsid w:val="000A294B"/>
    <w:rsid w:val="000A5484"/>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552C"/>
    <w:rsid w:val="000F59CE"/>
    <w:rsid w:val="001027DD"/>
    <w:rsid w:val="00102F09"/>
    <w:rsid w:val="001077C3"/>
    <w:rsid w:val="00110949"/>
    <w:rsid w:val="0011182C"/>
    <w:rsid w:val="001129B3"/>
    <w:rsid w:val="00112DDA"/>
    <w:rsid w:val="0012150A"/>
    <w:rsid w:val="001247C4"/>
    <w:rsid w:val="00124D22"/>
    <w:rsid w:val="001306CB"/>
    <w:rsid w:val="00131CF4"/>
    <w:rsid w:val="00134443"/>
    <w:rsid w:val="0013582D"/>
    <w:rsid w:val="00135C6F"/>
    <w:rsid w:val="00137A11"/>
    <w:rsid w:val="00137A4D"/>
    <w:rsid w:val="00140AB1"/>
    <w:rsid w:val="00143460"/>
    <w:rsid w:val="00147AE5"/>
    <w:rsid w:val="001555F5"/>
    <w:rsid w:val="001608D0"/>
    <w:rsid w:val="0016136D"/>
    <w:rsid w:val="001625DA"/>
    <w:rsid w:val="00167434"/>
    <w:rsid w:val="001679F8"/>
    <w:rsid w:val="00170AE9"/>
    <w:rsid w:val="001763E2"/>
    <w:rsid w:val="00176570"/>
    <w:rsid w:val="001808C5"/>
    <w:rsid w:val="00180FEE"/>
    <w:rsid w:val="001823D3"/>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3E7B"/>
    <w:rsid w:val="00214779"/>
    <w:rsid w:val="00215849"/>
    <w:rsid w:val="002204F7"/>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4086F"/>
    <w:rsid w:val="00352471"/>
    <w:rsid w:val="003603EC"/>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B14BE"/>
    <w:rsid w:val="003B4470"/>
    <w:rsid w:val="003B5C80"/>
    <w:rsid w:val="003B5E1D"/>
    <w:rsid w:val="003C2CB8"/>
    <w:rsid w:val="003C4617"/>
    <w:rsid w:val="003C5406"/>
    <w:rsid w:val="003C5F32"/>
    <w:rsid w:val="003C7344"/>
    <w:rsid w:val="003D11D0"/>
    <w:rsid w:val="003D72F6"/>
    <w:rsid w:val="003E394A"/>
    <w:rsid w:val="003E4703"/>
    <w:rsid w:val="003E56B7"/>
    <w:rsid w:val="003E5933"/>
    <w:rsid w:val="003E7570"/>
    <w:rsid w:val="003F1711"/>
    <w:rsid w:val="003F289E"/>
    <w:rsid w:val="003F397F"/>
    <w:rsid w:val="003F45E5"/>
    <w:rsid w:val="003F5F59"/>
    <w:rsid w:val="003F7975"/>
    <w:rsid w:val="003F7AC1"/>
    <w:rsid w:val="004075F4"/>
    <w:rsid w:val="004155E6"/>
    <w:rsid w:val="00415908"/>
    <w:rsid w:val="0042583D"/>
    <w:rsid w:val="0043369A"/>
    <w:rsid w:val="0043540B"/>
    <w:rsid w:val="0044357B"/>
    <w:rsid w:val="004447D8"/>
    <w:rsid w:val="00453E9F"/>
    <w:rsid w:val="00455635"/>
    <w:rsid w:val="00463573"/>
    <w:rsid w:val="00465567"/>
    <w:rsid w:val="00470354"/>
    <w:rsid w:val="00470B35"/>
    <w:rsid w:val="00470F5B"/>
    <w:rsid w:val="00474C79"/>
    <w:rsid w:val="00482938"/>
    <w:rsid w:val="004942FF"/>
    <w:rsid w:val="00496E63"/>
    <w:rsid w:val="0049768A"/>
    <w:rsid w:val="004A6F11"/>
    <w:rsid w:val="004B1327"/>
    <w:rsid w:val="004B1854"/>
    <w:rsid w:val="004B27FA"/>
    <w:rsid w:val="004B6732"/>
    <w:rsid w:val="004C003F"/>
    <w:rsid w:val="004C0CDA"/>
    <w:rsid w:val="004C42E8"/>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306CA"/>
    <w:rsid w:val="005337B0"/>
    <w:rsid w:val="00537252"/>
    <w:rsid w:val="00537453"/>
    <w:rsid w:val="00547F4B"/>
    <w:rsid w:val="00551A9A"/>
    <w:rsid w:val="00557198"/>
    <w:rsid w:val="005618C0"/>
    <w:rsid w:val="005648F6"/>
    <w:rsid w:val="00565177"/>
    <w:rsid w:val="00570B88"/>
    <w:rsid w:val="0057186C"/>
    <w:rsid w:val="00571C21"/>
    <w:rsid w:val="00572935"/>
    <w:rsid w:val="0057381F"/>
    <w:rsid w:val="0057396D"/>
    <w:rsid w:val="00574C21"/>
    <w:rsid w:val="00576FA9"/>
    <w:rsid w:val="00583D2A"/>
    <w:rsid w:val="00583D6D"/>
    <w:rsid w:val="00584D36"/>
    <w:rsid w:val="00585091"/>
    <w:rsid w:val="005A17C1"/>
    <w:rsid w:val="005A3F96"/>
    <w:rsid w:val="005A41BF"/>
    <w:rsid w:val="005A5585"/>
    <w:rsid w:val="005B2432"/>
    <w:rsid w:val="005B4DD4"/>
    <w:rsid w:val="005C20EE"/>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77E42"/>
    <w:rsid w:val="00681FD1"/>
    <w:rsid w:val="00682A68"/>
    <w:rsid w:val="00685DD4"/>
    <w:rsid w:val="00686AFF"/>
    <w:rsid w:val="00692471"/>
    <w:rsid w:val="0069266A"/>
    <w:rsid w:val="006966A2"/>
    <w:rsid w:val="006A19F4"/>
    <w:rsid w:val="006A6C4E"/>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67C89"/>
    <w:rsid w:val="00771631"/>
    <w:rsid w:val="00772A9A"/>
    <w:rsid w:val="007733D3"/>
    <w:rsid w:val="00774426"/>
    <w:rsid w:val="00775D07"/>
    <w:rsid w:val="0078390E"/>
    <w:rsid w:val="00793DF2"/>
    <w:rsid w:val="007A47F0"/>
    <w:rsid w:val="007A56AB"/>
    <w:rsid w:val="007A578F"/>
    <w:rsid w:val="007B1F0C"/>
    <w:rsid w:val="007C734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30E"/>
    <w:rsid w:val="00855069"/>
    <w:rsid w:val="0085518B"/>
    <w:rsid w:val="0085528C"/>
    <w:rsid w:val="0085542A"/>
    <w:rsid w:val="00855C54"/>
    <w:rsid w:val="008604CB"/>
    <w:rsid w:val="00862972"/>
    <w:rsid w:val="008638D9"/>
    <w:rsid w:val="008655A9"/>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43CD"/>
    <w:rsid w:val="00950697"/>
    <w:rsid w:val="00956D56"/>
    <w:rsid w:val="0096116A"/>
    <w:rsid w:val="00977389"/>
    <w:rsid w:val="00980797"/>
    <w:rsid w:val="00981D8B"/>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3778"/>
    <w:rsid w:val="009D4CF0"/>
    <w:rsid w:val="009E0634"/>
    <w:rsid w:val="009E2E5B"/>
    <w:rsid w:val="009E36C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719F"/>
    <w:rsid w:val="00A47453"/>
    <w:rsid w:val="00A47743"/>
    <w:rsid w:val="00A506F6"/>
    <w:rsid w:val="00A53800"/>
    <w:rsid w:val="00A56BF0"/>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46A2"/>
    <w:rsid w:val="00B03D88"/>
    <w:rsid w:val="00B05416"/>
    <w:rsid w:val="00B05530"/>
    <w:rsid w:val="00B055DC"/>
    <w:rsid w:val="00B10704"/>
    <w:rsid w:val="00B15236"/>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57B4"/>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6442"/>
    <w:rsid w:val="00BD654B"/>
    <w:rsid w:val="00BD7F9F"/>
    <w:rsid w:val="00BE1ADA"/>
    <w:rsid w:val="00BE57BC"/>
    <w:rsid w:val="00BE68B1"/>
    <w:rsid w:val="00BF3BF0"/>
    <w:rsid w:val="00C04D6B"/>
    <w:rsid w:val="00C11F97"/>
    <w:rsid w:val="00C1259C"/>
    <w:rsid w:val="00C16AC2"/>
    <w:rsid w:val="00C21E4B"/>
    <w:rsid w:val="00C30AE6"/>
    <w:rsid w:val="00C33163"/>
    <w:rsid w:val="00C33279"/>
    <w:rsid w:val="00C36F3D"/>
    <w:rsid w:val="00C43471"/>
    <w:rsid w:val="00C456DE"/>
    <w:rsid w:val="00C45B56"/>
    <w:rsid w:val="00C45E33"/>
    <w:rsid w:val="00C52592"/>
    <w:rsid w:val="00C56919"/>
    <w:rsid w:val="00C602AF"/>
    <w:rsid w:val="00C61B9F"/>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20807"/>
    <w:rsid w:val="00D23145"/>
    <w:rsid w:val="00D27C79"/>
    <w:rsid w:val="00D35DA5"/>
    <w:rsid w:val="00D378B4"/>
    <w:rsid w:val="00D41EDB"/>
    <w:rsid w:val="00D42024"/>
    <w:rsid w:val="00D453AC"/>
    <w:rsid w:val="00D45F1D"/>
    <w:rsid w:val="00D46654"/>
    <w:rsid w:val="00D500A5"/>
    <w:rsid w:val="00D53B18"/>
    <w:rsid w:val="00D55635"/>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AD6"/>
    <w:rsid w:val="00DE08C4"/>
    <w:rsid w:val="00DE0DF4"/>
    <w:rsid w:val="00DE1874"/>
    <w:rsid w:val="00DF16A3"/>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6B91"/>
    <w:rsid w:val="00E4789B"/>
    <w:rsid w:val="00E50F08"/>
    <w:rsid w:val="00E5259C"/>
    <w:rsid w:val="00E55E8B"/>
    <w:rsid w:val="00E6103C"/>
    <w:rsid w:val="00E65420"/>
    <w:rsid w:val="00E70CC0"/>
    <w:rsid w:val="00E80961"/>
    <w:rsid w:val="00E815AC"/>
    <w:rsid w:val="00E81B70"/>
    <w:rsid w:val="00E86AA3"/>
    <w:rsid w:val="00E87D6A"/>
    <w:rsid w:val="00E92495"/>
    <w:rsid w:val="00E95600"/>
    <w:rsid w:val="00E97A22"/>
    <w:rsid w:val="00E97DC5"/>
    <w:rsid w:val="00EA082D"/>
    <w:rsid w:val="00EA0850"/>
    <w:rsid w:val="00EA3B92"/>
    <w:rsid w:val="00EA5F6E"/>
    <w:rsid w:val="00EA7A5A"/>
    <w:rsid w:val="00EA7AE3"/>
    <w:rsid w:val="00EB0584"/>
    <w:rsid w:val="00EB1F37"/>
    <w:rsid w:val="00EB7E15"/>
    <w:rsid w:val="00EC30B6"/>
    <w:rsid w:val="00EC3252"/>
    <w:rsid w:val="00EC69CA"/>
    <w:rsid w:val="00EC75E7"/>
    <w:rsid w:val="00ED13DA"/>
    <w:rsid w:val="00EE0E3F"/>
    <w:rsid w:val="00EE125C"/>
    <w:rsid w:val="00EE65F1"/>
    <w:rsid w:val="00EF7787"/>
    <w:rsid w:val="00F00280"/>
    <w:rsid w:val="00F061E5"/>
    <w:rsid w:val="00F1035B"/>
    <w:rsid w:val="00F16574"/>
    <w:rsid w:val="00F2034F"/>
    <w:rsid w:val="00F21B87"/>
    <w:rsid w:val="00F241F2"/>
    <w:rsid w:val="00F24B63"/>
    <w:rsid w:val="00F24FC4"/>
    <w:rsid w:val="00F266FF"/>
    <w:rsid w:val="00F27B62"/>
    <w:rsid w:val="00F35A05"/>
    <w:rsid w:val="00F406C5"/>
    <w:rsid w:val="00F43927"/>
    <w:rsid w:val="00F45528"/>
    <w:rsid w:val="00F46179"/>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7274"/>
    <w:rsid w:val="00FB1C45"/>
    <w:rsid w:val="00FC03C1"/>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27</Pages>
  <Words>46415</Words>
  <Characters>264567</Characters>
  <Application>Microsoft Office Word</Application>
  <DocSecurity>0</DocSecurity>
  <Lines>2204</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53</cp:revision>
  <cp:lastPrinted>2025-09-02T22:44:00Z</cp:lastPrinted>
  <dcterms:created xsi:type="dcterms:W3CDTF">2025-08-27T14:55:00Z</dcterms:created>
  <dcterms:modified xsi:type="dcterms:W3CDTF">2025-09-24T19:45:00Z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id="Y1Z0xwHr"/&gt;&lt;style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