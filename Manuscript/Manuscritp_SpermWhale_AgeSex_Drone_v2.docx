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Pr="00207D2A" w:rsidRDefault="00862972" w:rsidP="00862972">
      <w:r w:rsidRPr="00207D2A">
        <w:t xml:space="preserve">If conditions were adequate (windspeed &lt; 10 kt and no rain), we conducted 1 – 2 hour </w:t>
      </w:r>
      <w:commentRangeStart w:id="25"/>
      <w:r w:rsidRPr="00207D2A">
        <w:t>flight sessions</w:t>
      </w:r>
      <w:r w:rsidR="00037DCB">
        <w:t>, composed by a series of consecutive flights,</w:t>
      </w:r>
      <w:r w:rsidRPr="00207D2A">
        <w:t xml:space="preserve"> </w:t>
      </w:r>
      <w:commentRangeEnd w:id="25"/>
      <w:r w:rsidR="00C1259C">
        <w:rPr>
          <w:rStyle w:val="CommentReference"/>
        </w:rPr>
        <w:commentReference w:id="25"/>
      </w:r>
      <w:r w:rsidRPr="00207D2A">
        <w:t xml:space="preserve">using a DJI Mini 2 drone (249 g) equipped with propeller guards and landing gear. We conducted sessions in the </w:t>
      </w:r>
      <w:commentRangeStart w:id="26"/>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6"/>
      <w:r w:rsidR="00C1259C">
        <w:rPr>
          <w:rStyle w:val="CommentReference"/>
        </w:rPr>
        <w:commentReference w:id="26"/>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27" w:name="_Toc201083899"/>
      <w:r w:rsidRPr="00207D2A">
        <w:rPr>
          <w:rFonts w:cs="Times New Roman"/>
        </w:rPr>
        <w:lastRenderedPageBreak/>
        <w:t>2.2 | Morphometric measurements</w:t>
      </w:r>
      <w:bookmarkEnd w:id="27"/>
    </w:p>
    <w:p w14:paraId="15D81402" w14:textId="77777777" w:rsidR="00862972" w:rsidRPr="00207D2A" w:rsidRDefault="00862972" w:rsidP="00EA7AE3">
      <w:pPr>
        <w:pStyle w:val="Heading4"/>
        <w:rPr>
          <w:rFonts w:cs="Times New Roman"/>
        </w:rPr>
      </w:pPr>
      <w:bookmarkStart w:id="28" w:name="_Ref192584273"/>
      <w:r w:rsidRPr="00207D2A">
        <w:rPr>
          <w:rFonts w:cs="Times New Roman"/>
        </w:rPr>
        <w:t xml:space="preserve">2.2.1 | </w:t>
      </w:r>
      <w:bookmarkEnd w:id="28"/>
      <w:r w:rsidRPr="00207D2A">
        <w:rPr>
          <w:rFonts w:cs="Times New Roman"/>
        </w:rPr>
        <w:t>Estimating and correcting measurement error</w:t>
      </w:r>
    </w:p>
    <w:p w14:paraId="0DA1BC33" w14:textId="02C33FB5" w:rsidR="00C45E33" w:rsidRPr="00207D2A" w:rsidRDefault="00862972" w:rsidP="00862972">
      <w:commentRangeStart w:id="29"/>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0" w:author="Hal Whitehead" w:date="2025-08-07T16:39:00Z" w16du:dateUtc="2025-08-07T19:39:00Z">
            <w:rPr/>
          </w:rPrChange>
        </w:rPr>
        <w:t xml:space="preserve">. </w:t>
      </w:r>
      <w:r w:rsidR="00EC30B6" w:rsidRPr="00207D2A">
        <w:rPr>
          <w:rPrChange w:id="31"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2"/>
      <w:commentRangeStart w:id="33"/>
      <w:r w:rsidR="00876D20">
        <w:t>were largely unsuccessful</w:t>
      </w:r>
      <w:commentRangeEnd w:id="32"/>
      <w:r w:rsidR="00876D20">
        <w:rPr>
          <w:rStyle w:val="CommentReference"/>
        </w:rPr>
        <w:commentReference w:id="32"/>
      </w:r>
      <w:commentRangeEnd w:id="33"/>
      <w:r w:rsidR="00037DCB">
        <w:rPr>
          <w:rStyle w:val="CommentReference"/>
        </w:rPr>
        <w:commentReference w:id="33"/>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29"/>
      <w:r w:rsidR="00876D20">
        <w:rPr>
          <w:rStyle w:val="CommentReference"/>
        </w:rPr>
        <w:commentReference w:id="29"/>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4"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5"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6"/>
      <w:r w:rsidRPr="00207D2A">
        <w:rPr>
          <w:rFonts w:eastAsiaTheme="minorEastAsia"/>
        </w:rPr>
        <w:t xml:space="preserve">scaling </w:t>
      </w:r>
      <w:commentRangeEnd w:id="36"/>
      <w:r w:rsidR="00876D20">
        <w:rPr>
          <w:rStyle w:val="CommentReference"/>
        </w:rPr>
        <w:commentReference w:id="36"/>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7"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38"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from changes in weather conditions, we also fit random effects models with date as a random intercept and </w:t>
      </w:r>
      <w:r w:rsidRPr="00207D2A">
        <w:rPr>
          <w:rFonts w:eastAsiaTheme="minorEastAsia"/>
        </w:rPr>
        <w:lastRenderedPageBreak/>
        <w:t>slope. Although we found evidence for variation i</w:t>
      </w:r>
      <w:r w:rsidR="00DB08E5" w:rsidRPr="00207D2A">
        <w:rPr>
          <w:rFonts w:eastAsiaTheme="minorEastAsia"/>
        </w:rPr>
        <w:t xml:space="preserve">n the intercept and slope across different dates, this had </w:t>
      </w:r>
      <w:commentRangeStart w:id="39"/>
      <w:r w:rsidR="00DB08E5" w:rsidRPr="00207D2A">
        <w:rPr>
          <w:rFonts w:eastAsiaTheme="minorEastAsia"/>
        </w:rPr>
        <w:t xml:space="preserve">a negligible effect on measurement error. </w:t>
      </w:r>
      <w:commentRangeEnd w:id="39"/>
      <w:r w:rsidR="00D0654D">
        <w:rPr>
          <w:rStyle w:val="CommentReference"/>
        </w:rPr>
        <w:commentReference w:id="39"/>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0"/>
      <w:r w:rsidRPr="00207D2A">
        <w:t>a scale of 0 – 8, with 0 being high quality and 8 being low quality</w:t>
      </w:r>
      <w:commentRangeEnd w:id="40"/>
      <w:r w:rsidR="00876D20">
        <w:rPr>
          <w:rStyle w:val="CommentReference"/>
        </w:rPr>
        <w:commentReference w:id="40"/>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1"/>
      <w:r w:rsidRPr="00207D2A">
        <w:t>located near the center of the frame</w:t>
      </w:r>
      <w:commentRangeEnd w:id="41"/>
      <w:r w:rsidR="00037DCB">
        <w:t xml:space="preserve"> </w:t>
      </w:r>
      <w:commentRangeStart w:id="42"/>
      <w:r w:rsidR="00037DCB">
        <w:t>to minimize distortion</w:t>
      </w:r>
      <w:r w:rsidR="00876D20">
        <w:rPr>
          <w:rStyle w:val="CommentReference"/>
        </w:rPr>
        <w:commentReference w:id="41"/>
      </w:r>
      <w:commentRangeEnd w:id="42"/>
      <w:r w:rsidR="00D0654D">
        <w:rPr>
          <w:rStyle w:val="CommentReference"/>
        </w:rPr>
        <w:commentReference w:id="42"/>
      </w:r>
      <w:r w:rsidRPr="00207D2A">
        <w:t>, and whe</w:t>
      </w:r>
      <w:r w:rsidR="00D0654D">
        <w:t>n</w:t>
      </w:r>
      <w:r w:rsidRPr="00207D2A">
        <w:t xml:space="preserve"> the drone camera was positioned at nadir relative to the water surface. </w:t>
      </w:r>
      <w:commentRangeStart w:id="43"/>
      <w:r w:rsidR="00876D20">
        <w:t>W</w:t>
      </w:r>
      <w:r w:rsidR="002E01B8" w:rsidRPr="00207D2A">
        <w:t>e</w:t>
      </w:r>
      <w:commentRangeEnd w:id="43"/>
      <w:r w:rsidR="00D0654D">
        <w:rPr>
          <w:rStyle w:val="CommentReference"/>
        </w:rPr>
        <w:commentReference w:id="43"/>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4"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5"/>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5"/>
      <w:r w:rsidR="00323AC6">
        <w:rPr>
          <w:rStyle w:val="CommentReference"/>
        </w:rPr>
        <w:commentReference w:id="45"/>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6"/>
      <w:r w:rsidR="00583D2A" w:rsidRPr="00207D2A">
        <w:t>piecewise</w:t>
      </w:r>
      <w:commentRangeEnd w:id="46"/>
      <w:r w:rsidR="003C5F32" w:rsidRPr="00207D2A">
        <w:rPr>
          <w:rStyle w:val="CommentReference"/>
        </w:rPr>
        <w:commentReference w:id="46"/>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7"/>
      <w:r w:rsidR="00323AC6">
        <w:t xml:space="preserve">anterior </w:t>
      </w:r>
      <w:commentRangeEnd w:id="47"/>
      <w:r w:rsidR="00323AC6">
        <w:rPr>
          <w:rStyle w:val="CommentReference"/>
        </w:rPr>
        <w:commentReference w:id="47"/>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 xml:space="preserve">As sperm whales often tuck their flippers against their body, the insertion point of the flipper </w:t>
      </w:r>
      <w:r w:rsidR="00EC69CA" w:rsidRPr="00207D2A">
        <w:lastRenderedPageBreak/>
        <w:t>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8"/>
      <w:commentRangeStart w:id="49"/>
      <w:r w:rsidR="00137A4D" w:rsidRPr="00207D2A">
        <w:t>light and water conditions</w:t>
      </w:r>
      <w:commentRangeEnd w:id="48"/>
      <w:r w:rsidR="00323AC6">
        <w:rPr>
          <w:rStyle w:val="CommentReference"/>
        </w:rPr>
        <w:commentReference w:id="48"/>
      </w:r>
      <w:commentRangeEnd w:id="49"/>
      <w:r w:rsidR="004B1854">
        <w:rPr>
          <w:rStyle w:val="CommentReference"/>
        </w:rPr>
        <w:commentReference w:id="49"/>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0"/>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1" w:author="Ana Eguiguren" w:date="2025-09-02T19:44:00Z" w16du:dateUtc="2025-09-02T22:44:00Z">
        <w:r w:rsidR="000A294B">
          <w:rPr>
            <w:b/>
            <w:bCs/>
            <w:noProof/>
            <w:color w:val="auto"/>
          </w:rPr>
          <w:t>1</w:t>
        </w:r>
      </w:ins>
      <w:del w:id="52" w:author="Ana Eguiguren" w:date="2025-09-02T19:44:00Z" w16du:dateUtc="2025-09-02T22:44:00Z">
        <w:r w:rsidR="00897888" w:rsidRPr="000A294B" w:rsidDel="000A294B">
          <w:rPr>
            <w:b/>
            <w:bCs/>
            <w:noProof/>
            <w:color w:val="auto"/>
          </w:rPr>
          <w:delText>1</w:delText>
        </w:r>
      </w:del>
      <w:r w:rsidR="007459AF" w:rsidRPr="00207D2A">
        <w:rPr>
          <w:b/>
          <w:bCs/>
          <w:color w:val="auto"/>
          <w:rPrChange w:id="53" w:author="Balaena Institute whitehead" w:date="2025-07-25T12:58:00Z" w16du:dateUtc="2025-07-25T15:58:00Z">
            <w:rPr>
              <w:b/>
              <w:bCs/>
              <w:noProof/>
              <w:color w:val="auto"/>
            </w:rPr>
          </w:rPrChange>
        </w:rPr>
        <w:fldChar w:fldCharType="end"/>
      </w:r>
      <w:commentRangeEnd w:id="50"/>
      <w:r w:rsidR="00323AC6">
        <w:rPr>
          <w:rStyle w:val="CommentReference"/>
          <w:i w:val="0"/>
          <w:iCs w:val="0"/>
          <w:color w:val="auto"/>
        </w:rPr>
        <w:commentReference w:id="50"/>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w:t>
      </w:r>
      <w:r w:rsidRPr="00207D2A">
        <w:lastRenderedPageBreak/>
        <w:t xml:space="preserve">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4"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4"/>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5"/>
              <w:commentRangeEnd w:id="55"/>
              <m:r>
                <m:rPr>
                  <m:sty m:val="p"/>
                </m:rPr>
                <w:rPr>
                  <w:rStyle w:val="CommentReference"/>
                  <w:rFonts w:ascii="Cambria Math" w:hAnsi="Cambria Math"/>
                </w:rPr>
                <w:commentReference w:id="55"/>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p w14:paraId="363F85F5" w14:textId="61FF0A39" w:rsidR="00DE1874"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56"/>
      <w:commentRangeStart w:id="57"/>
      <w:r w:rsidRPr="00207D2A">
        <w:rPr>
          <w:rFonts w:eastAsiaTheme="minorEastAsia"/>
        </w:rPr>
        <w:t xml:space="preserve">the maximum difference of </w:t>
      </w:r>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of a male compared to a female of the same size</w:t>
      </w:r>
      <w:commentRangeEnd w:id="56"/>
      <w:r w:rsidR="005C6869">
        <w:rPr>
          <w:rStyle w:val="CommentReference"/>
        </w:rPr>
        <w:commentReference w:id="56"/>
      </w:r>
      <w:commentRangeEnd w:id="57"/>
      <w:r w:rsidR="004B1854">
        <w:rPr>
          <w:rStyle w:val="CommentReference"/>
        </w:rPr>
        <w:commentReference w:id="57"/>
      </w:r>
      <w:r w:rsidRPr="00207D2A">
        <w:rPr>
          <w:rFonts w:eastAsiaTheme="minorEastAsia"/>
        </w:rPr>
        <w:t xml:space="preserve">, 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58"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59"/>
              <w:commentRangeEnd w:id="59"/>
              <m:r>
                <m:rPr>
                  <m:sty m:val="p"/>
                </m:rPr>
                <w:rPr>
                  <w:rStyle w:val="CommentReference"/>
                  <w:rFonts w:ascii="Cambria Math" w:hAnsi="Cambria Math"/>
                </w:rPr>
                <w:commentReference w:id="59"/>
              </m:r>
              <m:r>
                <w:rPr>
                  <w:rFonts w:ascii="Cambria Math" w:hAnsi="Cambria Math"/>
                </w:rPr>
                <m:t>#8</m:t>
              </m:r>
            </m:e>
          </m:eqArr>
        </m:oMath>
      </m:oMathPara>
    </w:p>
    <w:p w14:paraId="3663B0E2" w14:textId="128BEF91" w:rsidR="00862972" w:rsidRPr="00207D2A"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60"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61" w:author="Ana Eguiguren" w:date="2025-09-02T19:33:00Z" w16du:dateUtc="2025-09-02T22:33:00Z">
        <w:r w:rsidR="003878CE">
          <w:rPr>
            <w:rFonts w:eastAsiaTheme="minorEastAsia"/>
            <w:i/>
            <w:iCs/>
          </w:rPr>
          <w:t xml:space="preserve"> </w:t>
        </w:r>
      </w:ins>
    </w:p>
    <w:p w14:paraId="5431C83A" w14:textId="77777777" w:rsidR="00A9605A" w:rsidRDefault="00862972" w:rsidP="00862972">
      <w:pPr>
        <w:rPr>
          <w:ins w:id="62"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0851A3" w:rsidRPr="00207D2A">
        <w:rPr>
          <w:rFonts w:eastAsiaTheme="minorEastAsia"/>
        </w:rPr>
        <w:t>of</w:t>
      </w:r>
      <w:r w:rsidRPr="00207D2A">
        <w:rPr>
          <w:rFonts w:eastAsiaTheme="minorEastAsia"/>
        </w:rPr>
        <w:t xml:space="preserve">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63" w:author="Ana Eguiguren" w:date="2025-09-02T19:39:00Z" w16du:dateUtc="2025-09-02T22:39:00Z">
        <w:r>
          <w:rPr>
            <w:rFonts w:eastAsiaTheme="minorEastAsia"/>
          </w:rPr>
          <w:lastRenderedPageBreak/>
          <w:t xml:space="preserve">We carried out </w:t>
        </w:r>
      </w:ins>
      <w:ins w:id="64" w:author="Ana Eguiguren" w:date="2025-09-04T20:41:00Z" w16du:dateUtc="2025-09-04T23:41:00Z">
        <w:r w:rsidR="00C33163">
          <w:rPr>
            <w:rFonts w:eastAsiaTheme="minorEastAsia"/>
          </w:rPr>
          <w:t>robustness checks</w:t>
        </w:r>
      </w:ins>
      <w:ins w:id="65" w:author="Ana Eguiguren" w:date="2025-09-02T19:39:00Z" w16du:dateUtc="2025-09-02T22:39:00Z">
        <w:r>
          <w:rPr>
            <w:rFonts w:eastAsiaTheme="minorEastAsia"/>
          </w:rPr>
          <w:t xml:space="preserve"> evaluate</w:t>
        </w:r>
      </w:ins>
      <w:ins w:id="66" w:author="Ana Eguiguren" w:date="2025-09-02T19:37:00Z" w16du:dateUtc="2025-09-02T22:37:00Z">
        <w:r>
          <w:rPr>
            <w:rFonts w:eastAsiaTheme="minorEastAsia"/>
          </w:rPr>
          <w:t xml:space="preserve"> the </w:t>
        </w:r>
      </w:ins>
      <w:ins w:id="67" w:author="Ana Eguiguren" w:date="2025-09-04T20:41:00Z" w16du:dateUtc="2025-09-04T23:41:00Z">
        <w:r w:rsidR="00C33163">
          <w:rPr>
            <w:rFonts w:eastAsiaTheme="minorEastAsia"/>
          </w:rPr>
          <w:t>effect of our modelling assumptions on</w:t>
        </w:r>
      </w:ins>
      <w:ins w:id="68" w:author="Ana Eguiguren" w:date="2025-09-02T19:37:00Z" w16du:dateUtc="2025-09-02T22:37:00Z">
        <w:r>
          <w:rPr>
            <w:rFonts w:eastAsiaTheme="minorEastAsia"/>
          </w:rPr>
          <w:t xml:space="preserve"> </w:t>
        </w:r>
      </w:ins>
      <w:ins w:id="69" w:author="Balaena Institute whitehead" w:date="2025-09-03T15:46:00Z" w16du:dateUtc="2025-09-03T18:46:00Z">
        <w:del w:id="70"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71" w:author="Ana Eguiguren" w:date="2025-09-02T19:38:00Z" w16du:dateUtc="2025-09-02T22:38:00Z">
        <w:r>
          <w:rPr>
            <w:rFonts w:eastAsiaTheme="minorEastAsia"/>
          </w:rPr>
          <w:t xml:space="preserve"> </w:t>
        </w:r>
        <w:del w:id="72" w:author="Balaena Institute whitehead" w:date="2025-09-03T15:46:00Z" w16du:dateUtc="2025-09-03T18:46:00Z">
          <w:r w:rsidDel="003E7570">
            <w:rPr>
              <w:rFonts w:eastAsiaTheme="minorEastAsia"/>
            </w:rPr>
            <w:delText>our</w:delText>
          </w:r>
        </w:del>
      </w:ins>
      <w:ins w:id="73" w:author="Ana Eguiguren" w:date="2025-09-02T19:46:00Z" w16du:dateUtc="2025-09-02T22:46:00Z">
        <w:del w:id="74" w:author="Balaena Institute whitehead" w:date="2025-09-03T15:46:00Z" w16du:dateUtc="2025-09-03T18:46:00Z">
          <w:r w:rsidR="00A9605A" w:rsidDel="003E7570">
            <w:rPr>
              <w:rFonts w:eastAsiaTheme="minorEastAsia"/>
            </w:rPr>
            <w:delText xml:space="preserve"> posterior</w:delText>
          </w:r>
        </w:del>
      </w:ins>
      <w:ins w:id="75" w:author="Ana Eguiguren" w:date="2025-09-02T19:37:00Z" w16du:dateUtc="2025-09-02T22:37:00Z">
        <w:del w:id="76"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77" w:author="Ana Eguiguren" w:date="2025-09-02T19:38:00Z" w16du:dateUtc="2025-09-02T22:38:00Z">
        <w:r>
          <w:rPr>
            <w:rFonts w:eastAsiaTheme="minorEastAsia"/>
          </w:rPr>
          <w:t xml:space="preserve"> to</w:t>
        </w:r>
      </w:ins>
      <w:ins w:id="78" w:author="Ana Eguiguren" w:date="2025-09-02T19:37:00Z" w16du:dateUtc="2025-09-02T22:37:00Z">
        <w:r>
          <w:rPr>
            <w:rFonts w:eastAsiaTheme="minorEastAsia"/>
          </w:rPr>
          <w:t xml:space="preserve"> </w:t>
        </w:r>
      </w:ins>
      <w:ins w:id="79" w:author="Ana Eguiguren" w:date="2025-09-02T19:47:00Z" w16du:dateUtc="2025-09-02T22:47:00Z">
        <w:r w:rsidR="00A9605A">
          <w:rPr>
            <w:rFonts w:eastAsiaTheme="minorEastAsia"/>
          </w:rPr>
          <w:t>our modelling decisions</w:t>
        </w:r>
      </w:ins>
      <w:ins w:id="80" w:author="Ana Eguiguren" w:date="2025-09-02T19:39:00Z" w16du:dateUtc="2025-09-02T22:39:00Z">
        <w:r>
          <w:rPr>
            <w:rFonts w:eastAsiaTheme="minorEastAsia"/>
          </w:rPr>
          <w:t xml:space="preserve">. </w:t>
        </w:r>
      </w:ins>
      <w:ins w:id="81" w:author="Ana Eguiguren" w:date="2025-09-02T19:54:00Z" w16du:dateUtc="2025-09-02T22:54:00Z">
        <w:r w:rsidR="00CE586D">
          <w:rPr>
            <w:rFonts w:eastAsiaTheme="minorEastAsia"/>
          </w:rPr>
          <w:t>Specifically</w:t>
        </w:r>
      </w:ins>
      <w:ins w:id="82" w:author="Ana Eguiguren" w:date="2025-09-02T19:47:00Z" w16du:dateUtc="2025-09-02T22:47:00Z">
        <w:r w:rsidR="00A9605A">
          <w:rPr>
            <w:rFonts w:eastAsiaTheme="minorEastAsia"/>
          </w:rPr>
          <w:t>, w</w:t>
        </w:r>
      </w:ins>
      <w:ins w:id="83" w:author="Ana Eguiguren" w:date="2025-09-02T19:39:00Z" w16du:dateUtc="2025-09-02T22:39:00Z">
        <w:r>
          <w:rPr>
            <w:rFonts w:eastAsiaTheme="minorEastAsia"/>
          </w:rPr>
          <w:t xml:space="preserve">e </w:t>
        </w:r>
      </w:ins>
      <w:ins w:id="84" w:author="Ana Eguiguren" w:date="2025-09-02T19:40:00Z" w16du:dateUtc="2025-09-02T22:40:00Z">
        <w:r>
          <w:rPr>
            <w:rFonts w:eastAsiaTheme="minorEastAsia"/>
          </w:rPr>
          <w:t xml:space="preserve">systematically varied </w:t>
        </w:r>
      </w:ins>
      <w:ins w:id="85" w:author="Ana Eguiguren" w:date="2025-09-02T19:39:00Z" w16du:dateUtc="2025-09-02T22:39:00Z">
        <w:r>
          <w:rPr>
            <w:rFonts w:eastAsiaTheme="minorEastAsia"/>
            <w:i/>
            <w:iCs/>
          </w:rPr>
          <w:t>chm</w:t>
        </w:r>
        <w:r>
          <w:rPr>
            <w:rFonts w:eastAsiaTheme="minorEastAsia"/>
          </w:rPr>
          <w:t xml:space="preserve"> values with</w:t>
        </w:r>
      </w:ins>
      <w:ins w:id="86" w:author="Ana Eguiguren" w:date="2025-09-02T19:40:00Z" w16du:dateUtc="2025-09-02T22:40:00Z">
        <w:r>
          <w:rPr>
            <w:rFonts w:eastAsiaTheme="minorEastAsia"/>
          </w:rPr>
          <w:t xml:space="preserve">in a reasonable range (5 – </w:t>
        </w:r>
      </w:ins>
      <w:ins w:id="87" w:author="Ana Eguiguren" w:date="2025-09-04T20:42:00Z" w16du:dateUtc="2025-09-04T23:42:00Z">
        <w:r w:rsidR="00C33163">
          <w:rPr>
            <w:rFonts w:eastAsiaTheme="minorEastAsia"/>
          </w:rPr>
          <w:t>7</w:t>
        </w:r>
      </w:ins>
      <w:ins w:id="88" w:author="Ana Eguiguren" w:date="2025-09-02T19:46:00Z" w16du:dateUtc="2025-09-02T22:46:00Z">
        <w:r w:rsidR="0085518B">
          <w:rPr>
            <w:rFonts w:eastAsiaTheme="minorEastAsia"/>
          </w:rPr>
          <w:t xml:space="preserve"> </w:t>
        </w:r>
      </w:ins>
      <w:ins w:id="89" w:author="Ana Eguiguren" w:date="2025-09-02T19:40:00Z" w16du:dateUtc="2025-09-02T22:40:00Z">
        <w:r>
          <w:rPr>
            <w:rFonts w:eastAsiaTheme="minorEastAsia"/>
          </w:rPr>
          <w:t xml:space="preserve">m) to </w:t>
        </w:r>
      </w:ins>
      <w:ins w:id="90" w:author="Ana Eguiguren" w:date="2025-09-02T19:47:00Z" w16du:dateUtc="2025-09-02T22:47:00Z">
        <w:r w:rsidR="00A9605A">
          <w:rPr>
            <w:rFonts w:eastAsiaTheme="minorEastAsia"/>
          </w:rPr>
          <w:t>compare</w:t>
        </w:r>
      </w:ins>
      <w:ins w:id="91" w:author="Ana Eguiguren" w:date="2025-09-02T19:40:00Z" w16du:dateUtc="2025-09-02T22:40:00Z">
        <w:r>
          <w:rPr>
            <w:rFonts w:eastAsiaTheme="minorEastAsia"/>
          </w:rPr>
          <w:t xml:space="preserve"> </w:t>
        </w:r>
      </w:ins>
      <w:ins w:id="92" w:author="Ana Eguiguren" w:date="2025-09-02T19:47:00Z" w16du:dateUtc="2025-09-02T22:47:00Z">
        <w:r w:rsidR="00A9605A">
          <w:rPr>
            <w:rFonts w:eastAsiaTheme="minorEastAsia"/>
          </w:rPr>
          <w:t>resulting posterior</w:t>
        </w:r>
      </w:ins>
      <w:ins w:id="93"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94" w:author="Ana Eguiguren" w:date="2025-09-02T19:41:00Z" w16du:dateUtc="2025-09-02T22:41:00Z">
        <w:r>
          <w:rPr>
            <w:rFonts w:eastAsiaTheme="minorEastAsia"/>
          </w:rPr>
          <w:t xml:space="preserve">. We also </w:t>
        </w:r>
      </w:ins>
      <w:ins w:id="95" w:author="Ana Eguiguren" w:date="2025-09-02T19:43:00Z" w16du:dateUtc="2025-09-02T22:43:00Z">
        <w:r w:rsidR="000A294B">
          <w:rPr>
            <w:rFonts w:eastAsiaTheme="minorEastAsia"/>
          </w:rPr>
          <w:t>computed</w:t>
        </w:r>
      </w:ins>
      <w:ins w:id="96" w:author="Ana Eguiguren" w:date="2025-09-02T19:41:00Z" w16du:dateUtc="2025-09-02T22:41:00Z">
        <w:r>
          <w:rPr>
            <w:rFonts w:eastAsiaTheme="minorEastAsia"/>
          </w:rPr>
          <w:t xml:space="preserve"> </w:t>
        </w:r>
      </w:ins>
      <w:ins w:id="97" w:author="Ana Eguiguren" w:date="2025-09-02T19:43:00Z" w16du:dateUtc="2025-09-02T22:43:00Z">
        <w:r w:rsidR="000A294B">
          <w:rPr>
            <w:rFonts w:eastAsiaTheme="minorEastAsia"/>
          </w:rPr>
          <w:t>posterior</w:t>
        </w:r>
      </w:ins>
      <w:ins w:id="98" w:author="Ana Eguiguren" w:date="2025-09-02T19:41:00Z" w16du:dateUtc="2025-09-02T22:41:00Z">
        <w:r>
          <w:rPr>
            <w:rFonts w:eastAsiaTheme="minorEastAsia"/>
          </w:rPr>
          <w:t xml:space="preserve"> </w:t>
        </w:r>
        <w:r>
          <w:rPr>
            <w:rFonts w:eastAsiaTheme="minorEastAsia"/>
            <w:i/>
            <w:iCs/>
          </w:rPr>
          <w:t xml:space="preserve">P(f) </w:t>
        </w:r>
      </w:ins>
      <w:ins w:id="99" w:author="Ana Eguiguren" w:date="2025-09-02T19:42:00Z" w16du:dateUtc="2025-09-02T22:42:00Z">
        <w:r>
          <w:rPr>
            <w:rFonts w:eastAsiaTheme="minorEastAsia"/>
          </w:rPr>
          <w:t>estimates</w:t>
        </w:r>
      </w:ins>
      <w:ins w:id="100" w:author="Ana Eguiguren" w:date="2025-09-02T19:41:00Z" w16du:dateUtc="2025-09-02T22:41:00Z">
        <w:r>
          <w:rPr>
            <w:rFonts w:eastAsiaTheme="minorEastAsia"/>
          </w:rPr>
          <w:t xml:space="preserve"> </w:t>
        </w:r>
      </w:ins>
      <w:r w:rsidR="00C33163">
        <w:rPr>
          <w:rFonts w:eastAsiaTheme="minorEastAsia"/>
        </w:rPr>
        <w:t>using</w:t>
      </w:r>
      <w:ins w:id="101" w:author="Ana Eguiguren" w:date="2025-09-02T19:44:00Z" w16du:dateUtc="2025-09-02T22:44:00Z">
        <w:r w:rsidR="000A294B">
          <w:rPr>
            <w:rFonts w:eastAsiaTheme="minorEastAsia"/>
          </w:rPr>
          <w:t xml:space="preserve"> on</w:t>
        </w:r>
      </w:ins>
      <w:ins w:id="102" w:author="Ana Eguiguren" w:date="2025-09-04T20:42:00Z" w16du:dateUtc="2025-09-04T23:42:00Z">
        <w:r w:rsidR="00C33163">
          <w:rPr>
            <w:rFonts w:eastAsiaTheme="minorEastAsia"/>
          </w:rPr>
          <w:t xml:space="preserve"> </w:t>
        </w:r>
      </w:ins>
      <w:r w:rsidR="00C33163">
        <w:rPr>
          <w:rFonts w:eastAsiaTheme="minorEastAsia"/>
        </w:rPr>
        <w:t>a</w:t>
      </w:r>
      <w:ins w:id="103" w:author="Ana Eguiguren" w:date="2025-09-04T20:42:00Z" w16du:dateUtc="2025-09-04T23:42:00Z">
        <w:r w:rsidR="00C33163">
          <w:rPr>
            <w:rFonts w:eastAsiaTheme="minorEastAsia"/>
          </w:rPr>
          <w:t xml:space="preserve"> </w:t>
        </w:r>
      </w:ins>
      <w:ins w:id="104" w:author="Ana Eguiguren" w:date="2025-09-02T19:45:00Z" w16du:dateUtc="2025-09-02T22:45:00Z">
        <w:r w:rsidR="000A294B">
          <w:t>prior</w:t>
        </w:r>
      </w:ins>
      <w:r w:rsidR="00C33163">
        <w:t xml:space="preserve"> </w:t>
      </w:r>
      <w:r w:rsidR="00C33163">
        <w:rPr>
          <w:i/>
          <w:iCs/>
        </w:rPr>
        <w:t>P(f)</w:t>
      </w:r>
      <w:ins w:id="105" w:author="Ana Eguiguren" w:date="2025-09-02T19:45:00Z" w16du:dateUtc="2025-09-02T22:45:00Z">
        <w:r w:rsidR="000A294B">
          <w:t xml:space="preserve"> </w:t>
        </w:r>
      </w:ins>
      <w:r w:rsidR="00C33163">
        <w:t>set to</w:t>
      </w:r>
      <w:ins w:id="106" w:author="Ana Eguiguren" w:date="2025-09-02T19:45:00Z" w16du:dateUtc="2025-09-02T22:45:00Z">
        <w:r w:rsidR="000A294B">
          <w:t xml:space="preserve"> 0.79</w:t>
        </w:r>
      </w:ins>
      <w:ins w:id="107" w:author="Ana Eguiguren" w:date="2025-09-02T19:48:00Z" w16du:dateUtc="2025-09-02T22:48:00Z">
        <w:r w:rsidR="00A9605A">
          <w:t>, which correspond</w:t>
        </w:r>
      </w:ins>
      <w:ins w:id="108" w:author="Ana Eguiguren" w:date="2025-09-02T19:49:00Z" w16du:dateUtc="2025-09-02T22:49:00Z">
        <w:r w:rsidR="00A9605A">
          <w:t>s</w:t>
        </w:r>
      </w:ins>
      <w:ins w:id="109" w:author="Ana Eguiguren" w:date="2025-09-02T19:48:00Z" w16du:dateUtc="2025-09-02T22:48:00Z">
        <w:r w:rsidR="00A9605A">
          <w:t xml:space="preserve"> to </w:t>
        </w:r>
      </w:ins>
      <w:ins w:id="110" w:author="Ana Eguiguren" w:date="2025-09-02T19:45:00Z" w16du:dateUtc="2025-09-02T22:45:00Z">
        <w:r w:rsidR="000A294B">
          <w:t xml:space="preserve">the proportion of females in </w:t>
        </w:r>
        <w:del w:id="111" w:author="Balaena Institute whitehead" w:date="2025-09-03T15:47:00Z" w16du:dateUtc="2025-09-03T18:47:00Z">
          <w:r w:rsidR="000A294B" w:rsidDel="003E7570">
            <w:delText xml:space="preserve">the </w:delText>
          </w:r>
        </w:del>
        <w:r w:rsidR="000A294B">
          <w:t>breeding groups of</w:t>
        </w:r>
      </w:ins>
      <w:ins w:id="112" w:author="Ana Eguiguren" w:date="2025-09-02T19:49:00Z" w16du:dateUtc="2025-09-02T22:49:00Z">
        <w:r w:rsidR="00A9605A">
          <w:t>f the Gal</w:t>
        </w:r>
        <w:r w:rsidR="00A9605A" w:rsidRPr="00A9605A">
          <w:rPr>
            <w:rPrChange w:id="113" w:author="Ana Eguiguren" w:date="2025-09-02T19:49:00Z" w16du:dateUtc="2025-09-02T22:49:00Z">
              <w:rPr>
                <w:lang w:val="es-ES"/>
              </w:rPr>
            </w:rPrChange>
          </w:rPr>
          <w:t>ápagos Islands</w:t>
        </w:r>
        <w:r w:rsidR="00A9605A">
          <w:t xml:space="preserve"> </w:t>
        </w:r>
      </w:ins>
      <w:ins w:id="114" w:author="Balaena Institute whitehead" w:date="2025-09-03T15:47:00Z" w16du:dateUtc="2025-09-03T18:47:00Z">
        <w:r w:rsidR="003E7570">
          <w:t>genetically determined in</w:t>
        </w:r>
      </w:ins>
      <w:ins w:id="115" w:author="Ana Eguiguren" w:date="2025-09-02T19:50:00Z" w16du:dateUtc="2025-09-02T22:50:00Z">
        <w:del w:id="116" w:author="Balaena Institute whitehead" w:date="2025-09-03T15:47:00Z" w16du:dateUtc="2025-09-03T18:47:00Z">
          <w:r w:rsidR="00A9605A" w:rsidDel="003E7570">
            <w:delText>in</w:delText>
          </w:r>
        </w:del>
        <w:r w:rsidR="00A9605A">
          <w:t xml:space="preserve"> 1991</w:t>
        </w:r>
      </w:ins>
      <w:ins w:id="117"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118" w:author="Balaena Institute whitehead" w:date="2025-07-25T14:13:00Z" w16du:dateUtc="2025-07-25T17:13:00Z"/>
          <w:del w:id="119" w:author="Ana Eguiguren" w:date="2025-09-02T19:30:00Z" w16du:dateUtc="2025-09-02T22:30:00Z"/>
          <w:rFonts w:eastAsiaTheme="minorEastAsia"/>
        </w:rPr>
      </w:pPr>
      <w:commentRangeStart w:id="120"/>
      <w:del w:id="121"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120"/>
        <w:r w:rsidR="007B1F0C" w:rsidDel="003878CE">
          <w:rPr>
            <w:rStyle w:val="CommentReference"/>
          </w:rPr>
          <w:commentReference w:id="120"/>
        </w:r>
      </w:del>
    </w:p>
    <w:p w14:paraId="58209EA4" w14:textId="25660A57" w:rsidR="00F1035B" w:rsidRPr="00207D2A" w:rsidRDefault="00C602AF" w:rsidP="00C602AF">
      <w:pPr>
        <w:pStyle w:val="Heading4"/>
        <w:rPr>
          <w:ins w:id="122"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123" w:author="Ana Eguiguren" w:date="2025-09-02T19:44:00Z" w16du:dateUtc="2025-09-02T22:44:00Z">
        <w:r w:rsidR="000A294B" w:rsidRPr="00207D2A">
          <w:rPr>
            <w:b/>
            <w:bCs/>
            <w:sz w:val="20"/>
            <w:szCs w:val="20"/>
          </w:rPr>
          <w:t xml:space="preserve">Table </w:t>
        </w:r>
        <w:r w:rsidR="000A294B">
          <w:rPr>
            <w:b/>
            <w:bCs/>
            <w:sz w:val="20"/>
            <w:szCs w:val="20"/>
          </w:rPr>
          <w:t>1</w:t>
        </w:r>
      </w:ins>
      <w:del w:id="124"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125"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125"/>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w:t>
            </w:r>
            <w:r w:rsidRPr="00207D2A">
              <w:rPr>
                <w:sz w:val="20"/>
                <w:szCs w:val="20"/>
              </w:rPr>
              <w:lastRenderedPageBreak/>
              <w:t xml:space="preserve">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126"/>
            <w:del w:id="127" w:author="Balaena Institute whitehead" w:date="2025-09-04T17:08:00Z" w16du:dateUtc="2025-09-04T20:08:00Z">
              <w:r w:rsidRPr="00207D2A" w:rsidDel="00610477">
                <w:rPr>
                  <w:sz w:val="20"/>
                  <w:szCs w:val="20"/>
                </w:rPr>
                <w:delText xml:space="preserve">During this period, individuals continue to grow. </w:delText>
              </w:r>
              <w:commentRangeEnd w:id="126"/>
              <w:r w:rsidR="00EE0E3F" w:rsidDel="00610477">
                <w:rPr>
                  <w:rStyle w:val="CommentReference"/>
                </w:rPr>
                <w:commentReference w:id="126"/>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07AF844" w14:textId="7651C57B" w:rsidR="00B904F0" w:rsidRPr="00207D2A" w:rsidRDefault="00FA0DD1" w:rsidP="00B904F0">
      <w:commentRangeStart w:id="128"/>
      <w:r w:rsidRPr="00207D2A">
        <w:t>Peduncle</w:t>
      </w:r>
      <w:r w:rsidR="00E5259C" w:rsidRPr="00207D2A">
        <w:t xml:space="preserve"> dives </w:t>
      </w:r>
      <w:del w:id="129" w:author="Ana Eguiguren" w:date="2025-09-16T20:30:00Z" w16du:dateUtc="2025-09-16T23:30:00Z">
        <w:r w:rsidR="00E5259C" w:rsidRPr="00207D2A" w:rsidDel="001679F8">
          <w:delText xml:space="preserve">were </w:delText>
        </w:r>
      </w:del>
      <w:ins w:id="130" w:author="Ana Eguiguren" w:date="2025-09-16T20:30:00Z" w16du:dateUtc="2025-09-16T23:30:00Z">
        <w:r w:rsidR="001679F8">
          <w:t>have been</w:t>
        </w:r>
        <w:r w:rsidR="001679F8" w:rsidRPr="00207D2A">
          <w:t xml:space="preserve"> </w:t>
        </w:r>
      </w:ins>
      <w:del w:id="131" w:author="Ana Eguiguren" w:date="2025-09-16T20:30:00Z" w16du:dateUtc="2025-09-16T23:30:00Z">
        <w:r w:rsidRPr="00207D2A" w:rsidDel="001679F8">
          <w:delText xml:space="preserve">previously </w:delText>
        </w:r>
      </w:del>
      <w:r w:rsidRPr="00207D2A">
        <w:t xml:space="preserve">assumed to indicate suckling </w:t>
      </w:r>
      <w:ins w:id="132" w:author="Ana Eguiguren" w:date="2025-09-16T20:30:00Z" w16du:dateUtc="2025-09-16T23:30:00Z">
        <w:r w:rsidR="001679F8">
          <w:t>or stimulate the release of m</w:t>
        </w:r>
      </w:ins>
      <w:ins w:id="133" w:author="Ana Eguiguren" w:date="2025-09-16T20:31:00Z" w16du:dateUtc="2025-09-16T23:31:00Z">
        <w:r w:rsidR="001679F8">
          <w:t xml:space="preserve">ilk </w:t>
        </w:r>
      </w:ins>
      <w:r w:rsidRPr="00207D2A">
        <w:t>(Gero &amp; Whitehead 2007)</w:t>
      </w:r>
      <w:ins w:id="134" w:author="Ana Eguiguren" w:date="2025-09-16T20:31:00Z" w16du:dateUtc="2025-09-16T23:31:00Z">
        <w:r w:rsidR="001679F8">
          <w:t>.</w:t>
        </w:r>
      </w:ins>
      <w:del w:id="135" w:author="Ana Eguiguren" w:date="2025-09-16T20:31:00Z" w16du:dateUtc="2025-09-16T23:31:00Z">
        <w:r w:rsidRPr="00207D2A" w:rsidDel="001679F8">
          <w:delText>,</w:delText>
        </w:r>
      </w:del>
      <w:r w:rsidRPr="00207D2A">
        <w:t xml:space="preserve"> </w:t>
      </w:r>
      <w:del w:id="136" w:author="Ana Eguiguren" w:date="2025-09-16T20:31:00Z" w16du:dateUtc="2025-09-16T23:31:00Z">
        <w:r w:rsidRPr="00207D2A" w:rsidDel="001679F8">
          <w:delText xml:space="preserve">but recent </w:delText>
        </w:r>
      </w:del>
      <w:ins w:id="137" w:author="Ana Eguiguren" w:date="2025-09-16T20:31:00Z" w16du:dateUtc="2025-09-16T23:31:00Z">
        <w:r w:rsidR="001679F8">
          <w:t>U</w:t>
        </w:r>
      </w:ins>
      <w:del w:id="138" w:author="Ana Eguiguren" w:date="2025-09-16T20:31:00Z" w16du:dateUtc="2025-09-16T23:31:00Z">
        <w:r w:rsidRPr="00207D2A" w:rsidDel="001679F8">
          <w:delText>u</w:delText>
        </w:r>
      </w:del>
      <w:r w:rsidRPr="00207D2A">
        <w:t xml:space="preserve">nderwater footage suggests that they may not be associated with </w:t>
      </w:r>
      <w:ins w:id="139" w:author="Ana Eguiguren" w:date="2025-09-16T20:31:00Z" w16du:dateUtc="2025-09-16T23:31:00Z">
        <w:r w:rsidR="001679F8">
          <w:t>dire</w:t>
        </w:r>
      </w:ins>
      <w:ins w:id="140" w:author="Ana Eguiguren" w:date="2025-09-16T20:32:00Z" w16du:dateUtc="2025-09-16T23:32:00Z">
        <w:r w:rsidR="001679F8">
          <w:t xml:space="preserve">ct </w:t>
        </w:r>
      </w:ins>
      <w:r w:rsidRPr="00207D2A">
        <w:t>suckling</w:t>
      </w:r>
      <w:ins w:id="141"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w:t>
      </w:r>
      <w:proofErr w:type="spellStart"/>
      <w:r w:rsidR="001679F8" w:rsidRPr="001679F8">
        <w:rPr>
          <w:kern w:val="0"/>
          <w:szCs w:val="24"/>
          <w:u w:val="dash"/>
          <w:lang w:val="en-US"/>
        </w:rPr>
        <w:t>Sarano</w:t>
      </w:r>
      <w:proofErr w:type="spellEnd"/>
      <w:r w:rsidR="001679F8" w:rsidRPr="001679F8">
        <w:rPr>
          <w:kern w:val="0"/>
          <w:szCs w:val="24"/>
          <w:u w:val="dash"/>
          <w:lang w:val="en-US"/>
        </w:rPr>
        <w:t xml:space="preserve"> et </w:t>
      </w:r>
      <w:r w:rsidR="001679F8" w:rsidRPr="001679F8">
        <w:rPr>
          <w:kern w:val="0"/>
          <w:szCs w:val="24"/>
          <w:u w:val="dash"/>
          <w:lang w:val="en-US"/>
        </w:rPr>
        <w:lastRenderedPageBreak/>
        <w:t>al. 2023)</w:t>
      </w:r>
      <w:r w:rsidR="001679F8">
        <w:fldChar w:fldCharType="end"/>
      </w:r>
      <w:ins w:id="142" w:author="Ana Eguiguren" w:date="2025-09-16T20:32:00Z" w16du:dateUtc="2025-09-16T23:32:00Z">
        <w:r w:rsidR="001679F8">
          <w:t>. Alternatively</w:t>
        </w:r>
      </w:ins>
      <w:r w:rsidR="00E2014B" w:rsidRPr="00207D2A">
        <w:t xml:space="preserve"> </w:t>
      </w:r>
      <w:del w:id="143" w:author="Ana Eguiguren" w:date="2025-09-16T20:33:00Z" w16du:dateUtc="2025-09-16T23:33:00Z">
        <w:r w:rsidR="00E2014B" w:rsidRPr="00207D2A" w:rsidDel="001679F8">
          <w:delText>or milk extraction,</w:delText>
        </w:r>
        <w:r w:rsidRPr="00207D2A" w:rsidDel="001679F8">
          <w:delText xml:space="preserve"> and instead</w:delText>
        </w:r>
      </w:del>
      <w:ins w:id="144"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145"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146" w:author="Ana Eguiguren" w:date="2025-09-16T20:33:00Z" w16du:dateUtc="2025-09-16T23:33:00Z">
        <w:r w:rsidR="001679F8">
          <w:t>Still, a</w:t>
        </w:r>
      </w:ins>
      <w:del w:id="147"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148"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128"/>
      <w:r w:rsidR="00F00280">
        <w:rPr>
          <w:rStyle w:val="CommentReference"/>
        </w:rPr>
        <w:commentReference w:id="128"/>
      </w:r>
    </w:p>
    <w:p w14:paraId="0EA11162" w14:textId="6A2EC459" w:rsidR="00862972" w:rsidRPr="00207D2A" w:rsidRDefault="00862972" w:rsidP="00EA7AE3">
      <w:pPr>
        <w:pStyle w:val="Heading2"/>
        <w:rPr>
          <w:rFonts w:cs="Times New Roman"/>
        </w:rPr>
      </w:pPr>
      <w:bookmarkStart w:id="149" w:name="_Toc201083901"/>
      <w:r w:rsidRPr="00207D2A">
        <w:rPr>
          <w:rFonts w:cs="Times New Roman"/>
        </w:rPr>
        <w:t xml:space="preserve">3. </w:t>
      </w:r>
      <w:bookmarkEnd w:id="149"/>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150"/>
      <w:r w:rsidRPr="00207D2A">
        <w:t xml:space="preserve">18 days </w:t>
      </w:r>
      <w:r w:rsidR="00B624C8" w:rsidRPr="00207D2A">
        <w:t>in the field</w:t>
      </w:r>
      <w:commentRangeEnd w:id="150"/>
      <w:r w:rsidR="00F00280">
        <w:rPr>
          <w:rStyle w:val="CommentReference"/>
        </w:rPr>
        <w:commentReference w:id="150"/>
      </w:r>
      <w:r w:rsidR="00B624C8" w:rsidRPr="00207D2A">
        <w:t xml:space="preserve"> </w:t>
      </w:r>
      <w:r w:rsidR="008769FC">
        <w:t>between February 1</w:t>
      </w:r>
      <w:r w:rsidR="008769FC" w:rsidRPr="008769FC">
        <w:rPr>
          <w:vertAlign w:val="superscript"/>
          <w:rPrChange w:id="151"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152"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153"/>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153"/>
      <w:r w:rsidR="005E0FA5" w:rsidRPr="00207D2A">
        <w:rPr>
          <w:rStyle w:val="CommentReference"/>
        </w:rPr>
        <w:commentReference w:id="153"/>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154" w:author="Ana Eguiguren" w:date="2025-09-02T19:44:00Z" w16du:dateUtc="2025-09-02T22:44:00Z">
            <w:rPr>
              <w:b/>
              <w:bCs/>
            </w:rPr>
          </w:rPrChange>
        </w:rPr>
        <w:t xml:space="preserve">Figure </w:t>
      </w:r>
      <w:r w:rsidR="000A294B" w:rsidRPr="000A294B">
        <w:rPr>
          <w:rPrChange w:id="155"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156" w:name="_Ref201088861"/>
      <w:commentRangeStart w:id="157"/>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158" w:author="Balaena Institute whitehead" w:date="2025-07-25T12:58:00Z" w16du:dateUtc="2025-07-25T15:58:00Z">
            <w:rPr>
              <w:b/>
              <w:bCs/>
              <w:noProof/>
              <w:color w:val="auto"/>
            </w:rPr>
          </w:rPrChange>
        </w:rPr>
        <w:fldChar w:fldCharType="end"/>
      </w:r>
      <w:bookmarkEnd w:id="156"/>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157"/>
      <w:r w:rsidR="008A227A" w:rsidRPr="00207D2A">
        <w:rPr>
          <w:rStyle w:val="CommentReference"/>
          <w:i w:val="0"/>
          <w:iCs w:val="0"/>
          <w:color w:val="auto"/>
        </w:rPr>
        <w:commentReference w:id="157"/>
      </w:r>
    </w:p>
    <w:p w14:paraId="4AFC43A7" w14:textId="40124935" w:rsidR="00A10676" w:rsidRPr="00207D2A" w:rsidRDefault="00583D2A">
      <w:pPr>
        <w:pStyle w:val="Heading3"/>
        <w:pPrChange w:id="159"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160" w:author="Ana Eguiguren" w:date="2025-09-16T21:11:00Z" w16du:dateUtc="2025-09-17T00:11:00Z">
        <w:r w:rsidR="00CA2709">
          <w:t>0.03</w:t>
        </w:r>
      </w:ins>
      <w:r w:rsidR="00E27601" w:rsidRPr="00207D2A">
        <w:t xml:space="preserve"> CV </w:t>
      </w:r>
      <w:commentRangeStart w:id="161"/>
      <w:r w:rsidR="00E27601" w:rsidRPr="00207D2A">
        <w:t>(</w:t>
      </w:r>
      <w:r w:rsidR="00E27601" w:rsidRPr="00AD46A2">
        <w:rPr>
          <w:highlight w:val="yellow"/>
        </w:rPr>
        <w:t>SD =</w:t>
      </w:r>
      <w:r w:rsidR="00CA2709">
        <w:t>0.01</w:t>
      </w:r>
      <w:r w:rsidR="00E27601" w:rsidRPr="00207D2A">
        <w:t>)</w:t>
      </w:r>
      <w:r w:rsidR="00E05126" w:rsidRPr="00207D2A">
        <w:t>.</w:t>
      </w:r>
      <w:commentRangeEnd w:id="161"/>
      <w:r w:rsidR="00AD46A2">
        <w:rPr>
          <w:rStyle w:val="CommentReference"/>
        </w:rPr>
        <w:commentReference w:id="161"/>
      </w:r>
    </w:p>
    <w:p w14:paraId="529523F8" w14:textId="0DCE9FE6" w:rsidR="00A10676" w:rsidRPr="00207D2A" w:rsidRDefault="0063179E">
      <w:pPr>
        <w:keepNext/>
        <w:pPrChange w:id="162"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79C5E03" w:rsidR="0063179E" w:rsidRPr="00207D2A" w:rsidRDefault="00A10676" w:rsidP="0063179E">
      <w:pPr>
        <w:pStyle w:val="Heading4"/>
        <w:spacing w:line="240" w:lineRule="auto"/>
        <w:rPr>
          <w:rFonts w:cs="Times New Roman"/>
          <w:i w:val="0"/>
          <w:iCs w:val="0"/>
          <w:sz w:val="18"/>
          <w:szCs w:val="18"/>
        </w:rPr>
      </w:pPr>
      <w:bookmarkStart w:id="163" w:name="_Ref203040586"/>
      <w:commentRangeStart w:id="164"/>
      <w:r w:rsidRPr="00207D2A">
        <w:rPr>
          <w:rFonts w:eastAsiaTheme="minorHAnsi" w:cs="Times New Roman"/>
          <w:b/>
          <w:bCs/>
          <w:sz w:val="18"/>
          <w:szCs w:val="18"/>
          <w:rPrChange w:id="165" w:author="Balaena Institute whitehead" w:date="2025-07-25T12:58:00Z" w16du:dateUtc="2025-07-25T15:58:00Z">
            <w:rPr/>
          </w:rPrChange>
        </w:rPr>
        <w:t xml:space="preserve">Figure </w:t>
      </w:r>
      <w:r w:rsidRPr="00207D2A">
        <w:rPr>
          <w:rFonts w:eastAsiaTheme="minorHAnsi" w:cs="Times New Roman"/>
          <w:b/>
          <w:bCs/>
          <w:sz w:val="18"/>
          <w:szCs w:val="18"/>
          <w:rPrChange w:id="166" w:author="Balaena Institute whitehead" w:date="2025-07-25T12:58:00Z" w16du:dateUtc="2025-07-25T15:58:00Z">
            <w:rPr/>
          </w:rPrChange>
        </w:rPr>
        <w:fldChar w:fldCharType="begin"/>
      </w:r>
      <w:r w:rsidRPr="00207D2A">
        <w:rPr>
          <w:rFonts w:eastAsiaTheme="minorHAnsi" w:cs="Times New Roman"/>
          <w:b/>
          <w:bCs/>
          <w:sz w:val="18"/>
          <w:szCs w:val="18"/>
          <w:rPrChange w:id="167"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168" w:author="Balaena Institute whitehead" w:date="2025-07-25T12:58:00Z" w16du:dateUtc="2025-07-25T15:58:00Z">
            <w:rPr/>
          </w:rPrChange>
        </w:rPr>
        <w:fldChar w:fldCharType="separate"/>
      </w:r>
      <w:ins w:id="169" w:author="Ana Eguiguren" w:date="2025-09-02T19:44:00Z" w16du:dateUtc="2025-09-02T22:44:00Z">
        <w:r w:rsidR="000A294B">
          <w:rPr>
            <w:rFonts w:eastAsiaTheme="minorHAnsi" w:cs="Times New Roman"/>
            <w:b/>
            <w:bCs/>
            <w:noProof/>
            <w:sz w:val="18"/>
            <w:szCs w:val="18"/>
          </w:rPr>
          <w:t>3</w:t>
        </w:r>
      </w:ins>
      <w:ins w:id="170" w:author="Balaena Institute whitehead" w:date="2025-07-11T15:25:00Z" w16du:dateUtc="2025-07-11T18:25:00Z">
        <w:del w:id="171" w:author="Ana Eguiguren" w:date="2025-09-02T19:44:00Z" w16du:dateUtc="2025-09-02T22:44:00Z">
          <w:r w:rsidR="00897888" w:rsidRPr="000A294B" w:rsidDel="000A294B">
            <w:rPr>
              <w:rFonts w:eastAsiaTheme="minorHAnsi" w:cs="Times New Roman"/>
              <w:b/>
              <w:bCs/>
              <w:noProof/>
              <w:sz w:val="18"/>
              <w:szCs w:val="18"/>
            </w:rPr>
            <w:delText>3</w:delText>
          </w:r>
        </w:del>
      </w:ins>
      <w:del w:id="172" w:author="Ana Eguiguren" w:date="2025-09-02T19:44:00Z" w16du:dateUtc="2025-09-02T22:44:00Z">
        <w:r w:rsidRPr="00207D2A" w:rsidDel="000A294B">
          <w:rPr>
            <w:rFonts w:eastAsiaTheme="minorHAnsi" w:cs="Times New Roman"/>
            <w:b/>
            <w:bCs/>
            <w:noProof/>
            <w:sz w:val="18"/>
            <w:szCs w:val="18"/>
            <w:rPrChange w:id="173" w:author="Balaena Institute whitehead" w:date="2025-07-25T12:58:00Z" w16du:dateUtc="2025-07-25T15:58:00Z">
              <w:rPr>
                <w:noProof/>
              </w:rPr>
            </w:rPrChange>
          </w:rPr>
          <w:delText>3</w:delText>
        </w:r>
      </w:del>
      <w:r w:rsidRPr="00207D2A">
        <w:rPr>
          <w:rFonts w:eastAsiaTheme="minorHAnsi" w:cs="Times New Roman"/>
          <w:b/>
          <w:bCs/>
          <w:sz w:val="18"/>
          <w:szCs w:val="18"/>
          <w:rPrChange w:id="174" w:author="Balaena Institute whitehead" w:date="2025-07-25T12:58:00Z" w16du:dateUtc="2025-07-25T15:58:00Z">
            <w:rPr/>
          </w:rPrChange>
        </w:rPr>
        <w:fldChar w:fldCharType="end"/>
      </w:r>
      <w:bookmarkEnd w:id="163"/>
      <w:r w:rsidRPr="00207D2A">
        <w:rPr>
          <w:rFonts w:eastAsiaTheme="minorHAnsi" w:cs="Times New Roman"/>
          <w:b/>
          <w:bCs/>
          <w:sz w:val="18"/>
          <w:szCs w:val="18"/>
          <w:rPrChange w:id="175" w:author="Balaena Institute whitehead" w:date="2025-07-25T12:58:00Z" w16du:dateUtc="2025-07-25T15:58:00Z">
            <w:rPr/>
          </w:rPrChange>
        </w:rPr>
        <w:t>.</w:t>
      </w:r>
      <w:r w:rsidRPr="00207D2A">
        <w:rPr>
          <w:rFonts w:eastAsiaTheme="minorHAnsi" w:cs="Times New Roman"/>
          <w:sz w:val="18"/>
          <w:szCs w:val="18"/>
          <w:rPrChange w:id="176" w:author="Balaena Institute whitehead" w:date="2025-07-25T12:58:00Z" w16du:dateUtc="2025-07-25T15:58:00Z">
            <w:rPr/>
          </w:rPrChange>
        </w:rPr>
        <w:t xml:space="preserve"> </w:t>
      </w:r>
      <w:bookmarkStart w:id="177" w:name="_Hlk203128466"/>
      <w:r w:rsidRPr="00207D2A">
        <w:rPr>
          <w:rFonts w:eastAsiaTheme="minorHAnsi" w:cs="Times New Roman"/>
          <w:i w:val="0"/>
          <w:iCs w:val="0"/>
          <w:sz w:val="18"/>
          <w:szCs w:val="18"/>
          <w:rPrChange w:id="178"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179"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180"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181" w:author="Balaena Institute whitehead" w:date="2025-07-25T12:58:00Z" w16du:dateUtc="2025-07-25T15:58:00Z">
            <w:rPr/>
          </w:rPrChange>
        </w:rPr>
        <w:t>NR</w:t>
      </w:r>
      <w:r w:rsidRPr="00207D2A">
        <w:rPr>
          <w:rFonts w:eastAsiaTheme="minorHAnsi" w:cs="Times New Roman"/>
          <w:sz w:val="18"/>
          <w:szCs w:val="18"/>
          <w:vertAlign w:val="subscript"/>
          <w:rPrChange w:id="182"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183"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184"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185"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186"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187"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188"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189"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190"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191" w:author="Balaena Institute whitehead" w:date="2025-07-25T12:58:00Z" w16du:dateUtc="2025-07-25T15:58:00Z">
            <w:rPr/>
          </w:rPrChange>
        </w:rPr>
        <w:t>NR</w:t>
      </w:r>
      <w:r w:rsidR="003752AB" w:rsidRPr="00207D2A">
        <w:rPr>
          <w:rFonts w:eastAsiaTheme="minorHAnsi" w:cs="Times New Roman"/>
          <w:sz w:val="18"/>
          <w:szCs w:val="18"/>
          <w:vertAlign w:val="subscript"/>
          <w:rPrChange w:id="192"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193"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194"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195"/>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177"/>
      <w:commentRangeEnd w:id="195"/>
      <w:r w:rsidR="00B46BCD">
        <w:rPr>
          <w:rStyle w:val="CommentReference"/>
          <w:rFonts w:eastAsiaTheme="minorHAnsi" w:cs="Times New Roman"/>
          <w:i w:val="0"/>
          <w:iCs w:val="0"/>
        </w:rPr>
        <w:commentReference w:id="195"/>
      </w:r>
    </w:p>
    <w:p w14:paraId="2B668A0F" w14:textId="77777777" w:rsidR="0063179E" w:rsidRPr="00AD46A2" w:rsidRDefault="0063179E">
      <w:pPr>
        <w:pPrChange w:id="196"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197"/>
      <w:commentRangeEnd w:id="197"/>
      <w:r w:rsidRPr="00207D2A">
        <w:rPr>
          <w:rStyle w:val="CommentReference"/>
          <w:i w:val="0"/>
          <w:iCs w:val="0"/>
        </w:rPr>
        <w:commentReference w:id="197"/>
      </w:r>
      <w:commentRangeEnd w:id="164"/>
      <w:r w:rsidR="00723C89" w:rsidRPr="00207D2A">
        <w:rPr>
          <w:rStyle w:val="CommentReference"/>
          <w:i w:val="0"/>
          <w:iCs w:val="0"/>
        </w:rPr>
        <w:commentReference w:id="164"/>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198" w:author="Ana Eguiguren" w:date="2025-09-02T19:32:00Z" w16du:dateUtc="2025-09-02T22:32:00Z">
            <w:rPr/>
          </w:rPrChange>
        </w:rPr>
      </w:pPr>
      <w:commentRangeStart w:id="199"/>
      <w:ins w:id="200"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201"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202"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199"/>
        <w:r>
          <w:rPr>
            <w:rStyle w:val="CommentReference"/>
          </w:rPr>
          <w:commentReference w:id="199"/>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203" w:author="Ana Eguiguren" w:date="2025-09-02T19:44:00Z" w16du:dateUtc="2025-09-02T22:44:00Z">
        <w:r w:rsidR="000A294B" w:rsidRPr="00207D2A">
          <w:rPr>
            <w:b/>
            <w:bCs/>
            <w:rPrChange w:id="204" w:author="Balaena Institute whitehead" w:date="2025-07-25T12:58:00Z" w16du:dateUtc="2025-07-25T15:58:00Z">
              <w:rPr/>
            </w:rPrChange>
          </w:rPr>
          <w:t xml:space="preserve">Figure </w:t>
        </w:r>
        <w:r w:rsidR="000A294B">
          <w:rPr>
            <w:b/>
            <w:bCs/>
          </w:rPr>
          <w:t>4</w:t>
        </w:r>
      </w:ins>
      <w:del w:id="205"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206" w:author="Ana Eguiguren" w:date="2025-09-02T19:44:00Z" w16du:dateUtc="2025-09-02T22:44:00Z">
        <w:r w:rsidR="000A294B" w:rsidRPr="00207D2A">
          <w:rPr>
            <w:b/>
            <w:bCs/>
          </w:rPr>
          <w:t xml:space="preserve">Figure </w:t>
        </w:r>
        <w:r w:rsidR="000A294B">
          <w:rPr>
            <w:b/>
            <w:bCs/>
            <w:noProof/>
          </w:rPr>
          <w:t>5</w:t>
        </w:r>
      </w:ins>
      <w:del w:id="207"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208" w:author="Ana Eguiguren" w:date="2025-09-02T19:44:00Z" w16du:dateUtc="2025-09-02T22:44:00Z">
        <w:r w:rsidR="000A294B" w:rsidRPr="00207D2A">
          <w:rPr>
            <w:b/>
            <w:bCs/>
          </w:rPr>
          <w:t xml:space="preserve">Figure </w:t>
        </w:r>
      </w:ins>
      <w:del w:id="209"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210"/>
      <w:commentRangeStart w:id="211"/>
      <w:commentRangeStart w:id="212"/>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213" w:author="Ana Eguiguren" w:date="2025-09-02T19:44:00Z" w16du:dateUtc="2025-09-02T22:44:00Z">
        <w:r w:rsidR="000A294B" w:rsidRPr="00207D2A">
          <w:rPr>
            <w:b/>
            <w:bCs/>
            <w:rPrChange w:id="214" w:author="Balaena Institute whitehead" w:date="2025-07-25T12:58:00Z" w16du:dateUtc="2025-07-25T15:58:00Z">
              <w:rPr/>
            </w:rPrChange>
          </w:rPr>
          <w:t xml:space="preserve">Figure </w:t>
        </w:r>
        <w:r w:rsidR="000A294B">
          <w:rPr>
            <w:b/>
            <w:bCs/>
          </w:rPr>
          <w:t>4</w:t>
        </w:r>
      </w:ins>
      <w:del w:id="215"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216"/>
      <w:del w:id="217" w:author="Ana Eguiguren" w:date="2025-09-16T21:14:00Z" w16du:dateUtc="2025-09-17T00:14:00Z">
        <w:r w:rsidR="006E66B8" w:rsidRPr="00207D2A" w:rsidDel="00855069">
          <w:delText>In fact,</w:delText>
        </w:r>
      </w:del>
      <w:r w:rsidR="00C74251">
        <w:t xml:space="preserve"> </w:t>
      </w:r>
      <w:commentRangeEnd w:id="216"/>
      <w:r w:rsidR="00B46BCD">
        <w:rPr>
          <w:rStyle w:val="CommentReference"/>
        </w:rPr>
        <w:commentReference w:id="216"/>
      </w:r>
      <w:ins w:id="218" w:author="Ana Eguiguren" w:date="2025-09-16T21:14:00Z" w16du:dateUtc="2025-09-17T00:14:00Z">
        <w:r w:rsidR="00855069">
          <w:t>F</w:t>
        </w:r>
      </w:ins>
      <w:del w:id="219"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w:t>
      </w:r>
      <w:r w:rsidR="00922BBE" w:rsidRPr="00207D2A">
        <w:lastRenderedPageBreak/>
        <w:t xml:space="preserve">unnecessary elaboration (also indicated by </w:t>
      </w:r>
      <w:proofErr w:type="spellStart"/>
      <w:r w:rsidR="00922BBE" w:rsidRPr="00207D2A">
        <w:rPr>
          <w:i/>
          <w:iCs/>
        </w:rPr>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220" w:author="Ana Eguiguren" w:date="2025-09-02T19:44:00Z" w16du:dateUtc="2025-09-02T22:44:00Z">
        <w:r w:rsidR="000A294B" w:rsidRPr="00207D2A">
          <w:rPr>
            <w:b/>
            <w:bCs/>
            <w:rPrChange w:id="221" w:author="Balaena Institute whitehead" w:date="2025-07-25T12:58:00Z" w16du:dateUtc="2025-07-25T15:58:00Z">
              <w:rPr/>
            </w:rPrChange>
          </w:rPr>
          <w:t xml:space="preserve">Figure </w:t>
        </w:r>
        <w:r w:rsidR="000A294B">
          <w:rPr>
            <w:b/>
            <w:bCs/>
          </w:rPr>
          <w:t>4</w:t>
        </w:r>
      </w:ins>
      <w:del w:id="222" w:author="Ana Eguiguren" w:date="2025-09-02T19:44:00Z" w16du:dateUtc="2025-09-02T22:44:00Z">
        <w:r w:rsidR="001E274D" w:rsidRPr="00207D2A" w:rsidDel="000A294B">
          <w:rPr>
            <w:b/>
            <w:bCs/>
            <w:rPrChange w:id="223" w:author="Balaena Institute whitehead" w:date="2025-07-25T12:58:00Z" w16du:dateUtc="2025-07-25T15:58:00Z">
              <w:rPr/>
            </w:rPrChange>
          </w:rPr>
          <w:delText xml:space="preserve">Figure </w:delText>
        </w:r>
        <w:r w:rsidR="001E274D" w:rsidRPr="00207D2A" w:rsidDel="000A294B">
          <w:rPr>
            <w:b/>
            <w:bCs/>
            <w:rPrChange w:id="224"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210"/>
      <w:r w:rsidR="00547F4B" w:rsidRPr="00207D2A">
        <w:rPr>
          <w:rStyle w:val="CommentReference"/>
        </w:rPr>
        <w:commentReference w:id="210"/>
      </w:r>
      <w:commentRangeEnd w:id="211"/>
      <w:r w:rsidR="00B46BCD">
        <w:rPr>
          <w:rStyle w:val="CommentReference"/>
        </w:rPr>
        <w:commentReference w:id="211"/>
      </w:r>
      <w:commentRangeEnd w:id="212"/>
      <w:r w:rsidR="00B05530">
        <w:rPr>
          <w:rStyle w:val="CommentReference"/>
        </w:rPr>
        <w:commentReference w:id="212"/>
      </w:r>
    </w:p>
    <w:p w14:paraId="595BE6F8" w14:textId="77777777" w:rsidR="00897888" w:rsidRPr="00207D2A" w:rsidRDefault="00897888">
      <w:pPr>
        <w:keepNext/>
        <w:jc w:val="center"/>
        <w:pPrChange w:id="225" w:author="Balaena Institute whitehead" w:date="2025-07-11T15:27:00Z" w16du:dateUtc="2025-07-11T18:27:00Z">
          <w:pPr/>
        </w:pPrChange>
      </w:pPr>
      <w:r w:rsidRPr="00207D2A">
        <w:rPr>
          <w:noProof/>
        </w:rPr>
        <w:drawing>
          <wp:inline distT="0" distB="0" distL="0" distR="0" wp14:anchorId="157B48BD" wp14:editId="35C9ADCC">
            <wp:extent cx="6013449" cy="3006725"/>
            <wp:effectExtent l="0" t="0" r="0" b="3175"/>
            <wp:docPr id="207220037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0371"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1009" cy="3045505"/>
                    </a:xfrm>
                    <a:prstGeom prst="rect">
                      <a:avLst/>
                    </a:prstGeom>
                  </pic:spPr>
                </pic:pic>
              </a:graphicData>
            </a:graphic>
          </wp:inline>
        </w:drawing>
      </w:r>
    </w:p>
    <w:p w14:paraId="2AA6BA7F" w14:textId="24C7340A" w:rsidR="00897888" w:rsidRPr="00207D2A" w:rsidRDefault="00897888" w:rsidP="00897888">
      <w:pPr>
        <w:pStyle w:val="Caption"/>
        <w:rPr>
          <w:i w:val="0"/>
          <w:iCs w:val="0"/>
          <w:color w:val="auto"/>
        </w:rPr>
      </w:pPr>
      <w:bookmarkStart w:id="226" w:name="_Ref203140158"/>
      <w:bookmarkStart w:id="227" w:name="_Ref203140152"/>
      <w:r w:rsidRPr="00207D2A">
        <w:rPr>
          <w:b/>
          <w:bCs/>
          <w:color w:val="auto"/>
          <w:rPrChange w:id="228" w:author="Balaena Institute whitehead" w:date="2025-07-25T12:58:00Z" w16du:dateUtc="2025-07-25T15:58:00Z">
            <w:rPr/>
          </w:rPrChange>
        </w:rPr>
        <w:t xml:space="preserve">Figure </w:t>
      </w:r>
      <w:r w:rsidRPr="00207D2A">
        <w:rPr>
          <w:b/>
          <w:bCs/>
          <w:color w:val="auto"/>
          <w:rPrChange w:id="229" w:author="Balaena Institute whitehead" w:date="2025-07-25T12:58:00Z" w16du:dateUtc="2025-07-25T15:58:00Z">
            <w:rPr/>
          </w:rPrChange>
        </w:rPr>
        <w:fldChar w:fldCharType="begin"/>
      </w:r>
      <w:r w:rsidRPr="00207D2A">
        <w:rPr>
          <w:b/>
          <w:bCs/>
          <w:color w:val="auto"/>
          <w:rPrChange w:id="230" w:author="Balaena Institute whitehead" w:date="2025-07-25T12:58:00Z" w16du:dateUtc="2025-07-25T15:58:00Z">
            <w:rPr/>
          </w:rPrChange>
        </w:rPr>
        <w:instrText xml:space="preserve"> SEQ Figure \* ARABIC </w:instrText>
      </w:r>
      <w:r w:rsidRPr="00207D2A">
        <w:rPr>
          <w:b/>
          <w:bCs/>
          <w:color w:val="auto"/>
          <w:rPrChange w:id="231" w:author="Balaena Institute whitehead" w:date="2025-07-25T12:58:00Z" w16du:dateUtc="2025-07-25T15:58:00Z">
            <w:rPr/>
          </w:rPrChange>
        </w:rPr>
        <w:fldChar w:fldCharType="separate"/>
      </w:r>
      <w:ins w:id="232" w:author="Ana Eguiguren" w:date="2025-09-02T19:44:00Z" w16du:dateUtc="2025-09-02T22:44:00Z">
        <w:r w:rsidR="000A294B">
          <w:rPr>
            <w:b/>
            <w:bCs/>
            <w:noProof/>
            <w:color w:val="auto"/>
          </w:rPr>
          <w:t>4</w:t>
        </w:r>
      </w:ins>
      <w:del w:id="233" w:author="Ana Eguiguren" w:date="2025-09-02T19:44:00Z" w16du:dateUtc="2025-09-02T22:44:00Z">
        <w:r w:rsidRPr="00207D2A" w:rsidDel="000A294B">
          <w:rPr>
            <w:b/>
            <w:bCs/>
            <w:noProof/>
            <w:color w:val="auto"/>
            <w:rPrChange w:id="234" w:author="Balaena Institute whitehead" w:date="2025-07-25T12:58:00Z" w16du:dateUtc="2025-07-25T15:58:00Z">
              <w:rPr>
                <w:noProof/>
              </w:rPr>
            </w:rPrChange>
          </w:rPr>
          <w:delText>4</w:delText>
        </w:r>
      </w:del>
      <w:r w:rsidRPr="00207D2A">
        <w:rPr>
          <w:b/>
          <w:bCs/>
          <w:color w:val="auto"/>
          <w:rPrChange w:id="235" w:author="Balaena Institute whitehead" w:date="2025-07-25T12:58:00Z" w16du:dateUtc="2025-07-25T15:58:00Z">
            <w:rPr/>
          </w:rPrChange>
        </w:rPr>
        <w:fldChar w:fldCharType="end"/>
      </w:r>
      <w:bookmarkEnd w:id="226"/>
      <w:r w:rsidRPr="00207D2A">
        <w:rPr>
          <w:b/>
          <w:bCs/>
          <w:color w:val="auto"/>
          <w:rPrChange w:id="236" w:author="Balaena Institute whitehead" w:date="2025-07-25T12:58:00Z" w16du:dateUtc="2025-07-25T15:58:00Z">
            <w:rPr/>
          </w:rPrChange>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237"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238"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239" w:author="Balaena Institute whitehead" w:date="2025-07-25T12:58:00Z" w16du:dateUtc="2025-07-25T15:58:00Z">
            <w:rPr>
              <w:i w:val="0"/>
              <w:iCs w:val="0"/>
              <w:color w:val="auto"/>
            </w:rPr>
          </w:rPrChange>
        </w:rPr>
        <w:t>max</w:t>
      </w:r>
      <w:r w:rsidRPr="00207D2A">
        <w:rPr>
          <w:color w:val="auto"/>
          <w:vertAlign w:val="subscript"/>
          <w:rPrChange w:id="240"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241"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242"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243" w:author="Balaena Institute whitehead" w:date="2025-07-25T12:58:00Z" w16du:dateUtc="2025-07-25T15:58:00Z">
            <w:rPr>
              <w:i w:val="0"/>
              <w:iCs w:val="0"/>
              <w:color w:val="auto"/>
            </w:rPr>
          </w:rPrChange>
        </w:rPr>
        <w:t>max</w:t>
      </w:r>
      <w:r w:rsidRPr="00207D2A">
        <w:rPr>
          <w:color w:val="auto"/>
          <w:vertAlign w:val="subscript"/>
          <w:rPrChange w:id="244"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227"/>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245"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3D39895" w:rsidR="00583D2A" w:rsidRPr="00207D2A" w:rsidRDefault="00FC74A0" w:rsidP="00583D2A">
      <w:pPr>
        <w:keepNext/>
      </w:pPr>
      <w:ins w:id="246" w:author="Ana Eguiguren" w:date="2025-07-10T19:56:00Z" w16du:dateUtc="2025-07-10T22:56:00Z">
        <w:r w:rsidRPr="00207D2A">
          <w:rPr>
            <w:noProof/>
          </w:rPr>
          <w:drawing>
            <wp:inline distT="0" distB="0" distL="0" distR="0" wp14:anchorId="56EB4C6C" wp14:editId="25CD3191">
              <wp:extent cx="5943600" cy="3396615"/>
              <wp:effectExtent l="0" t="0" r="0" b="0"/>
              <wp:docPr id="1790585865"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5865"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17AEB85A" w14:textId="7AAD82EC" w:rsidR="00583D2A" w:rsidRPr="00207D2A" w:rsidRDefault="00583D2A" w:rsidP="00583D2A">
      <w:pPr>
        <w:pStyle w:val="Caption"/>
      </w:pPr>
      <w:bookmarkStart w:id="247"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247"/>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248"/>
      <w:r w:rsidRPr="00207D2A">
        <w:rPr>
          <w:i w:val="0"/>
          <w:iCs w:val="0"/>
          <w:color w:val="auto"/>
        </w:rPr>
        <w:t xml:space="preserve"> base of the dorsal fin</w:t>
      </w:r>
      <w:r w:rsidR="00FC74A0" w:rsidRPr="00207D2A">
        <w:rPr>
          <w:i w:val="0"/>
          <w:iCs w:val="0"/>
          <w:color w:val="auto"/>
        </w:rPr>
        <w:t xml:space="preserve"> </w:t>
      </w:r>
      <w:commentRangeEnd w:id="248"/>
      <w:r w:rsidR="000023FA">
        <w:rPr>
          <w:rStyle w:val="CommentReference"/>
          <w:i w:val="0"/>
          <w:iCs w:val="0"/>
          <w:color w:val="auto"/>
        </w:rPr>
        <w:commentReference w:id="248"/>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249"/>
      <w:r w:rsidRPr="00207D2A">
        <w:rPr>
          <w:color w:val="auto"/>
        </w:rPr>
        <w:t>R</w:t>
      </w:r>
      <w:r w:rsidR="000023FA" w:rsidRPr="000023FA">
        <w:rPr>
          <w:color w:val="auto"/>
          <w:vertAlign w:val="subscript"/>
          <w:rPrChange w:id="250"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249"/>
      <w:r w:rsidRPr="00207D2A">
        <w:rPr>
          <w:rStyle w:val="CommentReference"/>
          <w:i w:val="0"/>
          <w:iCs w:val="0"/>
          <w:color w:val="auto"/>
        </w:rPr>
        <w:commentReference w:id="249"/>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251"/>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251"/>
      <w:r w:rsidR="000023FA">
        <w:rPr>
          <w:rStyle w:val="CommentReference"/>
        </w:rPr>
        <w:commentReference w:id="251"/>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252"/>
      <w:r w:rsidR="003C2CB8" w:rsidRPr="00207D2A">
        <w:t>exceeding the maximum recorded female length</w:t>
      </w:r>
      <w:commentRangeEnd w:id="252"/>
      <w:r w:rsidR="000023FA">
        <w:rPr>
          <w:rStyle w:val="CommentReference"/>
        </w:rPr>
        <w:commentReference w:id="252"/>
      </w:r>
      <w:ins w:id="253" w:author="Christine K" w:date="2025-08-09T14:13:00Z" w16du:dateUtc="2025-08-09T21:13:00Z">
        <w:r w:rsidR="000023FA">
          <w:t xml:space="preserve"> </w:t>
        </w:r>
        <w:del w:id="254" w:author="Ana Eguiguren" w:date="2025-09-16T21:21:00Z" w16du:dateUtc="2025-09-17T00:21:00Z">
          <w:r w:rsidR="000023FA" w:rsidDel="00B05530">
            <w:delText>of X m</w:delText>
          </w:r>
        </w:del>
      </w:ins>
      <w:ins w:id="255"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256"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257" w:author="Balaena Institute whitehead" w:date="2025-09-04T17:10:00Z" w16du:dateUtc="2025-09-04T20:10:00Z">
        <w:r w:rsidR="00C744D6" w:rsidDel="00610477">
          <w:rPr>
            <w:b/>
            <w:bCs/>
          </w:rPr>
          <w:delText>4</w:delText>
        </w:r>
      </w:del>
      <w:del w:id="258" w:author="Balaena Institute whitehead" w:date="2025-09-04T17:16:00Z" w16du:dateUtc="2025-09-04T20:16:00Z">
        <w:r w:rsidR="001C3A91" w:rsidRPr="00207D2A" w:rsidDel="00610477">
          <w:delText xml:space="preserve">. </w:delText>
        </w:r>
      </w:del>
      <w:ins w:id="259"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260" w:author="Balaena Institute whitehead" w:date="2025-09-04T17:10:00Z" w16du:dateUtc="2025-09-04T20:10:00Z">
        <w:r w:rsidR="00610477">
          <w:t xml:space="preserve">prior </w:t>
        </w:r>
        <w:r w:rsidR="00610477">
          <w:rPr>
            <w:i/>
            <w:iCs/>
          </w:rPr>
          <w:t>P(f)</w:t>
        </w:r>
        <w:r w:rsidR="00610477">
          <w:t xml:space="preserve"> values for most individuals</w:t>
        </w:r>
      </w:ins>
      <w:ins w:id="261" w:author="Balaena Institute whitehead" w:date="2025-09-04T17:15:00Z" w16du:dateUtc="2025-09-04T20:15:00Z">
        <w:r w:rsidR="00610477">
          <w:t xml:space="preserve">, particularly </w:t>
        </w:r>
      </w:ins>
      <w:r w:rsidR="00682A68">
        <w:t xml:space="preserve">for </w:t>
      </w:r>
      <w:ins w:id="262" w:author="Balaena Institute whitehead" w:date="2025-09-04T17:15:00Z" w16du:dateUtc="2025-09-04T20:15:00Z">
        <w:r w:rsidR="00610477">
          <w:t xml:space="preserve">those that had </w:t>
        </w:r>
        <w:r w:rsidR="00610477">
          <w:lastRenderedPageBreak/>
          <w:t xml:space="preserve">consistently </w:t>
        </w:r>
      </w:ins>
      <w:ins w:id="263" w:author="Balaena Institute whitehead" w:date="2025-09-04T17:16:00Z" w16du:dateUtc="2025-09-04T20:16:00Z">
        <w:r w:rsidR="00610477">
          <w:t xml:space="preserve">either </w:t>
        </w:r>
      </w:ins>
      <w:ins w:id="264" w:author="Balaena Institute whitehead" w:date="2025-09-04T17:15:00Z" w16du:dateUtc="2025-09-04T20:15:00Z">
        <w:r w:rsidR="00610477">
          <w:t>high</w:t>
        </w:r>
      </w:ins>
      <w:ins w:id="265" w:author="Balaena Institute whitehead" w:date="2025-09-04T17:16:00Z" w16du:dateUtc="2025-09-04T20:16:00Z">
        <w:r w:rsidR="00610477">
          <w:t xml:space="preserve"> or low probabilities of being fema</w:t>
        </w:r>
      </w:ins>
      <w:ins w:id="266" w:author="Balaena Institute whitehead" w:date="2025-09-04T17:17:00Z" w16du:dateUtc="2025-09-04T20:17:00Z">
        <w:r w:rsidR="00610477">
          <w:t>l</w:t>
        </w:r>
      </w:ins>
      <w:ins w:id="267" w:author="Balaena Institute whitehead" w:date="2025-09-04T17:16:00Z" w16du:dateUtc="2025-09-04T20:16:00Z">
        <w:r w:rsidR="00610477">
          <w:t>e (</w:t>
        </w:r>
        <w:r w:rsidR="00610477">
          <w:rPr>
            <w:b/>
            <w:bCs/>
          </w:rPr>
          <w:t>Supplementary Material 4</w:t>
        </w:r>
        <w:r w:rsidR="00610477">
          <w:t>)</w:t>
        </w:r>
      </w:ins>
      <w:ins w:id="268" w:author="Balaena Institute whitehead" w:date="2025-09-04T17:12:00Z" w16du:dateUtc="2025-09-04T20:12:00Z">
        <w:r w:rsidR="00610477">
          <w:t>.</w:t>
        </w:r>
      </w:ins>
      <w:r w:rsidR="00682A68">
        <w:t xml:space="preserve"> </w:t>
      </w:r>
      <w:ins w:id="269" w:author="Balaena Institute whitehead" w:date="2025-09-04T17:12:00Z" w16du:dateUtc="2025-09-04T20:12:00Z">
        <w:r w:rsidR="00610477">
          <w:t xml:space="preserve">Individuals for which varying parameter values had a </w:t>
        </w:r>
      </w:ins>
      <w:ins w:id="270" w:author="Balaena Institute whitehead" w:date="2025-09-04T17:13:00Z" w16du:dateUtc="2025-09-04T20:13:00Z">
        <w:r w:rsidR="00610477">
          <w:t>more considerable effect (i.e., &gt; 0.05 difference</w:t>
        </w:r>
      </w:ins>
      <w:r w:rsidR="00682A68">
        <w:t xml:space="preserve"> in </w:t>
      </w:r>
      <w:r w:rsidR="00682A68">
        <w:rPr>
          <w:i/>
          <w:iCs/>
        </w:rPr>
        <w:t>P(f)</w:t>
      </w:r>
      <w:ins w:id="271" w:author="Balaena Institute whitehead" w:date="2025-09-04T17:13:00Z" w16du:dateUtc="2025-09-04T20:13:00Z">
        <w:r w:rsidR="00610477">
          <w:t xml:space="preserve"> between scenarios)</w:t>
        </w:r>
      </w:ins>
      <w:ins w:id="272" w:author="Balaena Institute whitehead" w:date="2025-09-04T17:12:00Z" w16du:dateUtc="2025-09-04T20:12:00Z">
        <w:r w:rsidR="00610477">
          <w:t xml:space="preserve"> </w:t>
        </w:r>
      </w:ins>
      <w:ins w:id="273" w:author="Balaena Institute whitehead" w:date="2025-09-04T17:14:00Z" w16du:dateUtc="2025-09-04T20:14:00Z">
        <w:r w:rsidR="00610477">
          <w:t xml:space="preserve">had generally intermediate posterior </w:t>
        </w:r>
        <w:r w:rsidR="00610477">
          <w:rPr>
            <w:i/>
            <w:iCs/>
          </w:rPr>
          <w:t xml:space="preserve">P(f) </w:t>
        </w:r>
        <w:r w:rsidR="00610477">
          <w:t xml:space="preserve">estimates (0.25-0.80), and wide bootstrapped 95% confidence intervals. </w:t>
        </w:r>
      </w:ins>
      <w:ins w:id="274"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275" w:author="Balaena Institute whitehead" w:date="2025-09-04T17:14:00Z" w16du:dateUtc="2025-09-04T20:14:00Z">
        <w:r w:rsidR="00610477">
          <w:t xml:space="preserve"> </w:t>
        </w:r>
      </w:ins>
    </w:p>
    <w:p w14:paraId="385C2218" w14:textId="77777777" w:rsidR="00583D2A" w:rsidRPr="00207D2A" w:rsidRDefault="00583D2A" w:rsidP="00583D2A"/>
    <w:p w14:paraId="4194BA20" w14:textId="43037DE2" w:rsidR="00583D2A" w:rsidRPr="00207D2A" w:rsidRDefault="003C5406" w:rsidP="00583D2A">
      <w:r w:rsidRPr="00207D2A">
        <w:rPr>
          <w:noProof/>
        </w:rPr>
        <w:drawing>
          <wp:inline distT="0" distB="0" distL="0" distR="0" wp14:anchorId="469227A8" wp14:editId="68C86B24">
            <wp:extent cx="5943600" cy="3396615"/>
            <wp:effectExtent l="0" t="0" r="0" b="0"/>
            <wp:docPr id="198731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682" name="Picture 19873126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1C6A2CE7" w:rsidR="005F05A3" w:rsidRPr="00207D2A" w:rsidRDefault="00583D2A" w:rsidP="005F05A3">
      <w:pPr>
        <w:pStyle w:val="Caption"/>
        <w:rPr>
          <w:i w:val="0"/>
          <w:iCs w:val="0"/>
          <w:color w:val="auto"/>
        </w:rPr>
      </w:pPr>
      <w:bookmarkStart w:id="276" w:name="_Ref201777743"/>
      <w:commentRangeStart w:id="277"/>
      <w:commentRangeStart w:id="278"/>
      <w:commentRangeStart w:id="279"/>
      <w:r w:rsidRPr="00207D2A">
        <w:rPr>
          <w:b/>
          <w:bCs/>
          <w:color w:val="auto"/>
        </w:rPr>
        <w:t xml:space="preserve">Figure </w:t>
      </w:r>
      <w:bookmarkEnd w:id="276"/>
      <w:r w:rsidR="00F91C57" w:rsidRPr="00207D2A">
        <w:rPr>
          <w:b/>
          <w:bCs/>
          <w:color w:val="auto"/>
        </w:rPr>
        <w:t>5</w:t>
      </w:r>
      <w:commentRangeEnd w:id="277"/>
      <w:r w:rsidR="000023FA">
        <w:rPr>
          <w:rStyle w:val="CommentReference"/>
          <w:i w:val="0"/>
          <w:iCs w:val="0"/>
          <w:color w:val="auto"/>
        </w:rPr>
        <w:commentReference w:id="277"/>
      </w:r>
      <w:commentRangeEnd w:id="278"/>
      <w:r w:rsidR="00AD46A2">
        <w:rPr>
          <w:rStyle w:val="CommentReference"/>
          <w:i w:val="0"/>
          <w:iCs w:val="0"/>
          <w:color w:val="auto"/>
        </w:rPr>
        <w:commentReference w:id="278"/>
      </w:r>
      <w:r w:rsidRPr="00207D2A">
        <w:rPr>
          <w:b/>
          <w:bCs/>
          <w:color w:val="auto"/>
        </w:rPr>
        <w:t>.</w:t>
      </w:r>
      <w:r w:rsidRPr="00207D2A">
        <w:rPr>
          <w:color w:val="auto"/>
        </w:rPr>
        <w:t xml:space="preserve"> </w:t>
      </w:r>
      <w:commentRangeStart w:id="280"/>
      <w:commentRangeStart w:id="281"/>
      <w:r w:rsidRPr="00207D2A">
        <w:rPr>
          <w:i w:val="0"/>
          <w:iCs w:val="0"/>
          <w:color w:val="auto"/>
        </w:rPr>
        <w:t xml:space="preserve">Bootstrapped </w:t>
      </w:r>
      <w:commentRangeEnd w:id="280"/>
      <w:r w:rsidR="00571C21">
        <w:rPr>
          <w:rStyle w:val="CommentReference"/>
          <w:i w:val="0"/>
          <w:iCs w:val="0"/>
          <w:color w:val="auto"/>
        </w:rPr>
        <w:commentReference w:id="280"/>
      </w:r>
      <w:commentRangeEnd w:id="281"/>
      <w:r w:rsidR="00AD46A2">
        <w:rPr>
          <w:rStyle w:val="CommentReference"/>
          <w:i w:val="0"/>
          <w:iCs w:val="0"/>
          <w:color w:val="auto"/>
        </w:rPr>
        <w:commentReference w:id="281"/>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 xml:space="preserve">bootstrapped </w:t>
      </w:r>
      <w:r w:rsidR="0042583D" w:rsidRPr="00207D2A">
        <w:rPr>
          <w:i w:val="0"/>
          <w:iCs w:val="0"/>
          <w:color w:val="auto"/>
        </w:rPr>
        <w:t xml:space="preserve">mean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mean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commentRangeStart w:id="282"/>
      <w:r w:rsidRPr="00207D2A">
        <w:rPr>
          <w:i w:val="0"/>
          <w:iCs w:val="0"/>
          <w:color w:val="auto"/>
        </w:rPr>
        <w:t xml:space="preserve">Individuals that were observed </w:t>
      </w:r>
      <w:r w:rsidR="00F63EC0" w:rsidRPr="00207D2A">
        <w:rPr>
          <w:i w:val="0"/>
          <w:iCs w:val="0"/>
          <w:color w:val="auto"/>
        </w:rPr>
        <w:t xml:space="preserve">receiving peduncle dives </w:t>
      </w:r>
      <w:r w:rsidRPr="00207D2A">
        <w:rPr>
          <w:i w:val="0"/>
          <w:iCs w:val="0"/>
          <w:color w:val="auto"/>
        </w:rPr>
        <w:t xml:space="preserve">and </w:t>
      </w:r>
      <w:r w:rsidR="00F63EC0" w:rsidRPr="00207D2A">
        <w:rPr>
          <w:i w:val="0"/>
          <w:iCs w:val="0"/>
          <w:color w:val="auto"/>
        </w:rPr>
        <w:t>mature males</w:t>
      </w:r>
      <w:r w:rsidRPr="00207D2A">
        <w:rPr>
          <w:i w:val="0"/>
          <w:iCs w:val="0"/>
          <w:color w:val="auto"/>
        </w:rPr>
        <w:t xml:space="preserve"> (&gt; 13.7 m) are labelled for reference</w:t>
      </w:r>
      <w:commentRangeEnd w:id="282"/>
      <w:r w:rsidR="00571C21">
        <w:rPr>
          <w:rStyle w:val="CommentReference"/>
          <w:i w:val="0"/>
          <w:iCs w:val="0"/>
          <w:color w:val="auto"/>
        </w:rPr>
        <w:commentReference w:id="282"/>
      </w:r>
      <w:r w:rsidRPr="00207D2A">
        <w:rPr>
          <w:i w:val="0"/>
          <w:iCs w:val="0"/>
          <w:color w:val="auto"/>
        </w:rPr>
        <w:t xml:space="preserve">. 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279"/>
      <w:r w:rsidR="00A940E9" w:rsidRPr="00207D2A">
        <w:rPr>
          <w:rStyle w:val="CommentReference"/>
          <w:i w:val="0"/>
          <w:iCs w:val="0"/>
          <w:color w:val="auto"/>
        </w:rPr>
        <w:commentReference w:id="279"/>
      </w:r>
    </w:p>
    <w:p w14:paraId="20B5FB0D" w14:textId="2F42B6DA" w:rsidR="00583D2A" w:rsidRPr="00207D2A" w:rsidRDefault="00583D2A">
      <w:pPr>
        <w:pStyle w:val="Heading4"/>
        <w:pPrChange w:id="283"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t>
      </w:r>
      <w:r w:rsidRPr="00207D2A">
        <w:lastRenderedPageBreak/>
        <w:t>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284"/>
      <w:commentRangeStart w:id="285"/>
      <w:r w:rsidRPr="00207D2A">
        <w:t>(n = 1) or juveniles (n = 3</w:t>
      </w:r>
      <w:commentRangeEnd w:id="284"/>
      <w:r w:rsidR="00571C21">
        <w:rPr>
          <w:rStyle w:val="CommentReference"/>
        </w:rPr>
        <w:commentReference w:id="284"/>
      </w:r>
      <w:commentRangeEnd w:id="285"/>
      <w:r w:rsidR="00AD46A2">
        <w:rPr>
          <w:rStyle w:val="CommentReference"/>
        </w:rPr>
        <w:commentReference w:id="285"/>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47D5C4DE"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ins w:id="286" w:author="Ana Eguiguren" w:date="2025-07-10T20:01:00Z" w16du:dateUtc="2025-07-10T23:01:00Z">
        <w:r w:rsidR="00AA392C" w:rsidRPr="00207D2A">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200698DC" w:rsidR="00583D2A" w:rsidRPr="00207D2A" w:rsidRDefault="00583D2A" w:rsidP="00583D2A">
      <w:pPr>
        <w:pStyle w:val="Caption"/>
        <w:rPr>
          <w:i w:val="0"/>
          <w:iCs w:val="0"/>
          <w:color w:val="auto"/>
        </w:rPr>
      </w:pPr>
      <w:bookmarkStart w:id="287" w:name="_Ref201915523"/>
      <w:commentRangeStart w:id="288"/>
      <w:commentRangeStart w:id="289"/>
      <w:commentRangeStart w:id="290"/>
      <w:r w:rsidRPr="00207D2A">
        <w:rPr>
          <w:b/>
          <w:bCs/>
          <w:color w:val="auto"/>
        </w:rPr>
        <w:t xml:space="preserve">Figure </w:t>
      </w:r>
      <w:bookmarkEnd w:id="287"/>
      <w:r w:rsidR="00F91C57" w:rsidRPr="00207D2A">
        <w:rPr>
          <w:b/>
          <w:bCs/>
          <w:color w:val="auto"/>
        </w:rPr>
        <w:t>6</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288"/>
      <w:r w:rsidRPr="00207D2A">
        <w:rPr>
          <w:rStyle w:val="CommentReference"/>
          <w:i w:val="0"/>
          <w:iCs w:val="0"/>
          <w:color w:val="auto"/>
        </w:rPr>
        <w:commentReference w:id="288"/>
      </w:r>
      <w:commentRangeEnd w:id="289"/>
      <w:r w:rsidRPr="00207D2A">
        <w:rPr>
          <w:rStyle w:val="CommentReference"/>
          <w:i w:val="0"/>
          <w:iCs w:val="0"/>
          <w:color w:val="auto"/>
        </w:rPr>
        <w:commentReference w:id="289"/>
      </w:r>
      <w:commentRangeEnd w:id="290"/>
      <w:r w:rsidR="00D9550C" w:rsidRPr="00207D2A">
        <w:rPr>
          <w:rStyle w:val="CommentReference"/>
          <w:i w:val="0"/>
          <w:iCs w:val="0"/>
          <w:color w:val="auto"/>
        </w:rPr>
        <w:commentReference w:id="290"/>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291"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w:t>
      </w:r>
      <w:r w:rsidRPr="00207D2A">
        <w:lastRenderedPageBreak/>
        <w:t xml:space="preserve">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292"/>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292"/>
      <w:r w:rsidRPr="00207D2A">
        <w:rPr>
          <w:rStyle w:val="CommentReference"/>
        </w:rPr>
        <w:commentReference w:id="292"/>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lastRenderedPageBreak/>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293"/>
      <w:commentRangeStart w:id="294"/>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293"/>
      <w:r w:rsidRPr="00207D2A">
        <w:rPr>
          <w:rStyle w:val="CommentReference"/>
        </w:rPr>
        <w:commentReference w:id="293"/>
      </w:r>
      <w:commentRangeEnd w:id="294"/>
      <w:r w:rsidRPr="00207D2A">
        <w:rPr>
          <w:rStyle w:val="CommentReference"/>
        </w:rPr>
        <w:commentReference w:id="294"/>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251FB86"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295"/>
      <w:commentRangeStart w:id="296"/>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295"/>
      <w:r w:rsidRPr="00207D2A">
        <w:rPr>
          <w:rStyle w:val="CommentReference"/>
        </w:rPr>
        <w:commentReference w:id="295"/>
      </w:r>
      <w:commentRangeEnd w:id="296"/>
      <w:r w:rsidR="005D09FC">
        <w:rPr>
          <w:rStyle w:val="CommentReference"/>
        </w:rPr>
        <w:commentReference w:id="296"/>
      </w:r>
      <w:r w:rsidRPr="00207D2A">
        <w:t xml:space="preserve">Because our fieldwork was focused on large groups which are generally composed of mature females and </w:t>
      </w:r>
      <w:r w:rsidRPr="00207D2A">
        <w:lastRenderedPageBreak/>
        <w:t>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297" w:author="Ana Eguiguren" w:date="2025-09-04T21:04:00Z" w16du:dateUtc="2025-09-05T00:04:00Z">
        <w:r w:rsidRPr="00207D2A" w:rsidDel="00505535">
          <w:delText xml:space="preserve"> </w:delText>
        </w:r>
      </w:del>
      <w:r w:rsidRPr="00207D2A">
        <w:t xml:space="preserve"> </w:t>
      </w:r>
      <w:commentRangeStart w:id="298"/>
      <w:commentRangeStart w:id="299"/>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of whale </w:t>
      </w:r>
      <w:ins w:id="300" w:author="Ana Eguiguren" w:date="2025-09-04T21:00:00Z" w16du:dateUtc="2025-09-05T00:00:00Z">
        <w:r w:rsidR="00686AFF">
          <w:t>#75</w:t>
        </w:r>
      </w:ins>
      <w:del w:id="301" w:author="Ana Eguiguren" w:date="2025-09-04T21:00:00Z" w16du:dateUtc="2025-09-05T00:00:00Z">
        <w:r w:rsidR="00D71A32" w:rsidDel="00686AFF">
          <w:delText>#11</w:delText>
        </w:r>
      </w:del>
      <w:r w:rsidR="00D71A32">
        <w:t xml:space="preserve"> being female changed from </w:t>
      </w:r>
      <w:del w:id="302" w:author="Ana Eguiguren" w:date="2025-09-04T21:01:00Z" w16du:dateUtc="2025-09-05T00:01:00Z">
        <w:r w:rsidR="00D71A32" w:rsidDel="00686AFF">
          <w:delText xml:space="preserve">0.64 to </w:delText>
        </w:r>
        <w:r w:rsidR="00D41EDB" w:rsidDel="00686AFF">
          <w:delText>0.87</w:delText>
        </w:r>
      </w:del>
      <w:ins w:id="303" w:author="Ana Eguiguren" w:date="2025-09-04T21:01:00Z" w16du:dateUtc="2025-09-05T00:01:00Z">
        <w:r w:rsidR="00686AFF">
          <w:t>0.62 to 0.80</w:t>
        </w:r>
      </w:ins>
      <w:ins w:id="304" w:author="Ana Eguiguren" w:date="2025-09-04T21:03:00Z" w16du:dateUtc="2025-09-05T00:03:00Z">
        <w:r w:rsidR="004B27FA">
          <w:t xml:space="preserve"> (</w:t>
        </w:r>
        <w:r w:rsidR="004B27FA">
          <w:rPr>
            <w:b/>
            <w:bCs/>
          </w:rPr>
          <w:t>Supplement 4 – Figure S4-2)</w:t>
        </w:r>
      </w:ins>
      <w:r w:rsidR="00D71A32">
        <w:t>.</w:t>
      </w:r>
      <w:commentRangeEnd w:id="298"/>
      <w:r w:rsidR="00D41EDB">
        <w:rPr>
          <w:rStyle w:val="CommentReference"/>
        </w:rPr>
        <w:commentReference w:id="298"/>
      </w:r>
      <w:commentRangeEnd w:id="299"/>
      <w:r w:rsidR="00686AFF">
        <w:rPr>
          <w:rStyle w:val="CommentReference"/>
        </w:rPr>
        <w:commentReference w:id="299"/>
      </w:r>
      <w:ins w:id="305" w:author="Ana Eguiguren" w:date="2025-09-04T21:01:00Z" w16du:dateUtc="2025-09-05T00:01:00Z">
        <w:r w:rsidR="004B27FA">
          <w:t xml:space="preserve"> </w:t>
        </w:r>
      </w:ins>
      <w:ins w:id="306" w:author="Ana Eguiguren" w:date="2025-09-04T21:05:00Z" w16du:dateUtc="2025-09-05T00:05:00Z">
        <w:r w:rsidR="00505535">
          <w:t>However, i</w:t>
        </w:r>
      </w:ins>
      <w:ins w:id="307" w:author="Ana Eguiguren" w:date="2025-09-04T21:01:00Z" w16du:dateUtc="2025-09-05T00:01:00Z">
        <w:r w:rsidR="004B27FA">
          <w:t xml:space="preserve">mplementing this informed prior resulted in unrealistically high probabilities </w:t>
        </w:r>
      </w:ins>
      <w:ins w:id="308" w:author="Ana Eguiguren" w:date="2025-09-04T21:02:00Z" w16du:dateUtc="2025-09-05T00:02:00Z">
        <w:r w:rsidR="004B27FA">
          <w:t xml:space="preserve">of </w:t>
        </w:r>
      </w:ins>
      <w:ins w:id="309" w:author="Ana Eguiguren" w:date="2025-09-04T21:05:00Z" w16du:dateUtc="2025-09-05T00:05:00Z">
        <w:r w:rsidR="00505535">
          <w:t xml:space="preserve">individuals </w:t>
        </w:r>
      </w:ins>
      <w:ins w:id="310" w:author="Ana Eguiguren" w:date="2025-09-04T21:02:00Z" w16du:dateUtc="2025-09-05T00:02:00Z">
        <w:r w:rsidR="004B27FA">
          <w:t xml:space="preserve">being female for calves (original = 0.5, updated = 0.80), </w:t>
        </w:r>
      </w:ins>
      <w:ins w:id="311" w:author="Ana Eguiguren" w:date="2025-09-04T21:06:00Z" w16du:dateUtc="2025-09-05T00:06:00Z">
        <w:r w:rsidR="00505535">
          <w:t xml:space="preserve">given that their nose-to-body ratios would not have diverged enough at that point to be able to tell males and females </w:t>
        </w:r>
      </w:ins>
      <w:ins w:id="312" w:author="Ana Eguiguren" w:date="2025-09-04T21:07:00Z" w16du:dateUtc="2025-09-05T00:07:00Z">
        <w:r w:rsidR="006F0DBB">
          <w:t>apart</w:t>
        </w:r>
        <w:r w:rsidR="00505535">
          <w:t>. Thus,</w:t>
        </w:r>
      </w:ins>
      <w:ins w:id="313" w:author="Ana Eguiguren" w:date="2025-09-04T21:02:00Z" w16du:dateUtc="2025-09-05T00:02:00Z">
        <w:r w:rsidR="004B27FA">
          <w:t xml:space="preserve"> we consider our co</w:t>
        </w:r>
      </w:ins>
      <w:ins w:id="314" w:author="Ana Eguiguren" w:date="2025-09-04T21:03:00Z" w16du:dateUtc="2025-09-05T00:03:00Z">
        <w:r w:rsidR="004B27FA">
          <w:t xml:space="preserve">nservative prior </w:t>
        </w:r>
      </w:ins>
      <w:ins w:id="315" w:author="Ana Eguiguren" w:date="2025-09-04T21:04:00Z" w16du:dateUtc="2025-09-05T00:04:00Z">
        <w:r w:rsidR="00505535">
          <w:t>to produce</w:t>
        </w:r>
      </w:ins>
      <w:ins w:id="316" w:author="Ana Eguiguren" w:date="2025-09-04T21:07:00Z" w16du:dateUtc="2025-09-05T00:07:00Z">
        <w:r w:rsidR="0030793A">
          <w:t xml:space="preserve"> a better representation of </w:t>
        </w:r>
        <w:r w:rsidR="006F0DBB">
          <w:t>the morpho</w:t>
        </w:r>
      </w:ins>
      <w:ins w:id="317" w:author="Ana Eguiguren" w:date="2025-09-04T21:08:00Z" w16du:dateUtc="2025-09-05T00:08:00Z">
        <w:r w:rsidR="006F0DBB">
          <w:t>metric different between males and females throughout their development</w:t>
        </w:r>
      </w:ins>
      <w:ins w:id="318"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319"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320"/>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320"/>
      <w:r w:rsidRPr="00207D2A">
        <w:rPr>
          <w:rStyle w:val="CommentReference"/>
        </w:rPr>
        <w:commentReference w:id="320"/>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lastRenderedPageBreak/>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lastRenderedPageBreak/>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321"/>
      <w:r w:rsidR="000B7221">
        <w:t xml:space="preserve"> large-scale sampling (e.g., hunting or commercial harvesting), </w:t>
      </w:r>
      <w:r w:rsidRPr="00207D2A">
        <w:t>mark-recapture methods and long-term monitoring</w:t>
      </w:r>
      <w:commentRangeEnd w:id="321"/>
      <w:r w:rsidR="00DA2810">
        <w:rPr>
          <w:rStyle w:val="CommentReference"/>
        </w:rPr>
        <w:commentReference w:id="321"/>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w:t>
      </w:r>
      <w:r w:rsidRPr="00207D2A">
        <w:lastRenderedPageBreak/>
        <w:t xml:space="preserve">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lastRenderedPageBreak/>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5"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6"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2"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3"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29"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6"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39"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0"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1"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2"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3"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5"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6"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7"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8"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9"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0"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5"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6" w:author="Christine K" w:date="2025-08-09T12:56:00Z" w:initials="CK">
    <w:p w14:paraId="33FA370C" w14:textId="77777777" w:rsidR="005C6869" w:rsidRDefault="005C6869" w:rsidP="005C6869">
      <w:pPr>
        <w:pStyle w:val="CommentText"/>
      </w:pPr>
      <w:r>
        <w:rPr>
          <w:rStyle w:val="CommentReference"/>
        </w:rPr>
        <w:annotationRef/>
      </w:r>
      <w:r>
        <w:t>I’m confused about how this is a max but also sounds like applies across a size range?</w:t>
      </w:r>
    </w:p>
  </w:comment>
  <w:comment w:id="57"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59"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120"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126"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128"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150"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153"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157"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161"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195"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197"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164"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199"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216"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210"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211"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212"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248" w:author="Christine K" w:date="2025-08-09T14:07:00Z" w:initials="CK">
    <w:p w14:paraId="754A14D2" w14:textId="740CB8EF" w:rsidR="000023FA" w:rsidRDefault="000023FA" w:rsidP="000023FA">
      <w:pPr>
        <w:pStyle w:val="CommentText"/>
      </w:pPr>
      <w:r>
        <w:rPr>
          <w:rStyle w:val="CommentReference"/>
        </w:rPr>
        <w:annotationRef/>
      </w:r>
      <w:r>
        <w:t>?</w:t>
      </w:r>
    </w:p>
  </w:comment>
  <w:comment w:id="249"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251"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252"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277"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278"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280" w:author="Hal Whitehead" w:date="2025-08-07T20:42:00Z" w:initials="HW">
    <w:p w14:paraId="26701014" w14:textId="5A22E08F" w:rsidR="00571C21" w:rsidRDefault="00571C21">
      <w:pPr>
        <w:pStyle w:val="CommentText"/>
      </w:pPr>
      <w:r>
        <w:rPr>
          <w:rStyle w:val="CommentReference"/>
        </w:rPr>
        <w:annotationRef/>
      </w:r>
      <w:r>
        <w:t>Why bootstrapped?</w:t>
      </w:r>
    </w:p>
  </w:comment>
  <w:comment w:id="281"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282"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279"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284"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285"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288"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89"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90"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292"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293"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294"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295"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296"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298"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299"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320"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321"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0"/>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5887A" w14:textId="77777777" w:rsidR="009443CD" w:rsidRPr="00EC30B6" w:rsidRDefault="009443CD">
      <w:pPr>
        <w:spacing w:after="0" w:line="240" w:lineRule="auto"/>
      </w:pPr>
      <w:r w:rsidRPr="00EC30B6">
        <w:separator/>
      </w:r>
    </w:p>
  </w:endnote>
  <w:endnote w:type="continuationSeparator" w:id="0">
    <w:p w14:paraId="7150103B" w14:textId="77777777" w:rsidR="009443CD" w:rsidRPr="00EC30B6" w:rsidRDefault="009443CD">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322" w:author="Balaena Institute whitehead" w:date="2025-07-25T12:58:00Z" w16du:dateUtc="2025-07-25T15:58:00Z">
              <w:rPr>
                <w:noProof/>
              </w:rPr>
            </w:rPrChange>
          </w:rPr>
          <w:t>2</w:t>
        </w:r>
        <w:r w:rsidRPr="00EC30B6">
          <w:rPr>
            <w:rPrChange w:id="323"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A0968" w14:textId="77777777" w:rsidR="009443CD" w:rsidRPr="00EC30B6" w:rsidRDefault="009443CD">
      <w:pPr>
        <w:spacing w:after="0" w:line="240" w:lineRule="auto"/>
      </w:pPr>
      <w:r w:rsidRPr="00EC30B6">
        <w:separator/>
      </w:r>
    </w:p>
  </w:footnote>
  <w:footnote w:type="continuationSeparator" w:id="0">
    <w:p w14:paraId="28096ADC" w14:textId="77777777" w:rsidR="009443CD" w:rsidRPr="00EC30B6" w:rsidRDefault="009443CD">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6109"/>
    <w:rsid w:val="000763B9"/>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E144B"/>
    <w:rsid w:val="000E1C7F"/>
    <w:rsid w:val="000F552C"/>
    <w:rsid w:val="000F59CE"/>
    <w:rsid w:val="001027DD"/>
    <w:rsid w:val="001077C3"/>
    <w:rsid w:val="00110949"/>
    <w:rsid w:val="0011182C"/>
    <w:rsid w:val="001129B3"/>
    <w:rsid w:val="00112DDA"/>
    <w:rsid w:val="0012150A"/>
    <w:rsid w:val="001247C4"/>
    <w:rsid w:val="00124D22"/>
    <w:rsid w:val="001306CB"/>
    <w:rsid w:val="00134443"/>
    <w:rsid w:val="0013582D"/>
    <w:rsid w:val="00135C6F"/>
    <w:rsid w:val="00137A11"/>
    <w:rsid w:val="00137A4D"/>
    <w:rsid w:val="00140AB1"/>
    <w:rsid w:val="00143460"/>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7C86"/>
    <w:rsid w:val="00230678"/>
    <w:rsid w:val="002309F0"/>
    <w:rsid w:val="00231A3B"/>
    <w:rsid w:val="00232656"/>
    <w:rsid w:val="002412C1"/>
    <w:rsid w:val="00242308"/>
    <w:rsid w:val="002424E0"/>
    <w:rsid w:val="00242E56"/>
    <w:rsid w:val="00254159"/>
    <w:rsid w:val="002543CD"/>
    <w:rsid w:val="00261B13"/>
    <w:rsid w:val="00264FEC"/>
    <w:rsid w:val="002667B9"/>
    <w:rsid w:val="00276E74"/>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6B6A"/>
    <w:rsid w:val="0030793A"/>
    <w:rsid w:val="0031537C"/>
    <w:rsid w:val="003157A0"/>
    <w:rsid w:val="00320370"/>
    <w:rsid w:val="00323AC6"/>
    <w:rsid w:val="00333FBA"/>
    <w:rsid w:val="0034086F"/>
    <w:rsid w:val="00352471"/>
    <w:rsid w:val="003603EC"/>
    <w:rsid w:val="00365062"/>
    <w:rsid w:val="003729E9"/>
    <w:rsid w:val="00372F19"/>
    <w:rsid w:val="00374F7A"/>
    <w:rsid w:val="003752AB"/>
    <w:rsid w:val="00377295"/>
    <w:rsid w:val="0037744B"/>
    <w:rsid w:val="0037798E"/>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42E8"/>
    <w:rsid w:val="004D1A18"/>
    <w:rsid w:val="004D2806"/>
    <w:rsid w:val="004D5E8A"/>
    <w:rsid w:val="004D5F15"/>
    <w:rsid w:val="004D6EE1"/>
    <w:rsid w:val="004E345A"/>
    <w:rsid w:val="004E400A"/>
    <w:rsid w:val="004E4633"/>
    <w:rsid w:val="004E488D"/>
    <w:rsid w:val="004E7554"/>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DB2"/>
    <w:rsid w:val="00703637"/>
    <w:rsid w:val="00703C99"/>
    <w:rsid w:val="00703F10"/>
    <w:rsid w:val="00713533"/>
    <w:rsid w:val="00720883"/>
    <w:rsid w:val="00723934"/>
    <w:rsid w:val="00723C89"/>
    <w:rsid w:val="00727818"/>
    <w:rsid w:val="007322F2"/>
    <w:rsid w:val="007355BC"/>
    <w:rsid w:val="00740C36"/>
    <w:rsid w:val="0074547F"/>
    <w:rsid w:val="007459AF"/>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B0A54"/>
    <w:rsid w:val="00AB0D04"/>
    <w:rsid w:val="00AB1071"/>
    <w:rsid w:val="00AB6041"/>
    <w:rsid w:val="00AB7339"/>
    <w:rsid w:val="00AC13F1"/>
    <w:rsid w:val="00AC25A9"/>
    <w:rsid w:val="00AC376A"/>
    <w:rsid w:val="00AC5D18"/>
    <w:rsid w:val="00AD0D98"/>
    <w:rsid w:val="00AD46A2"/>
    <w:rsid w:val="00B05530"/>
    <w:rsid w:val="00B055DC"/>
    <w:rsid w:val="00B10704"/>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49B5"/>
    <w:rsid w:val="00BC4F8D"/>
    <w:rsid w:val="00BD6442"/>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E2667"/>
    <w:rsid w:val="00CE586D"/>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27</Pages>
  <Words>45077</Words>
  <Characters>256943</Characters>
  <Application>Microsoft Office Word</Application>
  <DocSecurity>0</DocSecurity>
  <Lines>2141</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30</cp:revision>
  <cp:lastPrinted>2025-09-02T22:44:00Z</cp:lastPrinted>
  <dcterms:created xsi:type="dcterms:W3CDTF">2025-08-27T14:55:00Z</dcterms:created>
  <dcterms:modified xsi:type="dcterms:W3CDTF">2025-09-17T00:36:00Z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id="zz5eYsa9"/&gt;&lt;style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